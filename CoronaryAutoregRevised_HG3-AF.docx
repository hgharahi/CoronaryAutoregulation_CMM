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15C8775" w14:textId="472A3C9F"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00E4512A">
        <w:rPr>
          <w:rFonts w:ascii="Calibri" w:eastAsia="Times New Roman" w:hAnsi="Calibri" w:cs="Calibri"/>
        </w:rPr>
        <w:t>Journal of Physiology</w:t>
      </w:r>
      <w:r w:rsidRPr="001B4334">
        <w:rPr>
          <w:rFonts w:ascii="Calibri" w:eastAsia="Times New Roman" w:hAnsi="Calibri" w:cs="Calibri"/>
        </w:rPr>
        <w:t xml:space="preserve"> (</w:t>
      </w:r>
      <w:r>
        <w:rPr>
          <w:rFonts w:ascii="Calibri" w:eastAsia="Times New Roman" w:hAnsi="Calibri" w:cs="Calibri"/>
        </w:rPr>
        <w:t xml:space="preserve">IF </w:t>
      </w:r>
      <w:r w:rsidR="00E4512A" w:rsidRPr="00E4512A">
        <w:rPr>
          <w:rFonts w:ascii="Calibri" w:eastAsia="Times New Roman" w:hAnsi="Calibri" w:cs="Calibri"/>
        </w:rPr>
        <w:t>4.547</w:t>
      </w:r>
      <w:r w:rsidRPr="001B4334">
        <w:rPr>
          <w:rFonts w:ascii="Calibri" w:eastAsia="Times New Roman" w:hAnsi="Calibri" w:cs="Calibri"/>
        </w:rPr>
        <w:t>)</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6D1A7EE"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26AFADC6"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352EE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(51)"},"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52EE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(80)"},"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52EE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52EE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(43)"},"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52EE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(91)"},"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0A2A0674"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52EE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38, 45, 76)"},"properties":{"noteIndex":0},"schema":"https://github.com/citation-style-language/schema/raw/master/csl-citation.json"}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proofErr w:type="spellStart"/>
      <w:r w:rsidR="00250919" w:rsidRPr="00250919">
        <w:t>Kaimovitz</w:t>
      </w:r>
      <w:proofErr w:type="spellEnd"/>
      <w:r w:rsidR="00250919" w:rsidRPr="00250919">
        <w:t xml:space="preserve"> et al.</w:t>
      </w:r>
      <w:r w:rsidR="007D4900">
        <w:t xml:space="preserve"> </w:t>
      </w:r>
      <w:r w:rsidR="009763C9">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42)","previouslyFormattedCitation":"(41, 42)"},"properties":{"noteIndex":0},"schema":"https://github.com/citation-style-language/schema/raw/master/csl-citation.json"}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w:t>
      </w:r>
      <w:proofErr w:type="spellStart"/>
      <w:r w:rsidR="00250919" w:rsidRPr="00250919">
        <w:t>Namani</w:t>
      </w:r>
      <w:proofErr w:type="spellEnd"/>
      <w:r w:rsidR="00250919" w:rsidRPr="00250919">
        <w:t xml:space="preserve"> et al. </w:t>
      </w:r>
      <w:r w:rsidR="009763C9">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proofErr w:type="spellStart"/>
      <w:r w:rsidR="00E30216" w:rsidRPr="00250919">
        <w:t>Kaimovitz's</w:t>
      </w:r>
      <w:proofErr w:type="spellEnd"/>
      <w:r w:rsidR="00E30216" w:rsidRPr="00250919">
        <w:t xml:space="preserve">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744DEDC8"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w:t>
      </w:r>
      <w:proofErr w:type="spellStart"/>
      <w:r w:rsidR="004714BC">
        <w:t>Kuo</w:t>
      </w:r>
      <w:proofErr w:type="spellEnd"/>
      <w:r w:rsidR="004714BC">
        <w:t xml:space="preserve"> </w:t>
      </w:r>
      <w:r w:rsidR="004714B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w:t>
      </w:r>
      <w:proofErr w:type="spellStart"/>
      <w:r w:rsidR="00930475" w:rsidRPr="00930475">
        <w:t>Namani</w:t>
      </w:r>
      <w:proofErr w:type="spellEnd"/>
      <w:r w:rsidR="00930475" w:rsidRPr="00930475">
        <w:t xml:space="preserve"> and colleagues </w:t>
      </w:r>
      <w:r w:rsidR="00930475" w:rsidRPr="00930475">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52EE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(84)"},"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4CA9193E" w:rsidR="00255CA2" w:rsidRDefault="008C7CDF" w:rsidP="006D3BA9">
      <w:pPr>
        <w:jc w:val="both"/>
        <w:rPr>
          <w:color w:val="FF0000"/>
        </w:rPr>
      </w:pPr>
      <w:r w:rsidRPr="003A1E4E">
        <w:rPr>
          <w:color w:val="FF0000"/>
        </w:rPr>
        <w:t xml:space="preserve">Constrained mixture theory </w:t>
      </w:r>
      <w:r w:rsidR="007E17F5" w:rsidRPr="003A1E4E">
        <w:rPr>
          <w:color w:val="FF0000"/>
        </w:rPr>
        <w:t xml:space="preserve">models </w:t>
      </w:r>
      <w:r w:rsidRPr="003A1E4E">
        <w:rPr>
          <w:color w:val="FF0000"/>
        </w:rPr>
        <w:t>ha</w:t>
      </w:r>
      <w:r w:rsidR="007E17F5" w:rsidRPr="003A1E4E">
        <w:rPr>
          <w:color w:val="FF0000"/>
        </w:rPr>
        <w:t>ve</w:t>
      </w:r>
      <w:r w:rsidRPr="003A1E4E">
        <w:rPr>
          <w:color w:val="FF0000"/>
        </w:rPr>
        <w:t xml:space="preserve"> been widely applied</w:t>
      </w:r>
      <w:r w:rsidR="004F2D65" w:rsidRPr="003A1E4E">
        <w:rPr>
          <w:color w:val="FF0000"/>
        </w:rPr>
        <w:t xml:space="preserve"> to describe the</w:t>
      </w:r>
      <w:r w:rsidR="007E17F5" w:rsidRPr="003A1E4E">
        <w:rPr>
          <w:color w:val="FF0000"/>
        </w:rPr>
        <w:t xml:space="preserve"> nonlinear</w:t>
      </w:r>
      <w:r w:rsidR="004F2D65" w:rsidRPr="003A1E4E">
        <w:rPr>
          <w:color w:val="FF0000"/>
        </w:rPr>
        <w:t xml:space="preserve"> mechanical behavior of arterial tissue, accounting for the contributions of the main load-bearing constituents (e.g., collagen, elastin and SMCs) </w:t>
      </w:r>
      <w:r w:rsidR="004F2D65" w:rsidRPr="003A1E4E">
        <w:rPr>
          <w:color w:val="FF0000"/>
        </w:rPr>
        <w:fldChar w:fldCharType="begin" w:fldLock="1"/>
      </w:r>
      <w:r w:rsidR="00352EE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73)"},"properties":{"noteIndex":0},"schema":"https://github.com/citation-style-language/schema/raw/master/csl-citation.json"}</w:instrText>
      </w:r>
      <w:r w:rsidR="004F2D65" w:rsidRPr="003A1E4E">
        <w:rPr>
          <w:color w:val="FF0000"/>
        </w:rPr>
        <w:fldChar w:fldCharType="separate"/>
      </w:r>
      <w:r w:rsidR="003F6F36" w:rsidRPr="003F6F36">
        <w:rPr>
          <w:noProof/>
          <w:color w:val="FF0000"/>
        </w:rPr>
        <w:t>(25, 73)</w:t>
      </w:r>
      <w:r w:rsidR="004F2D65" w:rsidRPr="003A1E4E">
        <w:rPr>
          <w:color w:val="FF0000"/>
        </w:rPr>
        <w:fldChar w:fldCharType="end"/>
      </w:r>
      <w:r w:rsidR="004F2D65" w:rsidRPr="003A1E4E">
        <w:rPr>
          <w:color w:val="FF0000"/>
        </w:rPr>
        <w:t>.</w:t>
      </w:r>
      <w:r w:rsidR="00EE28CE" w:rsidRPr="003A1E4E">
        <w:rPr>
          <w:color w:val="FF0000"/>
        </w:rPr>
        <w:t xml:space="preserve"> Th</w:t>
      </w:r>
      <w:r w:rsidR="00352EE6">
        <w:rPr>
          <w:color w:val="FF0000"/>
        </w:rPr>
        <w:t>is</w:t>
      </w:r>
      <w:r w:rsidR="00EE28CE" w:rsidRPr="003A1E4E">
        <w:rPr>
          <w:color w:val="FF0000"/>
        </w:rPr>
        <w:t xml:space="preserve"> </w:t>
      </w:r>
      <w:r w:rsidR="006D3BA9">
        <w:rPr>
          <w:color w:val="FF0000"/>
        </w:rPr>
        <w:t>theory provides a formal means to represent mechanical function of a vessel based on the properties</w:t>
      </w:r>
      <w:r w:rsidR="000D00FE">
        <w:rPr>
          <w:color w:val="FF0000"/>
        </w:rPr>
        <w:t xml:space="preserve"> of</w:t>
      </w:r>
      <w:r w:rsidR="006D3BA9">
        <w:rPr>
          <w:color w:val="FF0000"/>
        </w:rPr>
        <w:t xml:space="preserve"> its constituents and the relative mass fractions of those constituents in the composition of the vessel wall. </w:t>
      </w:r>
      <w:r w:rsidR="007C6C13">
        <w:rPr>
          <w:color w:val="FF0000"/>
        </w:rPr>
        <w:t>Using this theory, l</w:t>
      </w:r>
      <w:r w:rsidR="00352EE6">
        <w:rPr>
          <w:color w:val="FF0000"/>
        </w:rPr>
        <w:t>ong-term growth and r</w:t>
      </w:r>
      <w:r w:rsidR="006D3BA9">
        <w:rPr>
          <w:color w:val="FF0000"/>
        </w:rPr>
        <w:t xml:space="preserve">emodeling processes are represented by changes in the composition of </w:t>
      </w:r>
      <w:r w:rsidR="0050611F">
        <w:rPr>
          <w:color w:val="FF0000"/>
        </w:rPr>
        <w:t>the vessel wall</w:t>
      </w:r>
      <w:r w:rsidR="006D3BA9">
        <w:rPr>
          <w:color w:val="FF0000"/>
        </w:rPr>
        <w:t>. Previous application of</w:t>
      </w:r>
      <w:r w:rsidR="00905D0F" w:rsidRPr="003A1E4E">
        <w:rPr>
          <w:color w:val="FF0000"/>
        </w:rPr>
        <w:t xml:space="preserve"> </w:t>
      </w:r>
      <w:r w:rsidR="00352EE6">
        <w:rPr>
          <w:color w:val="FF0000"/>
        </w:rPr>
        <w:t xml:space="preserve">the </w:t>
      </w:r>
      <w:r w:rsidR="00905D0F" w:rsidRPr="003A1E4E">
        <w:rPr>
          <w:color w:val="FF0000"/>
        </w:rPr>
        <w:t>co</w:t>
      </w:r>
      <w:r w:rsidR="006D3BA9">
        <w:rPr>
          <w:color w:val="FF0000"/>
        </w:rPr>
        <w:t xml:space="preserve">nstrained mixture theory in vascular mechanics have focused on </w:t>
      </w:r>
      <w:r w:rsidR="00905D0F" w:rsidRPr="003A1E4E">
        <w:rPr>
          <w:color w:val="FF0000"/>
        </w:rPr>
        <w:t>large arteries</w:t>
      </w:r>
      <w:r w:rsidR="009D75B2" w:rsidRPr="003A1E4E">
        <w:rPr>
          <w:color w:val="FF0000"/>
        </w:rPr>
        <w:t xml:space="preserve"> </w:t>
      </w:r>
      <w:r w:rsidR="006D3BA9">
        <w:rPr>
          <w:color w:val="FF0000"/>
        </w:rPr>
        <w:t>where homeostatic stress has been assumed</w:t>
      </w:r>
      <w:r w:rsidR="009D75B2" w:rsidRPr="003A1E4E">
        <w:rPr>
          <w:color w:val="FF0000"/>
        </w:rPr>
        <w:t xml:space="preserve"> constant</w:t>
      </w:r>
      <w:r w:rsidR="00905D0F" w:rsidRPr="003A1E4E">
        <w:rPr>
          <w:color w:val="FF0000"/>
        </w:rPr>
        <w:t xml:space="preserve">. </w:t>
      </w:r>
      <w:r w:rsidR="006D3BA9">
        <w:rPr>
          <w:color w:val="FF0000"/>
        </w:rPr>
        <w:t>However,</w:t>
      </w:r>
      <w:r w:rsidR="004C0EC3" w:rsidRPr="003A1E4E">
        <w:rPr>
          <w:color w:val="FF0000"/>
        </w:rPr>
        <w:t xml:space="preserve"> </w:t>
      </w:r>
      <w:r w:rsidR="004D1517" w:rsidRPr="003A1E4E">
        <w:rPr>
          <w:color w:val="FF0000"/>
        </w:rPr>
        <w:t xml:space="preserve">wall </w:t>
      </w:r>
      <w:r w:rsidR="004C0EC3" w:rsidRPr="003A1E4E">
        <w:rPr>
          <w:color w:val="FF0000"/>
        </w:rPr>
        <w:t xml:space="preserve">stress </w:t>
      </w:r>
      <w:r w:rsidR="004D1517" w:rsidRPr="003A1E4E">
        <w:rPr>
          <w:color w:val="FF0000"/>
        </w:rPr>
        <w:t>has been found to be</w:t>
      </w:r>
      <w:r w:rsidR="009D75B2" w:rsidRPr="003A1E4E">
        <w:rPr>
          <w:color w:val="FF0000"/>
        </w:rPr>
        <w:t xml:space="preserve"> </w:t>
      </w:r>
      <w:r w:rsidR="00352EE6">
        <w:rPr>
          <w:color w:val="FF0000"/>
        </w:rPr>
        <w:t>size-</w:t>
      </w:r>
      <w:r w:rsidR="009D75B2" w:rsidRPr="003A1E4E">
        <w:rPr>
          <w:color w:val="FF0000"/>
        </w:rPr>
        <w:t>dependent</w:t>
      </w:r>
      <w:r w:rsidR="004C0EC3" w:rsidRPr="003A1E4E">
        <w:rPr>
          <w:color w:val="FF0000"/>
        </w:rPr>
        <w:t xml:space="preserve"> through the vasculature</w:t>
      </w:r>
      <w:r w:rsidR="009D75B2" w:rsidRPr="003A1E4E">
        <w:rPr>
          <w:color w:val="FF0000"/>
        </w:rPr>
        <w:t xml:space="preserve"> </w:t>
      </w:r>
      <w:r w:rsidR="00352EE6">
        <w:rPr>
          <w:color w:val="FF0000"/>
        </w:rPr>
        <w:fldChar w:fldCharType="begin" w:fldLock="1"/>
      </w:r>
      <w:r w:rsidR="00390C83">
        <w:rPr>
          <w:color w:val="FF0000"/>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W.","non-dropping-particle":"","parse-names":false,"suffix":""}],"container-title":"Hypertension","id":"ITEM-2","issue":"4","issued":{"date-parts":[["2005","10"]]},"page":"725-731","title":"Remodeling of Blood Vessels","type":"article-journal","volume":"46"},"uris":["http://www.mendeley.com/documents/?uuid=b37fa70e-0b38-3b58-b0ab-2933d5082d6d"]}],"mendeley":{"formattedCitation":"(32, 70)","plainTextFormattedCitation":"(32, 70)","previouslyFormattedCitation":"(32, 70)"},"properties":{"noteIndex":0},"schema":"https://github.com/citation-style-language/schema/raw/master/csl-citation.json"}</w:instrText>
      </w:r>
      <w:r w:rsidR="00352EE6">
        <w:rPr>
          <w:color w:val="FF0000"/>
        </w:rPr>
        <w:fldChar w:fldCharType="separate"/>
      </w:r>
      <w:r w:rsidR="00352EE6" w:rsidRPr="00352EE6">
        <w:rPr>
          <w:noProof/>
          <w:color w:val="FF0000"/>
        </w:rPr>
        <w:t>(32, 70)</w:t>
      </w:r>
      <w:r w:rsidR="00352EE6">
        <w:rPr>
          <w:color w:val="FF0000"/>
        </w:rPr>
        <w:fldChar w:fldCharType="end"/>
      </w:r>
      <w:r w:rsidR="004C0EC3" w:rsidRPr="003A1E4E">
        <w:rPr>
          <w:color w:val="FF0000"/>
        </w:rPr>
        <w:t xml:space="preserve">. </w:t>
      </w:r>
      <w:r w:rsidR="00390C83">
        <w:rPr>
          <w:color w:val="FF0000"/>
        </w:rPr>
        <w:t xml:space="preserve">Motivated by this, </w:t>
      </w:r>
      <w:r w:rsidR="004C0EC3" w:rsidRPr="003A1E4E">
        <w:rPr>
          <w:color w:val="FF0000"/>
        </w:rPr>
        <w:t>Filonova and colleag</w:t>
      </w:r>
      <w:r w:rsidR="00905D0F" w:rsidRPr="003A1E4E">
        <w:rPr>
          <w:color w:val="FF0000"/>
        </w:rPr>
        <w:t>ues</w:t>
      </w:r>
      <w:r w:rsidR="00390C83">
        <w:rPr>
          <w:color w:val="FF0000"/>
        </w:rPr>
        <w:t xml:space="preserve"> </w:t>
      </w:r>
      <w:r w:rsidR="00390C83">
        <w:rPr>
          <w:color w:val="FF0000"/>
        </w:rPr>
        <w:fldChar w:fldCharType="begin" w:fldLock="1"/>
      </w:r>
      <w:r w:rsidR="00785E31">
        <w:rPr>
          <w:color w:val="FF0000"/>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90C83">
        <w:rPr>
          <w:color w:val="FF0000"/>
        </w:rPr>
        <w:fldChar w:fldCharType="separate"/>
      </w:r>
      <w:r w:rsidR="00390C83" w:rsidRPr="00390C83">
        <w:rPr>
          <w:noProof/>
          <w:color w:val="FF0000"/>
        </w:rPr>
        <w:t>(28)</w:t>
      </w:r>
      <w:r w:rsidR="00390C83">
        <w:rPr>
          <w:color w:val="FF0000"/>
        </w:rPr>
        <w:fldChar w:fldCharType="end"/>
      </w:r>
      <w:r w:rsidR="00905D0F" w:rsidRPr="003A1E4E">
        <w:rPr>
          <w:color w:val="FF0000"/>
        </w:rPr>
        <w:t xml:space="preserve"> </w:t>
      </w:r>
      <w:r w:rsidR="009D75B2" w:rsidRPr="003A1E4E">
        <w:rPr>
          <w:color w:val="FF0000"/>
        </w:rPr>
        <w:t>developed</w:t>
      </w:r>
      <w:r w:rsidR="00905D0F" w:rsidRPr="003A1E4E">
        <w:rPr>
          <w:color w:val="FF0000"/>
        </w:rPr>
        <w:t xml:space="preserve"> </w:t>
      </w:r>
      <w:r w:rsidR="009D75B2" w:rsidRPr="003A1E4E">
        <w:rPr>
          <w:color w:val="FF0000"/>
        </w:rPr>
        <w:t>a</w:t>
      </w:r>
      <w:r w:rsidR="004C0EC3" w:rsidRPr="003A1E4E">
        <w:rPr>
          <w:color w:val="FF0000"/>
        </w:rPr>
        <w:t xml:space="preserve"> homeostatic optimization framework</w:t>
      </w:r>
      <w:r w:rsidR="00905D0F" w:rsidRPr="003A1E4E">
        <w:rPr>
          <w:color w:val="FF0000"/>
        </w:rPr>
        <w:t>, ad</w:t>
      </w:r>
      <w:r w:rsidR="00785E31">
        <w:rPr>
          <w:color w:val="FF0000"/>
        </w:rPr>
        <w:t>o</w:t>
      </w:r>
      <w:r w:rsidR="00905D0F" w:rsidRPr="003A1E4E">
        <w:rPr>
          <w:color w:val="FF0000"/>
        </w:rPr>
        <w:t xml:space="preserve">pted from an extended Murray law </w:t>
      </w:r>
      <w:r w:rsidR="00785E31">
        <w:rPr>
          <w:color w:val="FF0000"/>
        </w:rPr>
        <w:fldChar w:fldCharType="begin" w:fldLock="1"/>
      </w:r>
      <w:r w:rsidR="00785E31">
        <w:rPr>
          <w:color w:val="FF0000"/>
        </w:rPr>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tone.","type":"article-journal","volume":"74"},"uris":["http://www.mendeley.com/documents/?uuid=08b5bfd1-91f1-4d4e-a1b5-8870a1d48b6a"]},{"id":"ITEM-2","itemData":{"DOI":"10.1007/s10237-014-0590-8","ISSN":"1617-7959,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Mechanobiology","id":"ITEM-2","issue":"1","issued":{"date-parts":[["2015","4","8"]]},"language":"en","page":"83-91","title":"Extension of Murray’s law including nonlinear mechanics of a composite artery wall","type":"article-journal","volume":"14"},"uris":["http://www.mendeley.com/documents/?uuid=4ddf6f18-8521-42c0-9b8a-668eaaff0fe3"]}],"mendeley":{"formattedCitation":"(55, 79)","plainTextFormattedCitation":"(55, 79)"},"properties":{"noteIndex":0},"schema":"https://github.com/citation-style-language/schema/raw/master/csl-citation.json"}</w:instrText>
      </w:r>
      <w:r w:rsidR="00785E31">
        <w:rPr>
          <w:color w:val="FF0000"/>
        </w:rPr>
        <w:fldChar w:fldCharType="separate"/>
      </w:r>
      <w:r w:rsidR="00785E31" w:rsidRPr="00785E31">
        <w:rPr>
          <w:noProof/>
          <w:color w:val="FF0000"/>
        </w:rPr>
        <w:t>(55, 79)</w:t>
      </w:r>
      <w:r w:rsidR="00785E31">
        <w:rPr>
          <w:color w:val="FF0000"/>
        </w:rPr>
        <w:fldChar w:fldCharType="end"/>
      </w:r>
      <w:r w:rsidR="009D75B2" w:rsidRPr="003A1E4E">
        <w:rPr>
          <w:color w:val="FF0000"/>
        </w:rPr>
        <w:t>,</w:t>
      </w:r>
      <w:r w:rsidR="00905D0F" w:rsidRPr="003A1E4E">
        <w:rPr>
          <w:color w:val="FF0000"/>
        </w:rPr>
        <w:t xml:space="preserve"> </w:t>
      </w:r>
      <w:r w:rsidR="00785E31">
        <w:rPr>
          <w:color w:val="FF0000"/>
        </w:rPr>
        <w:t>to</w:t>
      </w:r>
      <w:r w:rsidR="009D75B2" w:rsidRPr="003A1E4E">
        <w:rPr>
          <w:color w:val="FF0000"/>
        </w:rPr>
        <w:t xml:space="preserve"> </w:t>
      </w:r>
      <w:r w:rsidR="00905D0F" w:rsidRPr="003A1E4E">
        <w:rPr>
          <w:color w:val="FF0000"/>
        </w:rPr>
        <w:t xml:space="preserve">generate vascular </w:t>
      </w:r>
      <w:r w:rsidR="004C0EC3" w:rsidRPr="003A1E4E">
        <w:rPr>
          <w:color w:val="FF0000"/>
        </w:rPr>
        <w:t>trees</w:t>
      </w:r>
      <w:r w:rsidR="009D75B2" w:rsidRPr="003A1E4E">
        <w:rPr>
          <w:color w:val="FF0000"/>
        </w:rPr>
        <w:t xml:space="preserve"> </w:t>
      </w:r>
      <w:r w:rsidR="008B3CC8">
        <w:rPr>
          <w:color w:val="FF0000"/>
        </w:rPr>
        <w:t>obeying a data-based fractal</w:t>
      </w:r>
      <w:r w:rsidR="009D75B2" w:rsidRPr="003A1E4E">
        <w:rPr>
          <w:color w:val="FF0000"/>
        </w:rPr>
        <w:t>,</w:t>
      </w:r>
      <w:r w:rsidR="004C0EC3" w:rsidRPr="003A1E4E">
        <w:rPr>
          <w:color w:val="FF0000"/>
        </w:rPr>
        <w:t xml:space="preserve"> </w:t>
      </w:r>
      <w:r w:rsidR="008B3CC8">
        <w:rPr>
          <w:color w:val="FF0000"/>
        </w:rPr>
        <w:t>to predict</w:t>
      </w:r>
      <w:r w:rsidR="004C0EC3" w:rsidRPr="003A1E4E">
        <w:rPr>
          <w:color w:val="FF0000"/>
        </w:rPr>
        <w:t xml:space="preserve"> ho</w:t>
      </w:r>
      <w:r w:rsidR="008B3CC8">
        <w:rPr>
          <w:color w:val="FF0000"/>
        </w:rPr>
        <w:t>meostatic characteristics, such as</w:t>
      </w:r>
      <w:r w:rsidR="004C0EC3" w:rsidRPr="003A1E4E">
        <w:rPr>
          <w:color w:val="FF0000"/>
        </w:rPr>
        <w:t xml:space="preserve"> morphometry, hemodynamics, and structure</w:t>
      </w:r>
      <w:r w:rsidR="00905D0F" w:rsidRPr="003A1E4E">
        <w:rPr>
          <w:color w:val="FF0000"/>
        </w:rPr>
        <w:t>.</w:t>
      </w:r>
    </w:p>
    <w:p w14:paraId="1A2689F2" w14:textId="6FD023D7" w:rsidR="00C82655" w:rsidRPr="00561BEE" w:rsidRDefault="008B3CC8" w:rsidP="00C82655">
      <w:pPr>
        <w:jc w:val="both"/>
      </w:pPr>
      <w:r>
        <w:rPr>
          <w:color w:val="FF0000"/>
        </w:rPr>
        <w:lastRenderedPageBreak/>
        <w:t>The goal of this study is to apply the homeostatic optimization framework of Filonova et al.</w:t>
      </w:r>
      <w:r w:rsidR="005C1A4C" w:rsidRPr="003A1E4E">
        <w:rPr>
          <w:color w:val="FF0000"/>
        </w:rPr>
        <w:t xml:space="preserve"> to develop a</w:t>
      </w:r>
      <w:r w:rsidR="004F2D65" w:rsidRPr="003A1E4E">
        <w:rPr>
          <w:color w:val="FF0000"/>
        </w:rPr>
        <w:t xml:space="preserve"> structurally-motivated </w:t>
      </w:r>
      <w:r w:rsidR="005C1A4C" w:rsidRPr="003A1E4E">
        <w:rPr>
          <w:color w:val="FF0000"/>
        </w:rPr>
        <w:t xml:space="preserve">computational </w:t>
      </w:r>
      <w:r>
        <w:rPr>
          <w:color w:val="FF0000"/>
        </w:rPr>
        <w:t>model of</w:t>
      </w:r>
      <w:r w:rsidR="004F2D65" w:rsidRPr="003A1E4E">
        <w:rPr>
          <w:color w:val="FF0000"/>
        </w:rPr>
        <w:t xml:space="preserve"> coronary autoregul</w:t>
      </w:r>
      <w:r w:rsidR="00C82655" w:rsidRPr="003A1E4E">
        <w:rPr>
          <w:color w:val="FF0000"/>
        </w:rPr>
        <w:t>ation</w:t>
      </w:r>
      <w:r w:rsidR="006B0571" w:rsidRPr="003A1E4E">
        <w:rPr>
          <w:color w:val="FF0000"/>
        </w:rPr>
        <w:t xml:space="preserve">, a physiological </w:t>
      </w:r>
      <w:r>
        <w:rPr>
          <w:color w:val="FF0000"/>
        </w:rPr>
        <w:t>mechanism</w:t>
      </w:r>
      <w:r w:rsidR="006B0571" w:rsidRPr="003A1E4E">
        <w:rPr>
          <w:color w:val="FF0000"/>
        </w:rPr>
        <w:t xml:space="preserve"> that</w:t>
      </w:r>
      <w:r w:rsidR="00AA4669">
        <w:rPr>
          <w:color w:val="FF0000"/>
        </w:rPr>
        <w:t xml:space="preserve"> fundamentally reli</w:t>
      </w:r>
      <w:r w:rsidR="006B4F50">
        <w:rPr>
          <w:color w:val="FF0000"/>
        </w:rPr>
        <w:t>es</w:t>
      </w:r>
      <w:r w:rsidR="00AA4669">
        <w:rPr>
          <w:color w:val="FF0000"/>
        </w:rPr>
        <w:t xml:space="preserve"> on </w:t>
      </w:r>
      <w:r>
        <w:rPr>
          <w:color w:val="FF0000"/>
        </w:rPr>
        <w:t>mechanical function</w:t>
      </w:r>
      <w:r w:rsidR="00AA4669">
        <w:rPr>
          <w:color w:val="FF0000"/>
        </w:rPr>
        <w:t xml:space="preserve"> of SMCs</w:t>
      </w:r>
      <w:r w:rsidR="007E17F5" w:rsidRPr="003A1E4E">
        <w:rPr>
          <w:color w:val="FF0000"/>
        </w:rPr>
        <w:t>.</w:t>
      </w:r>
      <w:r w:rsidR="007E17F5">
        <w:t xml:space="preserve"> The model, based on </w:t>
      </w:r>
      <w:r w:rsidR="00CC61B2">
        <w:t xml:space="preserve">the </w:t>
      </w:r>
      <w:r w:rsidR="007E17F5">
        <w:t xml:space="preserve">constrained mixture theory, </w:t>
      </w:r>
      <w:r w:rsidR="00A51F85">
        <w:rPr>
          <w:color w:val="FF0000"/>
        </w:rPr>
        <w:t xml:space="preserve">provides a </w:t>
      </w:r>
      <w:r>
        <w:rPr>
          <w:color w:val="FF0000"/>
        </w:rPr>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ins w:id="1" w:author="Figueroa, C Alberto" w:date="2020-09-17T17:25:00Z">
        <w:r w:rsidR="00C236B6">
          <w:t xml:space="preserve">In this work, our model is limited to calculating the steady-state response to </w:t>
        </w:r>
      </w:ins>
      <w:ins w:id="2" w:author="Figueroa, C Alberto" w:date="2020-09-17T17:26:00Z">
        <w:r w:rsidR="00C236B6">
          <w:t>stimuli triggering combined alterations in metabolic, shear-dependent, and myogenic mechanisms.</w:t>
        </w:r>
      </w:ins>
      <w:ins w:id="3" w:author="Figueroa, C Alberto" w:date="2020-09-17T17:25:00Z">
        <w:r w:rsidR="00C236B6">
          <w:t xml:space="preserve"> </w:t>
        </w:r>
      </w:ins>
      <w:del w:id="4" w:author="Figueroa, C Alberto" w:date="2020-09-17T17:27:00Z">
        <w:r w:rsidR="00AA153F" w:rsidDel="00C236B6">
          <w:delText>Furthermore</w:delText>
        </w:r>
      </w:del>
      <w:ins w:id="5" w:author="Figueroa, C Alberto" w:date="2020-09-17T17:27:00Z">
        <w:r w:rsidR="00C236B6">
          <w:t>Lastly</w:t>
        </w:r>
      </w:ins>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3A1E4E">
        <w:rPr>
          <w:color w:val="FF0000"/>
        </w:rPr>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3EC8D1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60CC015A"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52EE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(62)"},"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lastRenderedPageBreak/>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6"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6"/>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7"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7"/>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proofErr w:type="spellStart"/>
      <w:r w:rsidR="00184C70" w:rsidRPr="007F2A4E">
        <w:rPr>
          <w:i/>
        </w:rPr>
        <w:t>p</w:t>
      </w:r>
      <w:r w:rsidR="00184C70" w:rsidRPr="007F2A4E">
        <w:rPr>
          <w:i/>
          <w:vertAlign w:val="subscript"/>
        </w:rPr>
        <w:t>tm</w:t>
      </w:r>
      <w:proofErr w:type="spellEnd"/>
      <w:r w:rsidR="00184C70">
        <w:t xml:space="preserve"> and</w:t>
      </w:r>
      <w:r w:rsidR="004022EB">
        <w:t xml:space="preserve"> </w:t>
      </w:r>
      <w:r w:rsidR="004022EB" w:rsidRPr="003A1E4E">
        <w:rPr>
          <w:color w:val="FF0000"/>
        </w:rPr>
        <w:t>internal</w:t>
      </w:r>
      <w:r w:rsidR="00184C70" w:rsidRPr="003A1E4E">
        <w:rPr>
          <w:color w:val="FF0000"/>
        </w:rPr>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proofErr w:type="spellStart"/>
      <w:r w:rsidR="00E8093B">
        <w:t>i</w:t>
      </w:r>
      <w:proofErr w:type="spellEnd"/>
      <w:r w:rsidR="00E8093B">
        <w:t xml:space="preserve">)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E4512A" w:rsidP="009F2F34">
            <w:pPr>
              <w:jc w:val="center"/>
            </w:pPr>
            <m:oMathPara>
              <m:oMathParaPr>
                <m:jc m:val="center"/>
              </m:oMathParaP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act</m:t>
                    </m:r>
                  </m:sub>
                </m:sSub>
                <m:r>
                  <w:rPr>
                    <w:rFonts w:ascii="Cambria Math" w:hAnsi="Cambria Math"/>
                    <w:color w:val="FF0000"/>
                  </w:rPr>
                  <m:t>=</m:t>
                </m:r>
                <m:f>
                  <m:fPr>
                    <m:ctrlPr>
                      <w:rPr>
                        <w:rFonts w:ascii="Cambria Math" w:hAnsi="Cambria Math"/>
                        <w:i/>
                        <w:color w:val="FF0000"/>
                      </w:rPr>
                    </m:ctrlPr>
                  </m:fPr>
                  <m:num>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num>
                  <m:den>
                    <m:sSub>
                      <m:sSubPr>
                        <m:ctrlPr>
                          <w:rPr>
                            <w:rFonts w:ascii="Cambria Math" w:hAnsi="Cambria Math"/>
                            <w:i/>
                            <w:color w:val="FF0000"/>
                          </w:rPr>
                        </m:ctrlPr>
                      </m:sSubPr>
                      <m:e>
                        <m:r>
                          <w:rPr>
                            <w:rFonts w:ascii="Cambria Math" w:hAnsi="Cambria Math"/>
                            <w:color w:val="FF0000"/>
                          </w:rPr>
                          <m:t>ρ</m:t>
                        </m:r>
                      </m:e>
                      <m:sub>
                        <m:r>
                          <w:rPr>
                            <w:rFonts w:ascii="Cambria Math" w:hAnsi="Cambria Math"/>
                            <w:color w:val="FF0000"/>
                          </w:rPr>
                          <m:t>wall</m:t>
                        </m:r>
                      </m:sub>
                    </m:sSub>
                  </m:den>
                </m:f>
                <m:r>
                  <w:rPr>
                    <w:rFonts w:ascii="Cambria Math" w:hAnsi="Cambria Math"/>
                    <w:color w:val="FF0000"/>
                  </w:rPr>
                  <m:t>S</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θ</m:t>
                                    </m:r>
                                  </m:sub>
                                </m:sSub>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0</m:t>
                                    </m:r>
                                  </m:sub>
                                </m:sSub>
                              </m:den>
                            </m:f>
                          </m:e>
                        </m:d>
                      </m:e>
                      <m:sup>
                        <m:r>
                          <w:rPr>
                            <w:rFonts w:ascii="Cambria Math" w:hAnsi="Cambria Math"/>
                            <w:color w:val="FF0000"/>
                          </w:rPr>
                          <m:t>2</m:t>
                        </m:r>
                      </m:sup>
                    </m:sSup>
                  </m:e>
                </m:d>
                <m:r>
                  <w:rPr>
                    <w:rFonts w:ascii="Cambria Math" w:hAnsi="Cambria Math"/>
                    <w:color w:val="FF0000"/>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7CCC20CB"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ins w:id="8" w:author="Figueroa, C Alberto" w:date="2020-09-17T17:31:00Z">
        <w:r w:rsidR="00C236B6">
          <w:rPr>
            <w:rFonts w:eastAsiaTheme="minorEastAsia"/>
          </w:rPr>
          <w:t xml:space="preserve">SMC </w:t>
        </w:r>
      </w:ins>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3A1E4E">
        <w:rPr>
          <w:rFonts w:eastAsiaTheme="minorEastAsia"/>
          <w:color w:val="FF0000"/>
        </w:rPr>
        <w:t>,</w:t>
      </w:r>
      <w:r w:rsidR="00BB6B0A" w:rsidRPr="003A1E4E">
        <w:rPr>
          <w:rFonts w:eastAsiaTheme="minorEastAsia"/>
          <w:color w:val="FF0000"/>
        </w:rPr>
        <w:t xml:space="preserve"> </w:t>
      </w:r>
      <m:oMath>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oMath>
      <w:r w:rsidRPr="003A1E4E">
        <w:rPr>
          <w:color w:val="FF0000"/>
        </w:rPr>
        <w:t xml:space="preserve"> </w:t>
      </w:r>
      <w:r w:rsidR="00BB6B0A" w:rsidRPr="003A1E4E">
        <w:rPr>
          <w:color w:val="FF0000"/>
        </w:rPr>
        <w:t>area</w:t>
      </w:r>
      <w:r w:rsidR="004C0EC3">
        <w:rPr>
          <w:color w:val="FF0000"/>
        </w:rPr>
        <w:t>l</w:t>
      </w:r>
      <w:r w:rsidR="00BB6B0A" w:rsidRPr="003A1E4E">
        <w:rPr>
          <w:color w:val="FF0000"/>
        </w:rPr>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3A1E4E" w:rsidRDefault="000E197D" w:rsidP="003C11A3">
      <w:pPr>
        <w:jc w:val="both"/>
        <w:rPr>
          <w:i/>
          <w:iCs/>
          <w:color w:val="FF0000"/>
        </w:rPr>
      </w:pPr>
      <w:r>
        <w:lastRenderedPageBreak/>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3A1E4E">
        <w:rPr>
          <w:color w:val="FF0000"/>
        </w:rPr>
        <w:t xml:space="preserve">Therefore, we </w:t>
      </w:r>
      <w:r w:rsidR="0088753C" w:rsidRPr="003A1E4E">
        <w:rPr>
          <w:color w:val="FF0000"/>
        </w:rPr>
        <w:t xml:space="preserve">have assumed the following functional relationship for </w:t>
      </w:r>
      <w:r w:rsidR="0088753C" w:rsidRPr="003A1E4E">
        <w:rPr>
          <w:i/>
          <w:iCs/>
          <w:color w:val="FF0000"/>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3A1E4E" w:rsidRDefault="003C11A3" w:rsidP="009F2F34">
            <w:pPr>
              <w:jc w:val="center"/>
              <w:rPr>
                <w:color w:val="FF0000"/>
              </w:rPr>
            </w:pPr>
          </w:p>
        </w:tc>
        <w:tc>
          <w:tcPr>
            <w:tcW w:w="8730" w:type="dxa"/>
          </w:tcPr>
          <w:p w14:paraId="6BDF0D9E" w14:textId="2C3B9268" w:rsidR="003C11A3" w:rsidRPr="003A1E4E" w:rsidRDefault="0088753C" w:rsidP="009F2F34">
            <w:pPr>
              <w:jc w:val="center"/>
              <w:rPr>
                <w:color w:val="FF0000"/>
              </w:rPr>
            </w:pPr>
            <m:oMathPara>
              <m:oMathParaPr>
                <m:jc m:val="center"/>
              </m:oMathParaPr>
              <m:oMath>
                <m:r>
                  <w:rPr>
                    <w:rFonts w:ascii="Cambria Math" w:hAnsi="Cambria Math"/>
                    <w:color w:val="FF0000"/>
                  </w:rPr>
                  <m:t>S=A</m:t>
                </m:r>
                <m:d>
                  <m:dPr>
                    <m:ctrlPr>
                      <w:rPr>
                        <w:rFonts w:ascii="Cambria Math" w:hAnsi="Cambria Math"/>
                        <w:i/>
                        <w:color w:val="FF0000"/>
                      </w:rPr>
                    </m:ctrlPr>
                  </m:dPr>
                  <m:e>
                    <m:r>
                      <w:rPr>
                        <w:rFonts w:ascii="Cambria Math" w:hAnsi="Cambria Math"/>
                        <w:color w:val="FF0000"/>
                      </w:rPr>
                      <m:t>τ,MV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e>
                </m:d>
                <m:r>
                  <w:rPr>
                    <w:rFonts w:ascii="Cambria Math" w:hAnsi="Cambria Math"/>
                    <w:color w:val="FF0000"/>
                  </w:rPr>
                  <m:t>,</m:t>
                </m:r>
              </m:oMath>
            </m:oMathPara>
          </w:p>
        </w:tc>
        <w:tc>
          <w:tcPr>
            <w:tcW w:w="265" w:type="dxa"/>
          </w:tcPr>
          <w:p w14:paraId="671A5C1C" w14:textId="6027E071" w:rsidR="003C11A3" w:rsidRPr="003A1E4E" w:rsidRDefault="003C11A3" w:rsidP="009F2F34">
            <w:pPr>
              <w:jc w:val="center"/>
              <w:rPr>
                <w:color w:val="FF0000"/>
              </w:rPr>
            </w:pPr>
            <w:r w:rsidRPr="003A1E4E">
              <w:rPr>
                <w:color w:val="FF0000"/>
              </w:rPr>
              <w:t>(</w:t>
            </w:r>
            <w:bookmarkStart w:id="9" w:name="eq2_f"/>
            <w:r w:rsidRPr="003A1E4E">
              <w:rPr>
                <w:color w:val="FF0000"/>
              </w:rPr>
              <w:fldChar w:fldCharType="begin"/>
            </w:r>
            <w:r w:rsidRPr="003A1E4E">
              <w:rPr>
                <w:color w:val="FF0000"/>
              </w:rPr>
              <w:instrText xml:space="preserve"> SEQ Eq \* MERGEFORMAT </w:instrText>
            </w:r>
            <w:r w:rsidRPr="003A1E4E">
              <w:rPr>
                <w:color w:val="FF0000"/>
              </w:rPr>
              <w:fldChar w:fldCharType="separate"/>
            </w:r>
            <w:r w:rsidR="00925441" w:rsidRPr="003A1E4E">
              <w:rPr>
                <w:noProof/>
                <w:color w:val="FF0000"/>
              </w:rPr>
              <w:t>2</w:t>
            </w:r>
            <w:r w:rsidRPr="003A1E4E">
              <w:rPr>
                <w:color w:val="FF0000"/>
              </w:rPr>
              <w:fldChar w:fldCharType="end"/>
            </w:r>
            <w:bookmarkEnd w:id="9"/>
            <w:r w:rsidRPr="003A1E4E">
              <w:rPr>
                <w:color w:val="FF0000"/>
              </w:rPr>
              <w:t>)</w:t>
            </w:r>
          </w:p>
        </w:tc>
      </w:tr>
    </w:tbl>
    <w:p w14:paraId="63521A42" w14:textId="5917D796" w:rsidR="003C11A3" w:rsidRDefault="004E060A">
      <w:pPr>
        <w:spacing w:before="240"/>
        <w:jc w:val="both"/>
      </w:pPr>
      <w:r w:rsidRPr="003A1E4E">
        <w:rPr>
          <w:color w:val="FF0000"/>
        </w:rPr>
        <w:t>w</w:t>
      </w:r>
      <w:r w:rsidR="00E8621E" w:rsidRPr="003A1E4E">
        <w:rPr>
          <w:color w:val="FF0000"/>
        </w:rPr>
        <w:t xml:space="preserve">here </w:t>
      </w:r>
      <m:oMath>
        <m:r>
          <w:rPr>
            <w:rFonts w:ascii="Cambria Math" w:eastAsiaTheme="minorEastAsia" w:hAnsi="Cambria Math"/>
            <w:color w:val="FF0000"/>
          </w:rPr>
          <m:t>A</m:t>
        </m:r>
      </m:oMath>
      <w:r w:rsidR="0088753C" w:rsidRPr="003A1E4E">
        <w:rPr>
          <w:rFonts w:eastAsiaTheme="minorEastAsia"/>
          <w:i/>
          <w:iCs/>
          <w:color w:val="FF0000"/>
        </w:rPr>
        <w:t xml:space="preserve"> </w:t>
      </w:r>
      <w:r w:rsidR="0088753C" w:rsidRPr="003A1E4E">
        <w:rPr>
          <w:rFonts w:eastAsiaTheme="minorEastAsia"/>
          <w:color w:val="FF0000"/>
        </w:rPr>
        <w:t>is the</w:t>
      </w:r>
      <w:r w:rsidR="0002217E" w:rsidRPr="003A1E4E">
        <w:rPr>
          <w:rFonts w:eastAsiaTheme="minorEastAsia"/>
          <w:color w:val="FF0000"/>
        </w:rPr>
        <w:t xml:space="preserve"> </w:t>
      </w:r>
      <w:r w:rsidR="0088753C" w:rsidRPr="003A1E4E">
        <w:rPr>
          <w:rFonts w:eastAsiaTheme="minorEastAsia"/>
          <w:color w:val="FF0000"/>
        </w:rPr>
        <w:t>activation level</w:t>
      </w:r>
      <w:r w:rsidR="00E8621E" w:rsidRPr="003A1E4E">
        <w:rPr>
          <w:color w:val="FF0000"/>
        </w:rPr>
        <w:t xml:space="preserve"> </w:t>
      </w:r>
      <w:r w:rsidR="0088753C" w:rsidRPr="003A1E4E">
        <w:rPr>
          <w:rFonts w:eastAsiaTheme="minorEastAsia"/>
          <w:color w:val="FF0000"/>
        </w:rPr>
        <w:t>(</w:t>
      </w:r>
      <m:oMath>
        <m:r>
          <w:rPr>
            <w:rFonts w:ascii="Cambria Math" w:hAnsi="Cambria Math"/>
            <w:color w:val="FF0000"/>
          </w:rPr>
          <m:t>0&lt;A&lt;1</m:t>
        </m:r>
      </m:oMath>
      <w:r w:rsidR="0088753C" w:rsidRPr="003A1E4E">
        <w:rPr>
          <w:rFonts w:eastAsiaTheme="minorEastAsia"/>
          <w:color w:val="FF0000"/>
        </w:rPr>
        <w:t xml:space="preserve">), determined by </w:t>
      </w:r>
      <w:r w:rsidR="004F580E" w:rsidRPr="003A1E4E">
        <w:rPr>
          <w:rFonts w:eastAsiaTheme="minorEastAsia"/>
          <w:color w:val="FF0000"/>
        </w:rPr>
        <w:t xml:space="preserve">wall </w:t>
      </w:r>
      <w:r w:rsidR="0088753C" w:rsidRPr="003A1E4E">
        <w:rPr>
          <w:rFonts w:eastAsiaTheme="minorEastAsia"/>
          <w:color w:val="FF0000"/>
        </w:rPr>
        <w:t>shea</w:t>
      </w:r>
      <w:r w:rsidR="004F580E" w:rsidRPr="003A1E4E">
        <w:rPr>
          <w:rFonts w:eastAsiaTheme="minorEastAsia"/>
          <w:color w:val="FF0000"/>
        </w:rPr>
        <w:t>r stress</w:t>
      </w:r>
      <w:r w:rsidR="0088753C" w:rsidRPr="003A1E4E">
        <w:rPr>
          <w:rFonts w:eastAsiaTheme="minorEastAsia"/>
          <w:color w:val="FF0000"/>
        </w:rPr>
        <w:t xml:space="preserve"> (</w:t>
      </w:r>
      <m:oMath>
        <m:r>
          <w:rPr>
            <w:rFonts w:ascii="Cambria Math" w:hAnsi="Cambria Math"/>
            <w:color w:val="FF0000"/>
          </w:rPr>
          <m:t>τ</m:t>
        </m:r>
      </m:oMath>
      <w:r w:rsidR="0088753C" w:rsidRPr="003A1E4E">
        <w:rPr>
          <w:rFonts w:eastAsiaTheme="minorEastAsia"/>
          <w:color w:val="FF0000"/>
        </w:rPr>
        <w:t xml:space="preserve">) and metabolic </w:t>
      </w:r>
      <w:r w:rsidR="004F580E" w:rsidRPr="003A1E4E">
        <w:rPr>
          <w:rFonts w:eastAsiaTheme="minorEastAsia"/>
          <w:color w:val="FF0000"/>
        </w:rPr>
        <w:t xml:space="preserve">activity </w:t>
      </w:r>
      <w:r w:rsidR="0088753C" w:rsidRPr="003A1E4E">
        <w:rPr>
          <w:rFonts w:eastAsiaTheme="minorEastAsia"/>
          <w:color w:val="FF0000"/>
        </w:rPr>
        <w:t>(</w:t>
      </w:r>
      <m:oMath>
        <m:r>
          <w:rPr>
            <w:rFonts w:ascii="Cambria Math" w:hAnsi="Cambria Math"/>
            <w:color w:val="FF0000"/>
          </w:rPr>
          <m:t>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oMath>
      <w:r w:rsidR="0088753C" w:rsidRPr="003A1E4E">
        <w:rPr>
          <w:rFonts w:eastAsiaTheme="minorEastAsia"/>
          <w:color w:val="FF0000"/>
        </w:rPr>
        <w:t>) mechanisms</w:t>
      </w:r>
      <w:r w:rsidR="00BC4E5F" w:rsidRPr="003A1E4E">
        <w:rPr>
          <w:rFonts w:eastAsiaTheme="minorEastAsia"/>
          <w:color w:val="FF0000"/>
        </w:rPr>
        <w:t>;</w:t>
      </w:r>
      <w:r w:rsidR="0088753C" w:rsidRPr="003A1E4E">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oMath>
      <w:r w:rsidR="0088753C" w:rsidRPr="003A1E4E">
        <w:rPr>
          <w:rFonts w:eastAsiaTheme="minorEastAsia"/>
          <w:color w:val="FF0000"/>
        </w:rPr>
        <w:t xml:space="preserve"> is a </w:t>
      </w:r>
      <w:r w:rsidR="00BC4E5F" w:rsidRPr="003A1E4E">
        <w:rPr>
          <w:color w:val="FF0000"/>
        </w:rPr>
        <w:t xml:space="preserve">pressure-dependent </w:t>
      </w:r>
      <w:r w:rsidR="00BD5458" w:rsidRPr="003A1E4E">
        <w:rPr>
          <w:color w:val="FF0000"/>
        </w:rPr>
        <w:t>stress</w:t>
      </w:r>
      <w:r w:rsidR="00BC4E5F" w:rsidRPr="003A1E4E">
        <w:rPr>
          <w:rFonts w:eastAsiaTheme="minorEastAsia"/>
          <w:color w:val="FF0000"/>
        </w:rPr>
        <w:t xml:space="preserve"> </w:t>
      </w:r>
      <w:r w:rsidR="00E45A71">
        <w:rPr>
          <w:rFonts w:eastAsiaTheme="minorEastAsia"/>
          <w:color w:val="FF0000"/>
        </w:rPr>
        <w:t>representing the level of</w:t>
      </w:r>
      <w:r w:rsidR="0088753C" w:rsidRPr="003A1E4E">
        <w:rPr>
          <w:rFonts w:eastAsiaTheme="minorEastAsia"/>
          <w:color w:val="FF0000"/>
        </w:rPr>
        <w:t xml:space="preserve"> </w:t>
      </w:r>
      <w:r w:rsidR="0088753C" w:rsidRPr="003A1E4E">
        <w:rPr>
          <w:color w:val="FF0000"/>
        </w:rPr>
        <w:t xml:space="preserve">myogenic </w:t>
      </w:r>
      <w:r w:rsidR="004F580E" w:rsidRPr="003A1E4E">
        <w:rPr>
          <w:color w:val="FF0000"/>
        </w:rPr>
        <w:t>control</w:t>
      </w:r>
      <w:r w:rsidR="00BC4E5F" w:rsidRPr="003A1E4E">
        <w:rPr>
          <w:rFonts w:eastAsiaTheme="minorEastAsia"/>
          <w:color w:val="FF0000"/>
        </w:rPr>
        <w:t>.</w:t>
      </w:r>
      <w:r w:rsidR="003C11A3" w:rsidRPr="003A1E4E">
        <w:rPr>
          <w:color w:val="FF0000"/>
        </w:rPr>
        <w:t xml:space="preserve"> </w:t>
      </w:r>
      <w:r w:rsidR="00E45A71">
        <w:rPr>
          <w:color w:val="FF0000"/>
        </w:rPr>
        <w:t>Thus</w:t>
      </w:r>
      <w:r w:rsidR="00FB5914">
        <w:rPr>
          <w:color w:val="FF0000"/>
        </w:rPr>
        <w:t>,</w:t>
      </w:r>
      <w:r w:rsidR="00E45A71">
        <w:rPr>
          <w:color w:val="FF0000"/>
        </w:rPr>
        <w:t xml:space="preserve"> when A = 0, a given vessel is in a maximally dilated state, regardless of any influence of the myogeni</w:t>
      </w:r>
      <w:r w:rsidR="00382122">
        <w:rPr>
          <w:color w:val="FF0000"/>
        </w:rPr>
        <w:t>c mechanism. When A = 1</w:t>
      </w:r>
      <w:r w:rsidR="008F64E2">
        <w:rPr>
          <w:color w:val="FF0000"/>
        </w:rPr>
        <w:t>,</w:t>
      </w:r>
      <w:r w:rsidR="00382122">
        <w:rPr>
          <w:color w:val="FF0000"/>
        </w:rPr>
        <w:t xml:space="preserve"> there </w:t>
      </w:r>
      <w:del w:id="10" w:author="Figueroa, C Alberto" w:date="2020-09-17T17:30:00Z">
        <w:r w:rsidR="00382122" w:rsidDel="00C236B6">
          <w:rPr>
            <w:color w:val="FF0000"/>
          </w:rPr>
          <w:delText>are</w:delText>
        </w:r>
        <w:r w:rsidR="00E45A71" w:rsidDel="00C236B6">
          <w:rPr>
            <w:color w:val="FF0000"/>
          </w:rPr>
          <w:delText xml:space="preserve"> </w:delText>
        </w:r>
      </w:del>
      <w:ins w:id="11" w:author="Figueroa, C Alberto" w:date="2020-09-17T17:30:00Z">
        <w:r w:rsidR="00C236B6">
          <w:rPr>
            <w:color w:val="FF0000"/>
          </w:rPr>
          <w:t>is</w:t>
        </w:r>
        <w:r w:rsidR="00C236B6">
          <w:rPr>
            <w:color w:val="FF0000"/>
          </w:rPr>
          <w:t xml:space="preserve"> </w:t>
        </w:r>
      </w:ins>
      <w:r w:rsidR="00E45A71">
        <w:rPr>
          <w:color w:val="FF0000"/>
        </w:rPr>
        <w:t>no vasodilat</w:t>
      </w:r>
      <w:r w:rsidR="00FB5914">
        <w:rPr>
          <w:color w:val="FF0000"/>
        </w:rPr>
        <w:t>i</w:t>
      </w:r>
      <w:r w:rsidR="00E45A71">
        <w:rPr>
          <w:color w:val="FF0000"/>
        </w:rPr>
        <w:t>on</w:t>
      </w:r>
      <w:del w:id="12" w:author="Figueroa, C Alberto" w:date="2020-09-17T17:30:00Z">
        <w:r w:rsidR="00E45A71" w:rsidDel="00C236B6">
          <w:rPr>
            <w:color w:val="FF0000"/>
          </w:rPr>
          <w:delText xml:space="preserve"> signals originating from the shear</w:delText>
        </w:r>
        <w:r w:rsidR="00FF113A" w:rsidDel="00C236B6">
          <w:rPr>
            <w:color w:val="FF0000"/>
          </w:rPr>
          <w:delText>-dependent</w:delText>
        </w:r>
        <w:r w:rsidR="00E45A71" w:rsidDel="00C236B6">
          <w:rPr>
            <w:color w:val="FF0000"/>
          </w:rPr>
          <w:delText xml:space="preserve"> and metabolic pathways</w:delText>
        </w:r>
      </w:del>
      <w:r w:rsidR="009045B8">
        <w:rPr>
          <w:color w:val="FF0000"/>
        </w:rPr>
        <w:t>,</w:t>
      </w:r>
      <w:r w:rsidR="00E45A71">
        <w:rPr>
          <w:color w:val="FF0000"/>
        </w:rPr>
        <w:t xml:space="preserve"> and </w:t>
      </w:r>
      <w:ins w:id="13" w:author="Figueroa, C Alberto" w:date="2020-09-17T17:30:00Z">
        <w:r w:rsidR="00C236B6">
          <w:rPr>
            <w:color w:val="FF0000"/>
          </w:rPr>
          <w:t xml:space="preserve">the </w:t>
        </w:r>
      </w:ins>
      <w:r w:rsidR="00E45A71">
        <w:rPr>
          <w:color w:val="FF0000"/>
        </w:rPr>
        <w:t xml:space="preserve">control of smooth muscle activation is exclusively through the myogenic mechanism.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E4512A"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E4512A"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14" w:name="eq6"/>
            <w:bookmarkStart w:id="15" w:name="eq3_f"/>
            <w:r>
              <w:fldChar w:fldCharType="begin"/>
            </w:r>
            <w:r>
              <w:instrText xml:space="preserve"> SEQ Eq \* MERGEFORMAT </w:instrText>
            </w:r>
            <w:r>
              <w:fldChar w:fldCharType="separate"/>
            </w:r>
            <w:r w:rsidR="00925441">
              <w:rPr>
                <w:noProof/>
              </w:rPr>
              <w:t>3</w:t>
            </w:r>
            <w:r>
              <w:fldChar w:fldCharType="end"/>
            </w:r>
            <w:bookmarkEnd w:id="14"/>
            <w:bookmarkEnd w:id="1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w:t>
      </w:r>
      <w:proofErr w:type="gramStart"/>
      <w:r>
        <w:t>curve.</w:t>
      </w:r>
      <w:proofErr w:type="gramEnd"/>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5435823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52EE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90)"},"properties":{"noteIndex":0},"schema":"https://github.com/citation-style-language/schema/raw/master/csl-citation.json"}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52EE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70)"},"properties":{"noteIndex":0},"schema":"https://github.com/citation-style-language/schema/raw/master/csl-citation.json"}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16" w:name="_Ref21000503"/>
      <w:bookmarkStart w:id="17"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16"/>
      <w:r>
        <w:t>. Parameters defining the mechanical properties of the vessel wall model.</w:t>
      </w:r>
      <w:bookmarkEnd w:id="1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E4512A"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E4512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E4512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E4512A"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E4512A"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E4512A"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E4512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E4512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E4512A"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w:t>
            </w:r>
            <w:proofErr w:type="gramStart"/>
            <w:r w:rsidRPr="00354986">
              <w:rPr>
                <w:rFonts w:cstheme="majorBidi"/>
              </w:rPr>
              <w:t>stretch</w:t>
            </w:r>
            <w:proofErr w:type="gramEnd"/>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1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E4512A"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E4512A"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E4512A"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E4512A"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E4512A"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E4512A"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18"/>
    </w:tbl>
    <w:p w14:paraId="2B14FF4D" w14:textId="77777777" w:rsidR="00011E25" w:rsidRDefault="00011E25" w:rsidP="00F94237">
      <w:pPr>
        <w:jc w:val="both"/>
      </w:pPr>
    </w:p>
    <w:p w14:paraId="0872AF82" w14:textId="2D7CDF81" w:rsidR="003E036D" w:rsidRPr="00D11DC1" w:rsidRDefault="00D31070" w:rsidP="00823334">
      <w:pPr>
        <w:jc w:val="both"/>
      </w:pPr>
      <w:r w:rsidRPr="00EB1FAA">
        <w:rPr>
          <w:i/>
          <w:iCs/>
        </w:rPr>
        <w:t>Parameter estimation:</w:t>
      </w:r>
      <w:r>
        <w:t xml:space="preserve"> </w:t>
      </w:r>
      <w:r w:rsidR="00CE698C">
        <w:t xml:space="preserve">Liao and </w:t>
      </w:r>
      <w:proofErr w:type="spellStart"/>
      <w:r w:rsidR="00CE698C">
        <w:t>Kuo</w:t>
      </w:r>
      <w:proofErr w:type="spellEnd"/>
      <w:r w:rsidR="00CE698C">
        <w:t xml:space="preserve"> </w:t>
      </w:r>
      <w:r w:rsidR="00CE698C">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 xml:space="preserve">data of Liao and </w:t>
      </w:r>
      <w:proofErr w:type="spellStart"/>
      <w:r w:rsidR="00802879">
        <w:t>Kuo</w:t>
      </w:r>
      <w:proofErr w:type="spellEnd"/>
      <w:r w:rsidR="00802879">
        <w:t>,</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36DD77D4"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3A1E4E">
        <w:rPr>
          <w:color w:val="FF0000"/>
        </w:rPr>
        <w:t>vessels</w:t>
      </w:r>
      <w:r w:rsidR="00F67185" w:rsidRPr="003A1E4E">
        <w:rPr>
          <w:color w:val="FF0000"/>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52EE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(83)"},"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22341F3F"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52EE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52EE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52EE6">
        <w:rPr>
          <w:rFonts w:eastAsiaTheme="minorEastAsia" w:hint="eastAsia"/>
        </w:rPr>
        <w:instrText xml:space="preserve">mentum and appropriate pressure boundary conditions. We found a power law relationship between the diameter and flow of each vessel branch. The exponent is </w:instrText>
      </w:r>
      <w:r w:rsidR="00352EE6">
        <w:rPr>
          <w:rFonts w:eastAsiaTheme="minorEastAsia" w:hint="eastAsia"/>
        </w:rPr>
        <w:instrText>∼</w:instrText>
      </w:r>
      <w:r w:rsidR="00352EE6">
        <w:rPr>
          <w:rFonts w:eastAsiaTheme="minorEastAsia" w:hint="eastAsia"/>
        </w:rPr>
        <w:instrText>2.2, which deviates from Murray</w:instrText>
      </w:r>
      <w:r w:rsidR="00352EE6">
        <w:rPr>
          <w:rFonts w:eastAsiaTheme="minorEastAsia" w:hint="eastAsia"/>
        </w:rPr>
        <w:instrText>’</w:instrText>
      </w:r>
      <w:r w:rsidR="00352EE6">
        <w:rPr>
          <w:rFonts w:eastAsiaTheme="minorEastAsia" w:hint="eastAsia"/>
        </w:rPr>
        <w:instrText>s prediction of 3.0. Furthermore, we found the total arterial equi</w:instrText>
      </w:r>
      <w:r w:rsidR="00352EE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61)"},"properties":{"noteIndex":0},"schema":"https://github.com/citation-style-language/schema/raw/master/csl-citation.json"}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w:t>
      </w:r>
      <w:proofErr w:type="spellStart"/>
      <w:r w:rsidR="00F35B6D">
        <w:t>Kuo</w:t>
      </w:r>
      <w:proofErr w:type="spellEnd"/>
      <w:r w:rsidR="00F35B6D">
        <w:t xml:space="preserve">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52EE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(75)"},"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lastRenderedPageBreak/>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6D71AC4E"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52EE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(68)"},"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proofErr w:type="spellStart"/>
      <w:r w:rsidR="00BE7EFC">
        <w:t>s</w:t>
      </w:r>
      <w:proofErr w:type="spellEnd"/>
      <w:r w:rsidR="00BE7EFC">
        <w:t xml:space="preserve">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3A1E4E">
        <w:rPr>
          <w:b/>
          <w:color w:val="FF0000"/>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F9DD371"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w:t>
      </w:r>
      <w:proofErr w:type="spellStart"/>
      <w:r w:rsidR="00C721A1">
        <w:t>e.g</w:t>
      </w:r>
      <w:proofErr w:type="spellEnd"/>
      <w:r w:rsidR="00C721A1">
        <w:t>, diameters)</w:t>
      </w:r>
      <w:r w:rsidR="00C336AE">
        <w:t>, structural</w:t>
      </w:r>
      <w:r w:rsidR="00C721A1">
        <w:t xml:space="preserve"> (</w:t>
      </w:r>
      <w:proofErr w:type="spellStart"/>
      <w:r w:rsidR="00C721A1">
        <w:t>e.g</w:t>
      </w:r>
      <w:proofErr w:type="spellEnd"/>
      <w:r w:rsidR="00C721A1">
        <w:t xml:space="preserve">,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E4512A"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19F56267"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proofErr w:type="spellStart"/>
      <w:r w:rsidR="009B7A72">
        <w:t>K</w:t>
      </w:r>
      <w:r w:rsidR="00864379">
        <w:t>assab</w:t>
      </w:r>
      <w:proofErr w:type="spellEnd"/>
      <w:r w:rsidR="00864379">
        <w:t xml:space="preserve"> et al. </w:t>
      </w:r>
      <w:r w:rsidR="00FB4B05">
        <w:fldChar w:fldCharType="begin" w:fldLock="1"/>
      </w:r>
      <w:r w:rsidR="00352EE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(47)"},"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E4512A"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19" w:name="eq1"/>
            <w:r>
              <w:fldChar w:fldCharType="begin"/>
            </w:r>
            <w:r>
              <w:instrText xml:space="preserve"> SEQ Eq \* MERGEFORMAT </w:instrText>
            </w:r>
            <w:r>
              <w:fldChar w:fldCharType="separate"/>
            </w:r>
            <w:r w:rsidR="00925441">
              <w:rPr>
                <w:noProof/>
              </w:rPr>
              <w:t>6</w:t>
            </w:r>
            <w:r>
              <w:fldChar w:fldCharType="end"/>
            </w:r>
            <w:bookmarkEnd w:id="1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E4512A"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20" w:name="eq2"/>
            <w:r>
              <w:fldChar w:fldCharType="begin"/>
            </w:r>
            <w:r>
              <w:instrText xml:space="preserve"> SEQ Eq \* MERGEFORMAT </w:instrText>
            </w:r>
            <w:r>
              <w:fldChar w:fldCharType="separate"/>
            </w:r>
            <w:r w:rsidR="00925441">
              <w:rPr>
                <w:noProof/>
              </w:rPr>
              <w:t>7</w:t>
            </w:r>
            <w:r>
              <w:fldChar w:fldCharType="end"/>
            </w:r>
            <w:bookmarkEnd w:id="20"/>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w:t>
      </w:r>
      <w:proofErr w:type="gramStart"/>
      <w:r>
        <w:t>pressure.</w:t>
      </w:r>
      <w:proofErr w:type="gramEnd"/>
      <w:r w:rsidR="00F84E8C">
        <w:t xml:space="preserve"> </w:t>
      </w:r>
      <w:proofErr w:type="spellStart"/>
      <w:r w:rsidR="00E924A7">
        <w:t>Algranati</w:t>
      </w:r>
      <w:proofErr w:type="spellEnd"/>
      <w:r w:rsidR="00E924A7">
        <w:t xml:space="preserve">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E4512A"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21" w:name="eq3"/>
            <w:r>
              <w:fldChar w:fldCharType="begin"/>
            </w:r>
            <w:r>
              <w:instrText xml:space="preserve"> SEQ Eq \* MERGEFORMAT </w:instrText>
            </w:r>
            <w:r>
              <w:fldChar w:fldCharType="separate"/>
            </w:r>
            <w:r w:rsidR="00925441">
              <w:rPr>
                <w:noProof/>
              </w:rPr>
              <w:t>8</w:t>
            </w:r>
            <w:r>
              <w:fldChar w:fldCharType="end"/>
            </w:r>
            <w:bookmarkEnd w:id="21"/>
            <w:r>
              <w:t>)</w:t>
            </w:r>
          </w:p>
        </w:tc>
      </w:tr>
    </w:tbl>
    <w:p w14:paraId="55E76D4A" w14:textId="00B34D5D"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52EE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(49)"},"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42F5550"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568F61C7"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52EE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(66)"},"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24BA5CF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3A1E4E">
        <w:rPr>
          <w:color w:val="FF0000"/>
        </w:rPr>
        <w:t xml:space="preserve">Based on blood flow velocity measurements in </w:t>
      </w:r>
      <w:r w:rsidR="009401C9" w:rsidRPr="003A1E4E">
        <w:rPr>
          <w:color w:val="FF0000"/>
        </w:rPr>
        <w:fldChar w:fldCharType="begin" w:fldLock="1"/>
      </w:r>
      <w:r w:rsidR="00352EE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009401C9" w:rsidRPr="003A1E4E">
        <w:rPr>
          <w:color w:val="FF0000"/>
        </w:rPr>
        <w:fldChar w:fldCharType="separate"/>
      </w:r>
      <w:r w:rsidR="003F6F36" w:rsidRPr="003F6F36">
        <w:rPr>
          <w:noProof/>
          <w:color w:val="FF0000"/>
        </w:rPr>
        <w:t>(8, 77, 81)</w:t>
      </w:r>
      <w:r w:rsidR="009401C9" w:rsidRPr="003A1E4E">
        <w:rPr>
          <w:color w:val="FF0000"/>
        </w:rPr>
        <w:fldChar w:fldCharType="end"/>
      </w:r>
      <w:r w:rsidR="009401C9" w:rsidRPr="003A1E4E">
        <w:rPr>
          <w:color w:val="FF0000"/>
        </w:rPr>
        <w:t xml:space="preserve">, a baseline flow rate of </w:t>
      </w:r>
      <m:oMath>
        <m:r>
          <m:rPr>
            <m:sty m:val="p"/>
          </m:rPr>
          <w:rPr>
            <w:rFonts w:ascii="Cambria Math" w:hAnsi="Cambria Math"/>
            <w:color w:val="FF0000"/>
          </w:rPr>
          <m:t>3×</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m:t>
            </m:r>
          </m:sup>
        </m:sSup>
        <m:r>
          <m:rPr>
            <m:sty m:val="p"/>
          </m:rPr>
          <w:rPr>
            <w:rFonts w:ascii="Cambria Math" w:hAnsi="Cambria Math"/>
            <w:color w:val="FF0000"/>
          </w:rPr>
          <m:t xml:space="preserve"> </m:t>
        </m:r>
      </m:oMath>
      <w:r w:rsidR="009401C9" w:rsidRPr="003A1E4E">
        <w:rPr>
          <w:color w:val="FF0000"/>
        </w:rPr>
        <w:t>mm</w:t>
      </w:r>
      <w:r w:rsidR="009401C9" w:rsidRPr="003A1E4E">
        <w:rPr>
          <w:color w:val="FF0000"/>
          <w:vertAlign w:val="superscript"/>
        </w:rPr>
        <w:t>3</w:t>
      </w:r>
      <w:r w:rsidR="009401C9" w:rsidRPr="003A1E4E">
        <w:rPr>
          <w:color w:val="FF0000"/>
        </w:rPr>
        <w:t xml:space="preserve">/s was used for the subepicardial terminal arterioles. To determine the flow for the subendocardial tree, the total subendocardial to subepicardial flow ratio (ENDO/EPI) was assumed to be ~1.25 </w:t>
      </w:r>
      <w:r w:rsidR="009401C9" w:rsidRPr="003A1E4E">
        <w:rPr>
          <w:color w:val="FF0000"/>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3A1E4E">
        <w:rPr>
          <w:color w:val="FF0000"/>
        </w:rPr>
        <w:fldChar w:fldCharType="separate"/>
      </w:r>
      <w:r w:rsidR="00947402" w:rsidRPr="00947402">
        <w:rPr>
          <w:noProof/>
          <w:color w:val="FF0000"/>
        </w:rPr>
        <w:t>(21)</w:t>
      </w:r>
      <w:r w:rsidR="009401C9" w:rsidRPr="003A1E4E">
        <w:rPr>
          <w:color w:val="FF0000"/>
        </w:rPr>
        <w:fldChar w:fldCharType="end"/>
      </w:r>
      <w:r w:rsidR="009401C9" w:rsidRPr="003A1E4E">
        <w:rPr>
          <w:color w:val="FF0000"/>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m:t>
        </m:r>
        <m:r>
          <w:rPr>
            <w:rFonts w:ascii="Cambria Math" w:hAnsi="Cambria Math"/>
          </w:rPr>
          <w:lastRenderedPageBreak/>
          <m: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22" w:name="_Ref39741864"/>
      <w:r>
        <w:t xml:space="preserve">Table </w:t>
      </w:r>
      <w:fldSimple w:instr=" SEQ Table \* ARABIC ">
        <w:r w:rsidR="00925441">
          <w:rPr>
            <w:noProof/>
          </w:rPr>
          <w:t>2</w:t>
        </w:r>
      </w:fldSimple>
      <w:bookmarkEnd w:id="2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E4512A"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D054FFC" w:rsidR="000078C8" w:rsidRPr="00354986" w:rsidRDefault="008E1873">
            <w:pPr>
              <w:jc w:val="center"/>
              <w:rPr>
                <w:rFonts w:cstheme="majorBidi"/>
              </w:rPr>
            </w:pPr>
            <w:r>
              <w:fldChar w:fldCharType="begin" w:fldLock="1"/>
            </w:r>
            <w:r w:rsidR="00352EE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(45)"},"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E4512A"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4466071E" w:rsidR="000078C8" w:rsidRPr="00354986" w:rsidRDefault="008E1873">
            <w:pPr>
              <w:jc w:val="center"/>
              <w:rPr>
                <w:rFonts w:cstheme="majorBidi"/>
              </w:rPr>
            </w:pPr>
            <w:r>
              <w:fldChar w:fldCharType="begin" w:fldLock="1"/>
            </w:r>
            <w:r w:rsidR="00352EE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(41)"},"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E4512A"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E4512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45783E13" w:rsidR="000078C8" w:rsidRPr="00354986" w:rsidRDefault="008E1873">
            <w:pPr>
              <w:jc w:val="center"/>
              <w:rPr>
                <w:rFonts w:eastAsiaTheme="minorEastAsia" w:cstheme="majorBidi"/>
              </w:rPr>
            </w:pPr>
            <w:r>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71)"},"properties":{"noteIndex":0},"schema":"https://github.com/citation-style-language/schema/raw/master/csl-citation.json"}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E4512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12FCACDE" w:rsidR="000078C8" w:rsidRPr="00354986" w:rsidRDefault="008E1873">
            <w:pPr>
              <w:jc w:val="center"/>
              <w:rPr>
                <w:rFonts w:cstheme="majorBidi"/>
              </w:rPr>
            </w:pPr>
            <w:r w:rsidRPr="003A7BF7">
              <w:fldChar w:fldCharType="begin" w:fldLock="1"/>
            </w:r>
            <w:r w:rsidR="00352EE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77, 81)"},"properties":{"noteIndex":0},"schema":"https://github.com/citation-style-language/schema/raw/master/csl-citation.json"}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E4512A"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7CA33277" w:rsidR="000078C8" w:rsidRPr="00354986" w:rsidRDefault="00C633A8">
            <w:pPr>
              <w:jc w:val="center"/>
              <w:rPr>
                <w:rFonts w:eastAsia="Times New Roman" w:cstheme="majorBidi"/>
              </w:rPr>
            </w:pPr>
            <w:r>
              <w:fldChar w:fldCharType="begin" w:fldLock="1"/>
            </w:r>
            <w:r w:rsidR="00352EE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(64)"},"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521A275A"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52EE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52EE6">
        <w:rPr>
          <w:rFonts w:ascii="Cambria Math" w:hAnsi="Cambria Math" w:cs="Cambria Math"/>
        </w:rPr>
        <w:instrText>∼</w:instrText>
      </w:r>
      <w:r w:rsidR="00352EE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65)"},"properties":{"noteIndex":0},"schema":"https://github.com/citation-style-language/schema/raw/master/csl-citation.json"}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E4512A"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23" w:name="eq8"/>
            <w:r>
              <w:fldChar w:fldCharType="begin"/>
            </w:r>
            <w:r>
              <w:instrText xml:space="preserve"> SEQ Eq \* MERGEFORMAT </w:instrText>
            </w:r>
            <w:r>
              <w:fldChar w:fldCharType="separate"/>
            </w:r>
            <w:r w:rsidR="00925441">
              <w:rPr>
                <w:noProof/>
              </w:rPr>
              <w:t>9</w:t>
            </w:r>
            <w:r>
              <w:fldChar w:fldCharType="end"/>
            </w:r>
            <w:bookmarkEnd w:id="2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w:t>
      </w:r>
      <w:proofErr w:type="gramStart"/>
      <w:r w:rsidR="0008039F">
        <w:t>coefficient.</w:t>
      </w:r>
      <w:proofErr w:type="gramEnd"/>
      <w:r w:rsidR="0008039F">
        <w:t xml:space="preserve">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E89ED5B"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52EE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(65)"},"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E4512A"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24" w:name="eq9"/>
            <w:r>
              <w:fldChar w:fldCharType="begin"/>
            </w:r>
            <w:r>
              <w:instrText xml:space="preserve"> SEQ Eq \* MERGEFORMAT </w:instrText>
            </w:r>
            <w:r>
              <w:fldChar w:fldCharType="separate"/>
            </w:r>
            <w:r w:rsidR="00925441">
              <w:rPr>
                <w:noProof/>
              </w:rPr>
              <w:t>10</w:t>
            </w:r>
            <w:r>
              <w:fldChar w:fldCharType="end"/>
            </w:r>
            <w:bookmarkEnd w:id="24"/>
            <w:r>
              <w:t>)</w:t>
            </w:r>
          </w:p>
        </w:tc>
      </w:tr>
    </w:tbl>
    <w:p w14:paraId="1FF740D6" w14:textId="017D2B89" w:rsidR="00864379" w:rsidRDefault="00613B04" w:rsidP="00014DEC">
      <w:pPr>
        <w:spacing w:before="240"/>
        <w:jc w:val="both"/>
      </w:pPr>
      <w:r>
        <w:lastRenderedPageBreak/>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6BAF13ED"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 xml:space="preserve">depends </w:t>
      </w:r>
      <w:proofErr w:type="gramStart"/>
      <w:r w:rsidR="00F8679E">
        <w:t>of</w:t>
      </w:r>
      <w:proofErr w:type="gramEnd"/>
      <w:r w:rsidR="00F8679E">
        <w:t xml:space="preserve">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52EE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52EE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(58)"},"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E4512A"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25" w:name="eq10"/>
            <w:r>
              <w:fldChar w:fldCharType="begin"/>
            </w:r>
            <w:r>
              <w:instrText xml:space="preserve"> SEQ Eq \* MERGEFORMAT </w:instrText>
            </w:r>
            <w:r>
              <w:fldChar w:fldCharType="separate"/>
            </w:r>
            <w:r w:rsidR="00925441">
              <w:rPr>
                <w:noProof/>
              </w:rPr>
              <w:t>11</w:t>
            </w:r>
            <w:r>
              <w:fldChar w:fldCharType="end"/>
            </w:r>
            <w:bookmarkEnd w:id="25"/>
            <w:r>
              <w:t>)</w:t>
            </w:r>
          </w:p>
        </w:tc>
      </w:tr>
    </w:tbl>
    <w:p w14:paraId="31AA2603" w14:textId="54396420" w:rsidR="003B7CF6" w:rsidRPr="003A1E4E" w:rsidRDefault="00864379" w:rsidP="0039090E">
      <w:pPr>
        <w:spacing w:before="240"/>
        <w:jc w:val="both"/>
        <w:rPr>
          <w:color w:val="FF0000"/>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proofErr w:type="gramStart"/>
      <w:r w:rsidR="00845551">
        <w:t>stimuli</w:t>
      </w:r>
      <w:r>
        <w:t>.</w:t>
      </w:r>
      <w:proofErr w:type="gramEnd"/>
      <w:r>
        <w:t xml:space="preserve"> </w:t>
      </w:r>
      <w:r w:rsidR="00ED13F4" w:rsidRPr="003A1E4E">
        <w:rPr>
          <w:color w:val="FF0000"/>
        </w:rPr>
        <w:t xml:space="preserve">Based on the experimental observations </w:t>
      </w:r>
      <w:r w:rsidR="00ED13F4" w:rsidRPr="003A1E4E">
        <w:rPr>
          <w:color w:val="FF0000"/>
        </w:rPr>
        <w:fldChar w:fldCharType="begin" w:fldLock="1"/>
      </w:r>
      <w:r w:rsidR="00352EE6">
        <w:rPr>
          <w:color w:val="FF0000"/>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00ED13F4" w:rsidRPr="003A1E4E">
        <w:rPr>
          <w:color w:val="FF0000"/>
        </w:rPr>
        <w:fldChar w:fldCharType="separate"/>
      </w:r>
      <w:r w:rsidR="003F6F36" w:rsidRPr="003A1E4E">
        <w:rPr>
          <w:noProof/>
          <w:color w:val="FF0000"/>
        </w:rPr>
        <w:t>(13, 44, 52, 53)</w:t>
      </w:r>
      <w:r w:rsidR="00ED13F4" w:rsidRPr="003A1E4E">
        <w:rPr>
          <w:color w:val="FF0000"/>
        </w:rPr>
        <w:fldChar w:fldCharType="end"/>
      </w:r>
      <w:r w:rsidR="00ED13F4" w:rsidRPr="003A1E4E">
        <w:rPr>
          <w:color w:val="FF0000"/>
        </w:rPr>
        <w:t>, t</w:t>
      </w:r>
      <w:r w:rsidR="00845551" w:rsidRPr="003A1E4E">
        <w:rPr>
          <w:color w:val="FF0000"/>
        </w:rPr>
        <w:t>he diameter-dependent</w:t>
      </w:r>
      <w:r w:rsidR="00FB346F" w:rsidRPr="003A1E4E">
        <w:rPr>
          <w:color w:val="FF0000"/>
        </w:rPr>
        <w:t xml:space="preserve"> weights</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oMath>
      <w:r w:rsidR="001A6523" w:rsidRPr="003A1E4E">
        <w:rPr>
          <w:color w:val="FF0000"/>
        </w:rPr>
        <w:t xml:space="preserve"> </w:t>
      </w:r>
      <w:r w:rsidRPr="003A1E4E">
        <w:rPr>
          <w:color w:val="FF0000"/>
        </w:rPr>
        <w:t>and</w:t>
      </w:r>
      <w:r w:rsidR="008E2DAB" w:rsidRPr="003A1E4E">
        <w:rPr>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oMath>
      <w:r w:rsidR="00B91235">
        <w:rPr>
          <w:rFonts w:eastAsiaTheme="minorEastAsia"/>
          <w:color w:val="FF0000"/>
        </w:rPr>
        <w:t>,</w:t>
      </w:r>
      <w:r w:rsidRPr="003A1E4E">
        <w:rPr>
          <w:color w:val="FF0000"/>
        </w:rPr>
        <w:t xml:space="preserve"> represent</w:t>
      </w:r>
      <w:r w:rsidR="006312EF" w:rsidRPr="003A1E4E">
        <w:rPr>
          <w:color w:val="FF0000"/>
        </w:rPr>
        <w:t>ing</w:t>
      </w:r>
      <w:r w:rsidR="00FB346F" w:rsidRPr="003A1E4E">
        <w:rPr>
          <w:color w:val="FF0000"/>
        </w:rPr>
        <w:t xml:space="preserve"> </w:t>
      </w:r>
      <w:r w:rsidRPr="003A1E4E">
        <w:rPr>
          <w:color w:val="FF0000"/>
        </w:rPr>
        <w:t xml:space="preserve">the </w:t>
      </w:r>
      <w:r w:rsidR="00845551" w:rsidRPr="003A1E4E">
        <w:rPr>
          <w:color w:val="FF0000"/>
        </w:rPr>
        <w:t>magnitude</w:t>
      </w:r>
      <w:r w:rsidRPr="003A1E4E">
        <w:rPr>
          <w:color w:val="FF0000"/>
        </w:rPr>
        <w:t xml:space="preserve"> of each mechanism in the </w:t>
      </w:r>
      <w:r w:rsidR="005E4282" w:rsidRPr="003A1E4E">
        <w:rPr>
          <w:color w:val="FF0000"/>
        </w:rPr>
        <w:t>total</w:t>
      </w:r>
      <w:r w:rsidRPr="003A1E4E">
        <w:rPr>
          <w:color w:val="FF0000"/>
        </w:rPr>
        <w:t xml:space="preserve"> stimulation</w:t>
      </w:r>
      <w:r w:rsidR="00B91235">
        <w:rPr>
          <w:color w:val="FF0000"/>
        </w:rPr>
        <w:t>,</w:t>
      </w:r>
      <w:r w:rsidR="000878F6" w:rsidRPr="003A1E4E">
        <w:rPr>
          <w:color w:val="FF0000"/>
        </w:rPr>
        <w:t xml:space="preserve"> are </w:t>
      </w:r>
      <w:r w:rsidR="00E66BB1" w:rsidRPr="003A1E4E">
        <w:rPr>
          <w:color w:val="FF0000"/>
        </w:rPr>
        <w:t>prescribed</w:t>
      </w:r>
      <w:r w:rsidR="004A29B7" w:rsidRPr="003A1E4E">
        <w:rPr>
          <w:color w:val="FF0000"/>
        </w:rPr>
        <w:t xml:space="preserve"> </w:t>
      </w:r>
      <w:r w:rsidRPr="003A1E4E">
        <w:rPr>
          <w:color w:val="FF0000"/>
        </w:rPr>
        <w:t>(</w:t>
      </w:r>
      <w:r w:rsidR="00AE63E0" w:rsidRPr="003A1E4E">
        <w:rPr>
          <w:b/>
          <w:color w:val="FF0000"/>
        </w:rPr>
        <w:fldChar w:fldCharType="begin"/>
      </w:r>
      <w:r w:rsidR="00AE63E0" w:rsidRPr="003A1E4E">
        <w:rPr>
          <w:b/>
          <w:color w:val="FF0000"/>
        </w:rPr>
        <w:instrText xml:space="preserve"> REF _Ref21351286 \h </w:instrText>
      </w:r>
      <w:r w:rsidR="00B050F4" w:rsidRPr="003A1E4E">
        <w:rPr>
          <w:b/>
          <w:color w:val="FF0000"/>
        </w:rPr>
        <w:instrText xml:space="preserve"> \* MERGEFORMAT </w:instrText>
      </w:r>
      <w:r w:rsidR="00AE63E0" w:rsidRPr="003A1E4E">
        <w:rPr>
          <w:b/>
          <w:color w:val="FF0000"/>
        </w:rPr>
      </w:r>
      <w:r w:rsidR="00AE63E0" w:rsidRPr="003A1E4E">
        <w:rPr>
          <w:b/>
          <w:color w:val="FF0000"/>
        </w:rPr>
        <w:fldChar w:fldCharType="separate"/>
      </w:r>
      <w:r w:rsidR="00925441" w:rsidRPr="003A1E4E">
        <w:rPr>
          <w:b/>
          <w:color w:val="FF0000"/>
        </w:rPr>
        <w:t>Fig</w:t>
      </w:r>
      <w:r w:rsidR="00CA3326" w:rsidRPr="003A1E4E">
        <w:rPr>
          <w:b/>
          <w:color w:val="FF0000"/>
        </w:rPr>
        <w:t>.</w:t>
      </w:r>
      <w:r w:rsidR="00925441" w:rsidRPr="003A1E4E">
        <w:rPr>
          <w:b/>
          <w:color w:val="FF0000"/>
        </w:rPr>
        <w:t xml:space="preserve"> </w:t>
      </w:r>
      <w:r w:rsidR="00925441" w:rsidRPr="003A1E4E">
        <w:rPr>
          <w:b/>
          <w:noProof/>
          <w:color w:val="FF0000"/>
        </w:rPr>
        <w:t>2</w:t>
      </w:r>
      <w:r w:rsidR="00AE63E0" w:rsidRPr="003A1E4E">
        <w:rPr>
          <w:b/>
          <w:color w:val="FF0000"/>
        </w:rPr>
        <w:fldChar w:fldCharType="end"/>
      </w:r>
      <w:r w:rsidRPr="003A1E4E">
        <w:rPr>
          <w:color w:val="FF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3A1E4E" w:rsidRDefault="003B7CF6" w:rsidP="002152E7">
            <w:pPr>
              <w:jc w:val="center"/>
              <w:rPr>
                <w:color w:val="FF0000"/>
              </w:rPr>
            </w:pPr>
          </w:p>
        </w:tc>
        <w:tc>
          <w:tcPr>
            <w:tcW w:w="8427" w:type="dxa"/>
            <w:vAlign w:val="center"/>
          </w:tcPr>
          <w:p w14:paraId="75FCB5E9" w14:textId="57C7425A" w:rsidR="003B7CF6" w:rsidRPr="003A1E4E" w:rsidRDefault="00E4512A" w:rsidP="00BE1723">
            <w:pPr>
              <w:spacing w:before="240"/>
              <w:jc w:val="center"/>
              <w:rPr>
                <w:color w:val="FF0000"/>
              </w:rPr>
            </w:pP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color w:val="FF0000"/>
                        </w:rPr>
                      </m:ctrlPr>
                    </m:sSupPr>
                    <m:e>
                      <m:r>
                        <m:rPr>
                          <m:sty m:val="p"/>
                        </m:rPr>
                        <w:rPr>
                          <w:rFonts w:ascii="Cambria Math" w:hAnsi="Cambria Math"/>
                          <w:color w:val="FF0000"/>
                        </w:rPr>
                        <m:t>e</m:t>
                      </m:r>
                    </m:e>
                    <m:sup>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e>
                      </m:d>
                    </m:sup>
                  </m:sSup>
                </m:den>
              </m:f>
              <m:r>
                <w:rPr>
                  <w:rFonts w:ascii="Cambria Math" w:hAnsi="Cambria Math"/>
                  <w:color w:val="FF0000"/>
                </w:rPr>
                <m:t xml:space="preserve"> ,</m:t>
              </m:r>
            </m:oMath>
            <w:r w:rsidR="003B7CF6" w:rsidRPr="003A1E4E">
              <w:rPr>
                <w:rFonts w:eastAsiaTheme="minorEastAsia"/>
                <w:color w:val="FF0000"/>
              </w:rPr>
              <w:t xml:space="preserve"> and</w:t>
            </w:r>
            <w:r w:rsidR="008434A6" w:rsidRPr="003A1E4E">
              <w:rPr>
                <w:rFonts w:eastAsiaTheme="minorEastAsia"/>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color w:val="FF0000"/>
                        </w:rPr>
                      </m:ctrlPr>
                    </m:sSupPr>
                    <m:e>
                      <m:r>
                        <m:rPr>
                          <m:sty m:val="p"/>
                        </m:rPr>
                        <w:rPr>
                          <w:rFonts w:ascii="Cambria Math" w:hAnsi="Cambria Math"/>
                          <w:color w:val="FF0000"/>
                        </w:rPr>
                        <m:t>e</m:t>
                      </m:r>
                    </m:e>
                    <m: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4</m:t>
                                  </m:r>
                                </m:sub>
                              </m:sSub>
                            </m:e>
                          </m:d>
                          <m:r>
                            <w:rPr>
                              <w:rFonts w:ascii="Cambria Math" w:hAnsi="Cambria Math"/>
                              <w:color w:val="FF0000"/>
                            </w:rPr>
                            <m:t>)</m:t>
                          </m:r>
                        </m:e>
                        <m:sup>
                          <m:r>
                            <w:rPr>
                              <w:rFonts w:ascii="Cambria Math" w:hAnsi="Cambria Math"/>
                              <w:color w:val="FF0000"/>
                            </w:rPr>
                            <m:t>2</m:t>
                          </m:r>
                        </m:sup>
                      </m:sSup>
                    </m:sup>
                  </m:sSup>
                </m:den>
              </m:f>
            </m:oMath>
            <w:r w:rsidR="00B91235">
              <w:rPr>
                <w:rFonts w:eastAsiaTheme="minorEastAsia"/>
                <w:color w:val="FF0000"/>
              </w:rPr>
              <w:t>,</w:t>
            </w:r>
          </w:p>
        </w:tc>
        <w:tc>
          <w:tcPr>
            <w:tcW w:w="583" w:type="dxa"/>
            <w:vAlign w:val="center"/>
          </w:tcPr>
          <w:p w14:paraId="7ADB96F0" w14:textId="4AE441F5" w:rsidR="003B7CF6" w:rsidRPr="003A1E4E" w:rsidRDefault="003B7CF6" w:rsidP="002152E7">
            <w:pPr>
              <w:jc w:val="center"/>
              <w:rPr>
                <w:color w:val="FF0000"/>
              </w:rPr>
            </w:pPr>
            <w:r w:rsidRPr="003A1E4E">
              <w:rPr>
                <w:color w:val="FF0000"/>
              </w:rPr>
              <w:t>(</w:t>
            </w:r>
            <w:r w:rsidR="00133A07" w:rsidRPr="003A1E4E">
              <w:rPr>
                <w:color w:val="FF0000"/>
              </w:rPr>
              <w:fldChar w:fldCharType="begin"/>
            </w:r>
            <w:r w:rsidR="00133A07" w:rsidRPr="003A1E4E">
              <w:rPr>
                <w:color w:val="FF0000"/>
              </w:rPr>
              <w:instrText xml:space="preserve"> SEQ Eq \* MERGEFORMAT </w:instrText>
            </w:r>
            <w:r w:rsidR="00133A07" w:rsidRPr="003A1E4E">
              <w:rPr>
                <w:color w:val="FF0000"/>
              </w:rPr>
              <w:fldChar w:fldCharType="separate"/>
            </w:r>
            <w:r w:rsidR="00925441" w:rsidRPr="003A1E4E">
              <w:rPr>
                <w:noProof/>
                <w:color w:val="FF0000"/>
              </w:rPr>
              <w:t>12</w:t>
            </w:r>
            <w:r w:rsidR="00133A07" w:rsidRPr="003A1E4E">
              <w:rPr>
                <w:noProof/>
                <w:color w:val="FF0000"/>
              </w:rPr>
              <w:fldChar w:fldCharType="end"/>
            </w:r>
            <w:r w:rsidRPr="003A1E4E">
              <w:rPr>
                <w:color w:val="FF0000"/>
              </w:rPr>
              <w:t>)</w:t>
            </w:r>
          </w:p>
        </w:tc>
      </w:tr>
    </w:tbl>
    <w:p w14:paraId="06797C6D" w14:textId="2144367E" w:rsidR="0039090E" w:rsidRDefault="00125EDE" w:rsidP="00045749">
      <w:pPr>
        <w:spacing w:before="240"/>
        <w:jc w:val="both"/>
      </w:pPr>
      <w:r w:rsidRPr="003A1E4E">
        <w:rPr>
          <w:color w:val="FF0000"/>
        </w:rPr>
        <w:t xml:space="preserve">where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r>
          <w:rPr>
            <w:rFonts w:ascii="Cambria Math" w:hAnsi="Cambria Math"/>
            <w:color w:val="FF0000"/>
          </w:rPr>
          <m:t xml:space="preserve"> </m:t>
        </m:r>
      </m:oMath>
      <w:r w:rsidRPr="003A1E4E">
        <w:rPr>
          <w:rFonts w:eastAsiaTheme="minorEastAsia"/>
          <w:color w:val="FF0000"/>
        </w:rPr>
        <w:t xml:space="preserve">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3</m:t>
            </m:r>
          </m:sub>
        </m:sSub>
      </m:oMath>
      <w:r w:rsidRPr="003A1E4E">
        <w:rPr>
          <w:rFonts w:eastAsiaTheme="minorEastAsia"/>
          <w:color w:val="FF0000"/>
        </w:rPr>
        <w:t xml:space="preserve"> are 0.02 and 0.013 1/μm</w:t>
      </w:r>
      <w:r w:rsidR="00BF3E38" w:rsidRPr="003A1E4E">
        <w:rPr>
          <w:rFonts w:eastAsiaTheme="minorEastAsia"/>
          <w:color w:val="FF0000"/>
        </w:rPr>
        <w:t>,</w:t>
      </w:r>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2</m:t>
            </m:r>
          </m:sub>
        </m:sSub>
      </m:oMath>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4</m:t>
            </m:r>
          </m:sub>
        </m:sSub>
      </m:oMath>
      <w:r w:rsidRPr="003A1E4E">
        <w:rPr>
          <w:rFonts w:eastAsiaTheme="minorEastAsia"/>
          <w:color w:val="FF0000"/>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26" w:name="eq11"/>
            <w:r>
              <w:fldChar w:fldCharType="begin"/>
            </w:r>
            <w:r>
              <w:instrText xml:space="preserve"> SEQ Eq \* MERGEFORMAT </w:instrText>
            </w:r>
            <w:r>
              <w:fldChar w:fldCharType="separate"/>
            </w:r>
            <w:r w:rsidR="00925441">
              <w:rPr>
                <w:noProof/>
              </w:rPr>
              <w:t>13</w:t>
            </w:r>
            <w:r>
              <w:fldChar w:fldCharType="end"/>
            </w:r>
            <w:bookmarkEnd w:id="2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E4512A"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62954AE1"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27" w:name="_Ref39743773"/>
      <w:r>
        <w:lastRenderedPageBreak/>
        <w:t xml:space="preserve">Table </w:t>
      </w:r>
      <w:fldSimple w:instr=" SEQ Table \* ARABIC ">
        <w:r w:rsidR="00925441">
          <w:rPr>
            <w:noProof/>
          </w:rPr>
          <w:t>3</w:t>
        </w:r>
      </w:fldSimple>
      <w:bookmarkEnd w:id="2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E4512A"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E4512A"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E4512A"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E4512A"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E4512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E4512A"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E4512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E4512A"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E4512A"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00C7F68" w:rsidR="00953C19" w:rsidRDefault="00953C19" w:rsidP="00A63839">
      <w:pPr>
        <w:pStyle w:val="Caption"/>
      </w:pPr>
      <w:bookmarkStart w:id="28"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2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52EE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44, 52, 53)"},"properties":{"noteIndex":0},"schema":"https://github.com/citation-style-language/schema/raw/master/csl-citation.json"}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4D48950F"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3A1E4E">
        <w:rPr>
          <w:color w:val="FF0000"/>
        </w:rPr>
        <w:t xml:space="preserve">To ensure the uniqueness </w:t>
      </w:r>
      <w:r w:rsidR="008F1196" w:rsidRPr="003A1E4E">
        <w:rPr>
          <w:color w:val="FF0000"/>
        </w:rPr>
        <w:t xml:space="preserve">of the </w:t>
      </w:r>
      <w:r w:rsidR="008F1196">
        <w:rPr>
          <w:color w:val="FF0000"/>
        </w:rPr>
        <w:t>converged</w:t>
      </w:r>
      <w:r w:rsidR="008F1196" w:rsidRPr="003A1E4E">
        <w:rPr>
          <w:color w:val="FF0000"/>
        </w:rPr>
        <w:t xml:space="preserve"> steady state, the initial conditions </w:t>
      </w:r>
      <w:ins w:id="29" w:author="Figueroa, C Alberto" w:date="2020-09-17T17:37:00Z">
        <w:r w:rsidR="009E05BF">
          <w:rPr>
            <w:color w:val="FF0000"/>
          </w:rPr>
          <w:t xml:space="preserve">for the global steady state hemodynamics </w:t>
        </w:r>
      </w:ins>
      <w:r w:rsidR="008F1196" w:rsidRPr="003A1E4E">
        <w:rPr>
          <w:color w:val="FF0000"/>
        </w:rPr>
        <w:t>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lastRenderedPageBreak/>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30"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30"/>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3A1E4E">
        <w:rPr>
          <w:color w:val="FF0000"/>
        </w:rPr>
        <w:t xml:space="preserve">All the </w:t>
      </w:r>
      <w:r w:rsidR="00152BF1">
        <w:rPr>
          <w:color w:val="FF0000"/>
        </w:rPr>
        <w:t>stages</w:t>
      </w:r>
      <w:r w:rsidR="00C35825" w:rsidRPr="003A1E4E">
        <w:rPr>
          <w:color w:val="FF0000"/>
        </w:rPr>
        <w:t xml:space="preserve"> of the model were implemented in MATLAB </w:t>
      </w:r>
      <w:r w:rsidR="00C35825" w:rsidRPr="003A1E4E">
        <w:rPr>
          <w:color w:val="FF0000"/>
          <w:shd w:val="clear" w:color="auto" w:fill="FFFFFF"/>
        </w:rPr>
        <w:t>(</w:t>
      </w:r>
      <w:proofErr w:type="spellStart"/>
      <w:r w:rsidR="00C35825" w:rsidRPr="003A1E4E">
        <w:rPr>
          <w:color w:val="FF0000"/>
          <w:shd w:val="clear" w:color="auto" w:fill="FFFFFF"/>
        </w:rPr>
        <w:t>Mathwork</w:t>
      </w:r>
      <w:proofErr w:type="spellEnd"/>
      <w:r w:rsidR="00C35825" w:rsidRPr="003A1E4E">
        <w:rPr>
          <w:color w:val="FF0000"/>
          <w:shd w:val="clear" w:color="auto" w:fill="FFFFFF"/>
        </w:rPr>
        <w:t>,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5C67063"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w:t>
      </w:r>
      <w:proofErr w:type="spellStart"/>
      <w:r w:rsidRPr="0068686E">
        <w:t>Kuo</w:t>
      </w:r>
      <w:proofErr w:type="spellEnd"/>
      <w:r w:rsidRPr="0068686E">
        <w:t xml:space="preserve"> </w:t>
      </w:r>
      <w:r w:rsidRPr="0068686E">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31" w:name="_Ref40258319"/>
      <w:bookmarkStart w:id="32" w:name="_Ref40271521"/>
      <w:r w:rsidRPr="003A06E4">
        <w:rPr>
          <w:b/>
          <w:bCs/>
          <w:sz w:val="18"/>
          <w:szCs w:val="18"/>
        </w:rPr>
        <w:lastRenderedPageBreak/>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31"/>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32"/>
    </w:p>
    <w:p w14:paraId="69DB8981" w14:textId="05C184EA" w:rsidR="007B42C0" w:rsidRDefault="007B42C0" w:rsidP="00284F9A">
      <w:pPr>
        <w:jc w:val="both"/>
      </w:pPr>
    </w:p>
    <w:p w14:paraId="66EA4825" w14:textId="6F96C67E" w:rsidR="00734EDF" w:rsidRDefault="00734EDF" w:rsidP="00734EDF">
      <w:pPr>
        <w:pStyle w:val="Caption"/>
      </w:pPr>
      <w:bookmarkStart w:id="33" w:name="_Ref40271573"/>
      <w:bookmarkStart w:id="34"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33"/>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3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E4512A"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E4512A"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E4512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E4512A"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E4512A"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E4512A"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E4512A"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E4512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E4512A"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w:t>
            </w:r>
            <w:proofErr w:type="gramStart"/>
            <w:r w:rsidRPr="00354986">
              <w:rPr>
                <w:rFonts w:cstheme="majorBidi"/>
              </w:rPr>
              <w:t>A,LA</w:t>
            </w:r>
            <w:proofErr w:type="gramEnd"/>
            <w:r w:rsidRPr="00354986">
              <w:rPr>
                <w:rFonts w:cstheme="majorBidi"/>
              </w:rPr>
              <w:t>,IA,SA)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E4512A"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E4512A"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E4512A"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E4512A"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E4512A"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E4512A"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w:t>
            </w:r>
            <w:proofErr w:type="gramStart"/>
            <w:r w:rsidRPr="00354986">
              <w:rPr>
                <w:rFonts w:cstheme="majorBidi"/>
              </w:rPr>
              <w:t>A,LA</w:t>
            </w:r>
            <w:proofErr w:type="gramEnd"/>
            <w:r w:rsidRPr="00354986">
              <w:rPr>
                <w:rFonts w:cstheme="majorBidi"/>
              </w:rPr>
              <w:t>,IA,SA)</w:t>
            </w:r>
          </w:p>
        </w:tc>
        <w:tc>
          <w:tcPr>
            <w:tcW w:w="792" w:type="pct"/>
            <w:tcBorders>
              <w:top w:val="single" w:sz="4" w:space="0" w:color="000000"/>
              <w:bottom w:val="single" w:sz="8" w:space="0" w:color="auto"/>
            </w:tcBorders>
            <w:vAlign w:val="center"/>
          </w:tcPr>
          <w:p w14:paraId="10455F41" w14:textId="290A829D" w:rsidR="001E6243" w:rsidRDefault="00E4512A"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E4512A"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E4512A"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E4512A"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E4512A"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E4512A"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57965D01" w:rsidR="00734EDF" w:rsidRDefault="00734EDF" w:rsidP="0098177F">
      <w:pPr>
        <w:pStyle w:val="Caption"/>
      </w:pPr>
      <w:bookmarkStart w:id="35" w:name="_Ref40193326"/>
      <w:bookmarkStart w:id="36"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35"/>
      <w:r>
        <w:t>.</w:t>
      </w:r>
      <w:r w:rsidRPr="003F26F5">
        <w:t xml:space="preserve"> </w:t>
      </w:r>
      <w:r>
        <w:t xml:space="preserve">Data on passive and myogenic responses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36"/>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37"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37"/>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100EC925"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proofErr w:type="spellStart"/>
      <w:r w:rsidR="00864379">
        <w:t>VanBavel</w:t>
      </w:r>
      <w:proofErr w:type="spellEnd"/>
      <w:r w:rsidR="00864379">
        <w:t xml:space="preserve"> and </w:t>
      </w:r>
      <w:proofErr w:type="spellStart"/>
      <w:r w:rsidR="00864379">
        <w:t>Spaan</w:t>
      </w:r>
      <w:proofErr w:type="spellEnd"/>
      <w:r w:rsidR="00A402A1">
        <w:t xml:space="preserve"> </w:t>
      </w:r>
      <w:r w:rsidR="00A402A1">
        <w:fldChar w:fldCharType="begin" w:fldLock="1"/>
      </w:r>
      <w:r w:rsidR="00352EE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(85)"},"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w:t>
      </w:r>
      <w:proofErr w:type="spellStart"/>
      <w:r w:rsidR="00864379">
        <w:t>Kassab</w:t>
      </w:r>
      <w:proofErr w:type="spellEnd"/>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w:t>
      </w:r>
      <w:proofErr w:type="spellStart"/>
      <w:r w:rsidR="00D0317A">
        <w:t>Kassab</w:t>
      </w:r>
      <w:proofErr w:type="spellEnd"/>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38"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38"/>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39"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39"/>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10A3A49" w:rsidR="00262869" w:rsidRPr="003A1E4E" w:rsidRDefault="00864379" w:rsidP="00F624F6">
      <w:pPr>
        <w:jc w:val="both"/>
        <w:rPr>
          <w:color w:val="FF0000"/>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proofErr w:type="spellStart"/>
      <w:r w:rsidR="00262869" w:rsidRPr="008C7081">
        <w:rPr>
          <w:rFonts w:ascii="Cambria Math" w:hAnsi="Cambria Math"/>
          <w:i/>
          <w:iCs/>
        </w:rPr>
        <w:t>R</w:t>
      </w:r>
      <w:r w:rsidR="00262869" w:rsidRPr="008C7081">
        <w:rPr>
          <w:rFonts w:ascii="Cambria Math" w:hAnsi="Cambria Math"/>
          <w:i/>
          <w:iCs/>
          <w:vertAlign w:val="subscript"/>
        </w:rPr>
        <w:t>coronary</w:t>
      </w:r>
      <w:proofErr w:type="spellEnd"/>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52EE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(71)"},"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r w:rsidR="001D5979" w:rsidRPr="003A1E4E">
        <w:rPr>
          <w:color w:val="FF0000"/>
        </w:rPr>
        <w:t>The</w:t>
      </w:r>
      <w:r w:rsidR="00995917" w:rsidRPr="003A1E4E">
        <w:rPr>
          <w:color w:val="FF0000"/>
        </w:rPr>
        <w:t xml:space="preserve"> value</w:t>
      </w:r>
      <w:r w:rsidR="008B3CC8">
        <w:rPr>
          <w:color w:val="FF0000"/>
        </w:rPr>
        <w:t>s</w:t>
      </w:r>
      <w:r w:rsidR="00995917" w:rsidRPr="003A1E4E">
        <w:rPr>
          <w:color w:val="FF0000"/>
        </w:rPr>
        <w:t xml:space="preserve"> of these resistances </w:t>
      </w:r>
      <w:r w:rsidR="008B3CC8">
        <w:rPr>
          <w:color w:val="FF0000"/>
        </w:rPr>
        <w:t>were</w:t>
      </w:r>
      <w:r w:rsidR="00995917" w:rsidRPr="003A1E4E">
        <w:rPr>
          <w:color w:val="FF0000"/>
        </w:rPr>
        <w:t xml:space="preserve"> computed using the terminal arterioles pressure</w:t>
      </w:r>
      <w:r w:rsidR="00A97E33" w:rsidRPr="003A1E4E">
        <w:rPr>
          <w:color w:val="FF0000"/>
        </w:rPr>
        <w:t xml:space="preserve"> minus the </w:t>
      </w:r>
      <w:r w:rsidR="00995917" w:rsidRPr="003A1E4E">
        <w:rPr>
          <w:color w:val="FF0000"/>
        </w:rPr>
        <w:t xml:space="preserve">venular pressure, </w:t>
      </w:r>
      <w:r w:rsidR="00A97E33" w:rsidRPr="003A1E4E">
        <w:rPr>
          <w:color w:val="FF0000"/>
        </w:rPr>
        <w:t xml:space="preserve">divided by the </w:t>
      </w:r>
      <w:r w:rsidR="00995917" w:rsidRPr="003A1E4E">
        <w:rPr>
          <w:color w:val="FF0000"/>
        </w:rPr>
        <w:t>terminal</w:t>
      </w:r>
      <w:r w:rsidR="00377F4E" w:rsidRPr="003A1E4E">
        <w:rPr>
          <w:color w:val="FF0000"/>
        </w:rPr>
        <w:t xml:space="preserve"> homeostatic</w:t>
      </w:r>
      <w:r w:rsidR="00995917" w:rsidRPr="003A1E4E">
        <w:rPr>
          <w:color w:val="FF0000"/>
        </w:rPr>
        <w:t xml:space="preserve"> flow in the coronary trees</w:t>
      </w:r>
      <w:r w:rsidR="00A97E33" w:rsidRPr="003A1E4E">
        <w:rPr>
          <w:color w:val="FF0000"/>
        </w:rPr>
        <w:t xml:space="preserve"> (viz., </w:t>
      </w:r>
      <w:proofErr w:type="spellStart"/>
      <w:r w:rsidR="00A97E33" w:rsidRPr="003A1E4E">
        <w:rPr>
          <w:rFonts w:ascii="Cambria Math" w:hAnsi="Cambria Math"/>
          <w:i/>
          <w:iCs/>
          <w:color w:val="FF0000"/>
        </w:rPr>
        <w:t>R</w:t>
      </w:r>
      <w:r w:rsidR="00A97E33" w:rsidRPr="003A1E4E">
        <w:rPr>
          <w:rFonts w:ascii="Cambria Math" w:hAnsi="Cambria Math"/>
          <w:i/>
          <w:iCs/>
          <w:color w:val="FF0000"/>
          <w:vertAlign w:val="subscript"/>
        </w:rPr>
        <w:t>coronary</w:t>
      </w:r>
      <w:proofErr w:type="spellEnd"/>
      <w:r w:rsidR="00A97E33" w:rsidRPr="003A1E4E">
        <w:rPr>
          <w:rFonts w:ascii="Cambria Math" w:hAnsi="Cambria Math"/>
          <w:i/>
          <w:iCs/>
          <w:color w:val="FF0000"/>
        </w:rPr>
        <w:t xml:space="preserve"> =</w:t>
      </w:r>
      <w:r w:rsidR="00A97E33" w:rsidRPr="003A1E4E">
        <w:rPr>
          <w:color w:val="FF0000"/>
        </w:rPr>
        <w:t xml:space="preserve"> </w:t>
      </w:r>
      <w:r w:rsidR="00A97E33" w:rsidRPr="003A1E4E">
        <w:rPr>
          <w:rFonts w:ascii="Symbol" w:hAnsi="Symbol"/>
          <w:i/>
          <w:iCs/>
          <w:color w:val="FF0000"/>
        </w:rPr>
        <w:t></w:t>
      </w:r>
      <w:r w:rsidR="00A97E33" w:rsidRPr="003A1E4E">
        <w:rPr>
          <w:rFonts w:ascii="Cambria Math" w:hAnsi="Cambria Math"/>
          <w:i/>
          <w:iCs/>
          <w:color w:val="FF0000"/>
        </w:rPr>
        <w:t>P/</w:t>
      </w:r>
      <w:proofErr w:type="spellStart"/>
      <w:r w:rsidR="00262869" w:rsidRPr="003A1E4E">
        <w:rPr>
          <w:rFonts w:ascii="Cambria Math" w:hAnsi="Cambria Math"/>
          <w:i/>
          <w:iCs/>
          <w:color w:val="FF0000"/>
        </w:rPr>
        <w:t>q</w:t>
      </w:r>
      <w:r w:rsidR="00262869" w:rsidRPr="003A1E4E">
        <w:rPr>
          <w:rFonts w:ascii="Cambria Math" w:hAnsi="Cambria Math"/>
          <w:i/>
          <w:iCs/>
          <w:color w:val="FF0000"/>
          <w:vertAlign w:val="subscript"/>
        </w:rPr>
        <w:t>term</w:t>
      </w:r>
      <w:proofErr w:type="spellEnd"/>
      <w:r w:rsidR="00A97E33" w:rsidRPr="003A1E4E">
        <w:rPr>
          <w:color w:val="FF0000"/>
        </w:rPr>
        <w:t>)</w:t>
      </w:r>
      <w:r w:rsidR="00995917" w:rsidRPr="003A1E4E">
        <w:rPr>
          <w:color w:val="FF0000"/>
        </w:rPr>
        <w:t>.</w:t>
      </w:r>
      <w:r w:rsidR="006E041E" w:rsidRPr="003A1E4E">
        <w:rPr>
          <w:color w:val="FF0000"/>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w:t>
      </w:r>
      <w:proofErr w:type="spellStart"/>
      <w:r>
        <w:t>simplex</w:t>
      </w:r>
      <w:proofErr w:type="spellEnd"/>
      <w:r>
        <w:t xml:space="preserve">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40"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40"/>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E4512A">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E4512A">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proofErr w:type="spellStart"/>
      <w:r w:rsidR="00262869" w:rsidRPr="008C7081">
        <w:rPr>
          <w:rFonts w:ascii="Cambria Math" w:hAnsi="Cambria Math"/>
          <w:i/>
          <w:iCs/>
        </w:rPr>
        <w:t>q</w:t>
      </w:r>
      <w:r w:rsidR="00262869" w:rsidRPr="008C7081">
        <w:rPr>
          <w:rFonts w:ascii="Cambria Math" w:hAnsi="Cambria Math"/>
          <w:i/>
          <w:iCs/>
          <w:vertAlign w:val="subscript"/>
        </w:rPr>
        <w:t>h</w:t>
      </w:r>
      <w:proofErr w:type="spellEnd"/>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41"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41"/>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w:t>
      </w:r>
      <w:proofErr w:type="spellStart"/>
      <w:r>
        <w:t>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Figure</w:t>
      </w:r>
      <w:proofErr w:type="spellEnd"/>
      <w:r w:rsidR="00925441">
        <w:t xml:space="preserv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42"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42"/>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43"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43"/>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w:t>
      </w:r>
      <w:proofErr w:type="gramStart"/>
      <w:r w:rsidR="0009763C" w:rsidRPr="00676B60">
        <w:rPr>
          <w:rFonts w:ascii="Cambria Math" w:hAnsi="Cambria Math"/>
          <w:i/>
          <w:iCs w:val="0"/>
        </w:rPr>
        <w:t>D</w:t>
      </w:r>
      <w:r w:rsidR="0009763C" w:rsidRPr="00676B60">
        <w:rPr>
          <w:rFonts w:ascii="Cambria Math" w:hAnsi="Cambria Math"/>
          <w:i/>
          <w:iCs w:val="0"/>
          <w:vertAlign w:val="subscript"/>
        </w:rPr>
        <w:t>h</w:t>
      </w:r>
      <w:r w:rsidR="003A2BE9">
        <w:t xml:space="preserve"> </w:t>
      </w:r>
      <w:r w:rsidR="00A27A25">
        <w:t>,</w:t>
      </w:r>
      <w:proofErr w:type="gramEnd"/>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proofErr w:type="spellStart"/>
      <w:r w:rsidR="00A27A25">
        <w:rPr>
          <w:rFonts w:ascii="Cambria Math" w:hAnsi="Cambria Math"/>
          <w:i/>
        </w:rPr>
        <w:t>p</w:t>
      </w:r>
      <w:r w:rsidR="00A27A25" w:rsidRPr="00676B60">
        <w:rPr>
          <w:rFonts w:ascii="Cambria Math" w:hAnsi="Cambria Math"/>
          <w:i/>
          <w:vertAlign w:val="subscript"/>
        </w:rPr>
        <w:t>h</w:t>
      </w:r>
      <w:proofErr w:type="spellEnd"/>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44"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44"/>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085A45E9"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45" w:name="_Hlk37769280"/>
      <w:r>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fldChar w:fldCharType="separate"/>
      </w:r>
      <w:r w:rsidR="003F6F36" w:rsidRPr="003F6F36">
        <w:rPr>
          <w:noProof/>
        </w:rPr>
        <w:t>(44)</w:t>
      </w:r>
      <w:r>
        <w:fldChar w:fldCharType="end"/>
      </w:r>
      <w:bookmarkEnd w:id="45"/>
      <w:r w:rsidR="00E17BD2">
        <w:t xml:space="preserve"> on epicardial vessels</w:t>
      </w:r>
      <w:r w:rsidR="001E4BA2">
        <w:t xml:space="preserve"> at the same pressure</w:t>
      </w:r>
      <w:r w:rsidR="006A0B26">
        <w:t xml:space="preserve">s. </w:t>
      </w:r>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r w:rsidR="00947402" w:rsidRPr="003A1E4E">
        <w:rPr>
          <w:color w:val="FF0000"/>
        </w:rPr>
        <w:t>t</w:t>
      </w:r>
      <w:r w:rsidR="006A0B26" w:rsidRPr="003A1E4E">
        <w:rPr>
          <w:color w:val="FF0000"/>
        </w:rPr>
        <w:t>he pressure reductions</w:t>
      </w:r>
      <w:r w:rsidR="007A38C3" w:rsidRPr="003A1E4E">
        <w:rPr>
          <w:color w:val="FF0000"/>
        </w:rPr>
        <w:t xml:space="preserve"> across stenoses</w:t>
      </w:r>
      <w:r w:rsidR="006A0B26" w:rsidRPr="003A1E4E">
        <w:rPr>
          <w:color w:val="FF0000"/>
        </w:rPr>
        <w:t xml:space="preserve"> are triggered by different levels of</w:t>
      </w:r>
      <w:r w:rsidR="00905964" w:rsidRPr="003A1E4E">
        <w:rPr>
          <w:color w:val="FF0000"/>
        </w:rPr>
        <w:t xml:space="preserve"> epicardial </w:t>
      </w:r>
      <w:r w:rsidR="007A38C3" w:rsidRPr="003A1E4E">
        <w:rPr>
          <w:color w:val="FF0000"/>
        </w:rPr>
        <w:t>occlusion</w:t>
      </w:r>
      <w:r w:rsidR="00947402" w:rsidRPr="003A1E4E">
        <w:rPr>
          <w:color w:val="FF0000"/>
        </w:rPr>
        <w:t>, our choice</w:t>
      </w:r>
      <w:r w:rsidR="00377F4E" w:rsidRPr="003A1E4E">
        <w:rPr>
          <w:color w:val="FF0000"/>
        </w:rPr>
        <w:t>s</w:t>
      </w:r>
      <w:r w:rsidR="00947402" w:rsidRPr="003A1E4E">
        <w:rPr>
          <w:color w:val="FF0000"/>
        </w:rPr>
        <w:t xml:space="preserve"> of inlet pressures are motivated by the experimental study by </w:t>
      </w:r>
      <w:proofErr w:type="spellStart"/>
      <w:r w:rsidR="00947402" w:rsidRPr="003A1E4E">
        <w:rPr>
          <w:color w:val="FF0000"/>
        </w:rPr>
        <w:t>Kanatsuka</w:t>
      </w:r>
      <w:proofErr w:type="spellEnd"/>
      <w:r w:rsidR="00947402" w:rsidRPr="003A1E4E">
        <w:rPr>
          <w:color w:val="FF0000"/>
        </w:rPr>
        <w:t xml:space="preserve"> et al. </w:t>
      </w:r>
      <w:r w:rsidR="00947402" w:rsidRPr="003A1E4E">
        <w:rPr>
          <w:color w:val="FF0000"/>
        </w:rPr>
        <w:fldChar w:fldCharType="begin" w:fldLock="1"/>
      </w:r>
      <w:r w:rsidR="00352EE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947402" w:rsidRPr="003A1E4E">
        <w:rPr>
          <w:color w:val="FF0000"/>
        </w:rPr>
        <w:fldChar w:fldCharType="separate"/>
      </w:r>
      <w:r w:rsidR="003F6F36" w:rsidRPr="003F6F36">
        <w:rPr>
          <w:noProof/>
          <w:color w:val="FF0000"/>
        </w:rPr>
        <w:t>(44)</w:t>
      </w:r>
      <w:r w:rsidR="00947402" w:rsidRPr="003A1E4E">
        <w:rPr>
          <w:color w:val="FF0000"/>
        </w:rPr>
        <w:fldChar w:fldCharType="end"/>
      </w:r>
      <w:r w:rsidR="00905964" w:rsidRPr="003A1E4E">
        <w:rPr>
          <w:color w:val="FF0000"/>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36D77E08" w:rsidR="00407979" w:rsidRDefault="00407979" w:rsidP="00407979">
      <w:pPr>
        <w:pStyle w:val="Caption"/>
      </w:pPr>
      <w:bookmarkStart w:id="46"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46"/>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52EE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(44)"},"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23E378"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5F879281"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7D81194"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52EE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(50)"},"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25EBA800" w:rsidR="00F00382" w:rsidRDefault="00F00382" w:rsidP="00A63839">
      <w:pPr>
        <w:pStyle w:val="Caption"/>
      </w:pPr>
      <w:bookmarkStart w:id="47"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47"/>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083E81F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352EE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(82)"},"properties":{"noteIndex":0},"schema":"https://github.com/citation-style-language/schema/raw/master/csl-citation.json"}</w:instrText>
      </w:r>
      <w:r w:rsidR="00045749">
        <w:fldChar w:fldCharType="separate"/>
      </w:r>
      <w:r w:rsidR="003F6F36" w:rsidRPr="003F6F36">
        <w:rPr>
          <w:noProof/>
        </w:rPr>
        <w:t>(82)</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52EE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(69)"},"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028F9F47" w:rsidR="00D41A44" w:rsidRDefault="009072FC" w:rsidP="00675386">
      <w:pPr>
        <w:jc w:val="both"/>
      </w:pPr>
      <w:r w:rsidRPr="003A1E4E">
        <w:rPr>
          <w:color w:val="FF0000"/>
        </w:rPr>
        <w:t>R</w:t>
      </w:r>
      <w:r w:rsidR="00D4223A" w:rsidRPr="003A1E4E">
        <w:rPr>
          <w:color w:val="FF0000"/>
        </w:rPr>
        <w:t>ecent</w:t>
      </w:r>
      <w:r w:rsidR="004807F0" w:rsidRPr="003A1E4E">
        <w:rPr>
          <w:color w:val="FF0000"/>
        </w:rPr>
        <w:t xml:space="preserve"> computational</w:t>
      </w:r>
      <w:r w:rsidR="00D4223A" w:rsidRPr="003A1E4E">
        <w:rPr>
          <w:color w:val="FF0000"/>
        </w:rPr>
        <w:t xml:space="preserve"> </w:t>
      </w:r>
      <w:r w:rsidR="00DE257C" w:rsidRPr="003A1E4E">
        <w:rPr>
          <w:color w:val="FF0000"/>
        </w:rPr>
        <w:t>modeling</w:t>
      </w:r>
      <w:r w:rsidR="004038A6" w:rsidRPr="003A1E4E">
        <w:rPr>
          <w:color w:val="FF0000"/>
        </w:rPr>
        <w:t xml:space="preserve"> endeavors in</w:t>
      </w:r>
      <w:r w:rsidR="00F00D9F" w:rsidRPr="003A1E4E">
        <w:rPr>
          <w:color w:val="FF0000"/>
        </w:rPr>
        <w:t xml:space="preserve"> coronary </w:t>
      </w:r>
      <w:r w:rsidR="00DE257C" w:rsidRPr="003A1E4E">
        <w:rPr>
          <w:color w:val="FF0000"/>
        </w:rPr>
        <w:t>physiology</w:t>
      </w:r>
      <w:r w:rsidR="00D4223A" w:rsidRPr="003A1E4E">
        <w:rPr>
          <w:color w:val="FF0000"/>
        </w:rPr>
        <w:t xml:space="preserve"> </w:t>
      </w:r>
      <w:r w:rsidR="00A6062C" w:rsidRPr="003A1E4E">
        <w:rPr>
          <w:color w:val="FF0000"/>
        </w:rPr>
        <w:t>focused on</w:t>
      </w:r>
      <w:r w:rsidR="001E0059" w:rsidRPr="003A1E4E">
        <w:rPr>
          <w:color w:val="FF0000"/>
        </w:rPr>
        <w:t xml:space="preserve"> captur</w:t>
      </w:r>
      <w:r w:rsidR="00A6062C" w:rsidRPr="003A1E4E">
        <w:rPr>
          <w:color w:val="FF0000"/>
        </w:rPr>
        <w:t>ing</w:t>
      </w:r>
      <w:r w:rsidR="001E0059" w:rsidRPr="003A1E4E">
        <w:rPr>
          <w:color w:val="FF0000"/>
        </w:rPr>
        <w:t xml:space="preserve"> key features of</w:t>
      </w:r>
      <w:r w:rsidR="00487C34" w:rsidRPr="003A1E4E">
        <w:rPr>
          <w:color w:val="FF0000"/>
        </w:rPr>
        <w:t xml:space="preserve"> short-term</w:t>
      </w:r>
      <w:r w:rsidR="001E0059" w:rsidRPr="003A1E4E">
        <w:rPr>
          <w:color w:val="FF0000"/>
        </w:rPr>
        <w:t xml:space="preserve"> </w:t>
      </w:r>
      <w:r w:rsidR="000404FB" w:rsidRPr="003A1E4E">
        <w:rPr>
          <w:color w:val="FF0000"/>
        </w:rPr>
        <w:t>coronary</w:t>
      </w:r>
      <w:r w:rsidR="001E0059" w:rsidRPr="003A1E4E">
        <w:rPr>
          <w:color w:val="FF0000"/>
        </w:rPr>
        <w:t xml:space="preserve"> </w:t>
      </w:r>
      <w:r w:rsidR="000404FB" w:rsidRPr="003A1E4E">
        <w:rPr>
          <w:color w:val="FF0000"/>
        </w:rPr>
        <w:t>auto</w:t>
      </w:r>
      <w:r w:rsidR="001E0059" w:rsidRPr="003A1E4E">
        <w:rPr>
          <w:color w:val="FF0000"/>
        </w:rPr>
        <w:t>regulation</w:t>
      </w:r>
      <w:r w:rsidR="00FC2DC9" w:rsidRPr="003A1E4E">
        <w:rPr>
          <w:color w:val="FF0000"/>
        </w:rPr>
        <w:t xml:space="preserve"> using lumped</w:t>
      </w:r>
      <w:r w:rsidR="00D639E4" w:rsidRPr="003A1E4E">
        <w:rPr>
          <w:color w:val="FF0000"/>
        </w:rPr>
        <w:t>-</w:t>
      </w:r>
      <w:r w:rsidR="00FC2DC9" w:rsidRPr="003A1E4E">
        <w:rPr>
          <w:color w:val="FF0000"/>
        </w:rPr>
        <w:t>parameter models</w:t>
      </w:r>
      <w:r w:rsidR="00744092" w:rsidRPr="003A1E4E">
        <w:rPr>
          <w:color w:val="FF0000"/>
        </w:rPr>
        <w:t xml:space="preserve"> </w:t>
      </w:r>
      <w:r w:rsidR="00744092" w:rsidRPr="003A1E4E">
        <w:rPr>
          <w:color w:val="FF0000"/>
        </w:rPr>
        <w:fldChar w:fldCharType="begin" w:fldLock="1"/>
      </w:r>
      <w:r w:rsidR="00352EE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65, 88)"},"properties":{"noteIndex":0},"schema":"https://github.com/citation-style-language/schema/raw/master/csl-citation.json"}</w:instrText>
      </w:r>
      <w:r w:rsidR="00744092" w:rsidRPr="003A1E4E">
        <w:rPr>
          <w:color w:val="FF0000"/>
        </w:rPr>
        <w:fldChar w:fldCharType="separate"/>
      </w:r>
      <w:r w:rsidR="003F6F36" w:rsidRPr="003F6F36">
        <w:rPr>
          <w:noProof/>
          <w:color w:val="FF0000"/>
        </w:rPr>
        <w:t>(18, 65, 88)</w:t>
      </w:r>
      <w:r w:rsidR="00744092" w:rsidRPr="003A1E4E">
        <w:rPr>
          <w:color w:val="FF0000"/>
        </w:rPr>
        <w:fldChar w:fldCharType="end"/>
      </w:r>
      <w:r w:rsidR="00051697" w:rsidRPr="003A1E4E">
        <w:rPr>
          <w:color w:val="FF0000"/>
        </w:rPr>
        <w:t>. However, since the</w:t>
      </w:r>
      <w:r w:rsidR="00D639E4" w:rsidRPr="003A1E4E">
        <w:rPr>
          <w:color w:val="FF0000"/>
        </w:rPr>
        <w:t>se</w:t>
      </w:r>
      <w:r w:rsidR="00051697" w:rsidRPr="003A1E4E">
        <w:rPr>
          <w:color w:val="FF0000"/>
        </w:rPr>
        <w:t xml:space="preserve"> </w:t>
      </w:r>
      <w:r w:rsidR="00A6062C" w:rsidRPr="003A1E4E">
        <w:rPr>
          <w:color w:val="FF0000"/>
        </w:rPr>
        <w:lastRenderedPageBreak/>
        <w:t xml:space="preserve">approaches </w:t>
      </w:r>
      <w:r w:rsidR="00051697" w:rsidRPr="003A1E4E">
        <w:rPr>
          <w:color w:val="FF0000"/>
        </w:rPr>
        <w:t>lack structurally-motivated models for vascular tissue</w:t>
      </w:r>
      <w:r w:rsidR="001E425D" w:rsidRPr="003A1E4E">
        <w:rPr>
          <w:color w:val="FF0000"/>
        </w:rPr>
        <w:t>,</w:t>
      </w:r>
      <w:r w:rsidR="00D4223A" w:rsidRPr="003A1E4E">
        <w:rPr>
          <w:color w:val="FF0000"/>
        </w:rPr>
        <w:t xml:space="preserve"> the</w:t>
      </w:r>
      <w:r w:rsidR="00A6062C" w:rsidRPr="003A1E4E">
        <w:rPr>
          <w:color w:val="FF0000"/>
        </w:rPr>
        <w:t>y are not equipped for</w:t>
      </w:r>
      <w:r w:rsidR="00D4223A" w:rsidRPr="003A1E4E">
        <w:rPr>
          <w:color w:val="FF0000"/>
        </w:rPr>
        <w:t xml:space="preserve"> </w:t>
      </w:r>
      <w:r w:rsidR="00D1543D" w:rsidRPr="003A1E4E">
        <w:rPr>
          <w:color w:val="FF0000"/>
        </w:rPr>
        <w:t>predict</w:t>
      </w:r>
      <w:r w:rsidR="00A6062C" w:rsidRPr="003A1E4E">
        <w:rPr>
          <w:color w:val="FF0000"/>
        </w:rPr>
        <w:t>ing</w:t>
      </w:r>
      <w:r w:rsidR="00627316" w:rsidRPr="003A1E4E">
        <w:rPr>
          <w:color w:val="FF0000"/>
        </w:rPr>
        <w:t xml:space="preserve"> long-term</w:t>
      </w:r>
      <w:r w:rsidR="00D6200B" w:rsidRPr="003A1E4E">
        <w:rPr>
          <w:color w:val="FF0000"/>
        </w:rPr>
        <w:t xml:space="preserve"> pathophysiolog</w:t>
      </w:r>
      <w:r w:rsidR="005A2CF6" w:rsidRPr="003A1E4E">
        <w:rPr>
          <w:color w:val="FF0000"/>
        </w:rPr>
        <w:t>i</w:t>
      </w:r>
      <w:r w:rsidR="00A6062C" w:rsidRPr="003A1E4E">
        <w:rPr>
          <w:color w:val="FF0000"/>
        </w:rPr>
        <w:t>c</w:t>
      </w:r>
      <w:r w:rsidR="005E275A" w:rsidRPr="003A1E4E">
        <w:rPr>
          <w:color w:val="FF0000"/>
        </w:rPr>
        <w:t xml:space="preserve"> </w:t>
      </w:r>
      <w:r w:rsidR="00A6062C" w:rsidRPr="003A1E4E">
        <w:rPr>
          <w:color w:val="FF0000"/>
        </w:rPr>
        <w:t>responses of the coronary circulation</w:t>
      </w:r>
      <w:r w:rsidR="00854B78" w:rsidRPr="003A1E4E">
        <w:rPr>
          <w:color w:val="FF0000"/>
        </w:rPr>
        <w:t xml:space="preserve">. </w:t>
      </w:r>
      <w:r w:rsidR="004733EC" w:rsidRPr="003A1E4E">
        <w:rPr>
          <w:color w:val="FF0000"/>
        </w:rPr>
        <w:t>To address this need, this work aimed to produce a unified computational approach that could integrate vascular responses at the short time scales (e.g., autoregulation) as well as long time scales (e.g. vascular growth and remodeling)</w:t>
      </w:r>
      <w:r w:rsidR="00E91D5D">
        <w:rPr>
          <w:color w:val="FF0000"/>
        </w:rPr>
        <w:t xml:space="preserve"> </w:t>
      </w:r>
      <w:del w:id="48" w:author="Figueroa, C Alberto" w:date="2020-09-17T17:41:00Z">
        <w:r w:rsidR="00E91D5D" w:rsidDel="009E05BF">
          <w:rPr>
            <w:color w:val="FF0000"/>
          </w:rPr>
          <w:delText>with integration of diverse</w:delText>
        </w:r>
      </w:del>
      <w:ins w:id="49" w:author="Figueroa, C Alberto" w:date="2020-09-17T17:41:00Z">
        <w:r w:rsidR="009E05BF">
          <w:rPr>
            <w:color w:val="FF0000"/>
          </w:rPr>
          <w:t>while including</w:t>
        </w:r>
      </w:ins>
      <w:r w:rsidR="00E91D5D">
        <w:rPr>
          <w:color w:val="FF0000"/>
        </w:rPr>
        <w:t xml:space="preserve"> </w:t>
      </w:r>
      <w:del w:id="50" w:author="Figueroa, C Alberto" w:date="2020-09-17T17:41:00Z">
        <w:r w:rsidR="00E91D5D" w:rsidDel="009E05BF">
          <w:rPr>
            <w:color w:val="FF0000"/>
          </w:rPr>
          <w:delText xml:space="preserve">data from </w:delText>
        </w:r>
      </w:del>
      <w:r w:rsidR="00E91D5D">
        <w:rPr>
          <w:color w:val="FF0000"/>
        </w:rPr>
        <w:t xml:space="preserve">morphometric, hemodynamics and structural </w:t>
      </w:r>
      <w:del w:id="51" w:author="Figueroa, C Alberto" w:date="2020-09-17T17:41:00Z">
        <w:r w:rsidR="00E91D5D" w:rsidDel="009E05BF">
          <w:rPr>
            <w:color w:val="FF0000"/>
          </w:rPr>
          <w:delText>measurements</w:delText>
        </w:r>
      </w:del>
      <w:ins w:id="52" w:author="Figueroa, C Alberto" w:date="2020-09-17T17:41:00Z">
        <w:r w:rsidR="009E05BF">
          <w:rPr>
            <w:color w:val="FF0000"/>
          </w:rPr>
          <w:t>data</w:t>
        </w:r>
      </w:ins>
      <w:r w:rsidR="004733EC" w:rsidRPr="003A1E4E">
        <w:rPr>
          <w:color w:val="FF0000"/>
        </w:rPr>
        <w:t xml:space="preserve">. This design goal resulted in the adoption of a </w:t>
      </w:r>
      <w:proofErr w:type="gramStart"/>
      <w:r w:rsidR="004733EC" w:rsidRPr="003A1E4E">
        <w:rPr>
          <w:color w:val="FF0000"/>
        </w:rPr>
        <w:t>structurally-motivated</w:t>
      </w:r>
      <w:proofErr w:type="gramEnd"/>
      <w:r w:rsidR="004733EC" w:rsidRPr="003A1E4E">
        <w:rPr>
          <w:color w:val="FF0000"/>
        </w:rPr>
        <w:t xml:space="preserve"> modeling framework, widely used </w:t>
      </w:r>
      <w:ins w:id="53" w:author="Figueroa, C Alberto" w:date="2020-09-17T17:41:00Z">
        <w:r w:rsidR="009E05BF">
          <w:rPr>
            <w:color w:val="FF0000"/>
          </w:rPr>
          <w:t xml:space="preserve">by the </w:t>
        </w:r>
      </w:ins>
      <w:del w:id="54" w:author="Figueroa, C Alberto" w:date="2020-09-17T17:41:00Z">
        <w:r w:rsidR="004733EC" w:rsidRPr="003A1E4E" w:rsidDel="009E05BF">
          <w:rPr>
            <w:color w:val="FF0000"/>
          </w:rPr>
          <w:delText xml:space="preserve">in </w:delText>
        </w:r>
      </w:del>
      <w:r w:rsidR="004733EC" w:rsidRPr="003A1E4E">
        <w:rPr>
          <w:color w:val="FF0000"/>
        </w:rPr>
        <w:t>tissue growth and remodeling</w:t>
      </w:r>
      <w:ins w:id="55" w:author="Figueroa, C Alberto" w:date="2020-09-17T17:41:00Z">
        <w:r w:rsidR="009E05BF">
          <w:rPr>
            <w:color w:val="FF0000"/>
          </w:rPr>
          <w:t xml:space="preserve"> community</w:t>
        </w:r>
      </w:ins>
      <w:r w:rsidR="004733EC" w:rsidRPr="003A1E4E">
        <w:rPr>
          <w:color w:val="FF0000"/>
        </w:rPr>
        <w:t>, such as the constrained mixture theory.</w:t>
      </w:r>
      <w:r w:rsidR="00D41A44" w:rsidRPr="003A1E4E">
        <w:rPr>
          <w:color w:val="FF0000"/>
        </w:rPr>
        <w:t xml:space="preserve"> </w:t>
      </w:r>
      <w:r w:rsidR="00A6062C" w:rsidRPr="003A1E4E">
        <w:rPr>
          <w:color w:val="FF0000"/>
        </w:rPr>
        <w:t>The</w:t>
      </w:r>
      <w:r w:rsidR="0056314D" w:rsidRPr="003A1E4E">
        <w:rPr>
          <w:color w:val="FF0000"/>
        </w:rPr>
        <w:t xml:space="preserve"> </w:t>
      </w:r>
      <w:r w:rsidR="00AB39D8" w:rsidRPr="003A1E4E">
        <w:rPr>
          <w:color w:val="FF0000"/>
        </w:rPr>
        <w:t>constrained mixture</w:t>
      </w:r>
      <w:r w:rsidR="00A6062C" w:rsidRPr="003A1E4E">
        <w:rPr>
          <w:color w:val="FF0000"/>
        </w:rPr>
        <w:t xml:space="preserve"> enables</w:t>
      </w:r>
      <w:r w:rsidR="0056314D" w:rsidRPr="003A1E4E">
        <w:rPr>
          <w:color w:val="FF0000"/>
        </w:rPr>
        <w:t xml:space="preserve"> integrat</w:t>
      </w:r>
      <w:r w:rsidR="00A6062C" w:rsidRPr="003A1E4E">
        <w:rPr>
          <w:color w:val="FF0000"/>
        </w:rPr>
        <w:t>ion of</w:t>
      </w:r>
      <w:r w:rsidR="00F6640E" w:rsidRPr="003A1E4E">
        <w:rPr>
          <w:color w:val="FF0000"/>
        </w:rPr>
        <w:t xml:space="preserve"> microstructural properties and cellular level functions </w:t>
      </w:r>
      <w:r w:rsidR="00D057F4" w:rsidRPr="003A1E4E">
        <w:rPr>
          <w:color w:val="FF0000"/>
        </w:rPr>
        <w:t>within the</w:t>
      </w:r>
      <w:r w:rsidR="00F6640E" w:rsidRPr="003A1E4E">
        <w:rPr>
          <w:color w:val="FF0000"/>
        </w:rPr>
        <w:t xml:space="preserve"> vessel </w:t>
      </w:r>
      <w:r w:rsidR="00D057F4" w:rsidRPr="003A1E4E">
        <w:rPr>
          <w:color w:val="FF0000"/>
        </w:rPr>
        <w:t xml:space="preserve">wall </w:t>
      </w:r>
      <w:r w:rsidR="00F6640E" w:rsidRPr="003A1E4E">
        <w:rPr>
          <w:color w:val="FF0000"/>
        </w:rPr>
        <w:t xml:space="preserve">in a nonlinear continuum mechanics </w:t>
      </w:r>
      <w:r w:rsidR="003D5221" w:rsidRPr="003A1E4E">
        <w:rPr>
          <w:color w:val="FF0000"/>
        </w:rPr>
        <w:t>framework</w:t>
      </w:r>
      <w:r w:rsidR="00206C5A">
        <w:rPr>
          <w:color w:val="FF0000"/>
        </w:rPr>
        <w:t>.</w:t>
      </w:r>
      <w:r w:rsidR="00F6640E" w:rsidRPr="003A1E4E">
        <w:rPr>
          <w:color w:val="FF0000"/>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3A1E4E">
        <w:rPr>
          <w:color w:val="FF0000"/>
        </w:rPr>
        <w:t xml:space="preserve">The main findings of </w:t>
      </w:r>
      <w:r w:rsidR="00D41A44" w:rsidRPr="003A1E4E">
        <w:rPr>
          <w:color w:val="FF0000"/>
        </w:rPr>
        <w:t>each of the three stages of the model is discussed next.</w:t>
      </w:r>
    </w:p>
    <w:p w14:paraId="54B6FFBC" w14:textId="38FB8CC8"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52EE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52EE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(57)"},"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3A1E4E">
        <w:rPr>
          <w:color w:val="FF0000"/>
        </w:rPr>
        <w:t>Although the</w:t>
      </w:r>
      <w:r w:rsidR="00AB5809" w:rsidRPr="003A1E4E">
        <w:rPr>
          <w:color w:val="FF0000"/>
        </w:rPr>
        <w:t xml:space="preserve"> constituent</w:t>
      </w:r>
      <w:r w:rsidR="003F6F36" w:rsidRPr="003A1E4E">
        <w:rPr>
          <w:color w:val="FF0000"/>
        </w:rPr>
        <w:t xml:space="preserve"> pre-stretches </w:t>
      </w:r>
      <w:r w:rsidR="00985D90" w:rsidRPr="003A1E4E">
        <w:rPr>
          <w:color w:val="FF0000"/>
        </w:rPr>
        <w:t>are difficult to</w:t>
      </w:r>
      <w:r w:rsidR="003F6F36" w:rsidRPr="003A1E4E">
        <w:rPr>
          <w:color w:val="FF0000"/>
        </w:rPr>
        <w:t xml:space="preserve"> measure experimentally </w:t>
      </w:r>
      <w:r w:rsidR="003F6F36" w:rsidRPr="003A1E4E">
        <w:rPr>
          <w:color w:val="FF0000"/>
        </w:rPr>
        <w:fldChar w:fldCharType="begin" w:fldLock="1"/>
      </w:r>
      <w:r w:rsidR="00352EE6">
        <w:rPr>
          <w:color w:val="FF0000"/>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eviouslyFormattedCitation":"(36)"},"properties":{"noteIndex":0},"schema":"https://github.com/citation-style-language/schema/raw/master/csl-citation.json"}</w:instrText>
      </w:r>
      <w:r w:rsidR="003F6F36" w:rsidRPr="003A1E4E">
        <w:rPr>
          <w:color w:val="FF0000"/>
        </w:rPr>
        <w:fldChar w:fldCharType="separate"/>
      </w:r>
      <w:r w:rsidR="003F6F36" w:rsidRPr="003A1E4E">
        <w:rPr>
          <w:noProof/>
          <w:color w:val="FF0000"/>
        </w:rPr>
        <w:t>(36)</w:t>
      </w:r>
      <w:r w:rsidR="003F6F36" w:rsidRPr="003A1E4E">
        <w:rPr>
          <w:color w:val="FF0000"/>
        </w:rPr>
        <w:fldChar w:fldCharType="end"/>
      </w:r>
      <w:r w:rsidR="003F6F36" w:rsidRPr="003A1E4E">
        <w:rPr>
          <w:color w:val="FF0000"/>
        </w:rPr>
        <w:t xml:space="preserve">, they play a crucial role in determining the passive behavior of the vessel wall in </w:t>
      </w:r>
      <w:r w:rsidR="001056FD" w:rsidRPr="003A1E4E">
        <w:rPr>
          <w:color w:val="FF0000"/>
        </w:rPr>
        <w:t xml:space="preserve">its operating </w:t>
      </w:r>
      <w:r w:rsidR="002F70B2">
        <w:rPr>
          <w:color w:val="FF0000"/>
        </w:rPr>
        <w:t xml:space="preserve">transmural </w:t>
      </w:r>
      <w:r w:rsidR="001056FD" w:rsidRPr="003A1E4E">
        <w:rPr>
          <w:color w:val="FF0000"/>
        </w:rPr>
        <w:t>pressure.</w:t>
      </w:r>
    </w:p>
    <w:p w14:paraId="7197D20C" w14:textId="440EAAF9"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52EE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(74)"},"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156A841"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52EE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(87)"},"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3A1E4E" w:rsidRDefault="00B55689" w:rsidP="00AA5000">
      <w:pPr>
        <w:jc w:val="both"/>
        <w:rPr>
          <w:color w:val="FF0000"/>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w:t>
      </w:r>
      <w:proofErr w:type="spellStart"/>
      <w:r w:rsidR="00783BF0">
        <w:t>e.g</w:t>
      </w:r>
      <w:proofErr w:type="spellEnd"/>
      <w:r w:rsidR="00783BF0">
        <w:t>, diameters), structural (</w:t>
      </w:r>
      <w:proofErr w:type="spellStart"/>
      <w:r w:rsidR="00783BF0">
        <w:t>e.g</w:t>
      </w:r>
      <w:proofErr w:type="spellEnd"/>
      <w:r w:rsidR="00783BF0">
        <w:t>,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7E2786E"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52EE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rPr>
        <w:instrText>∼</w:instrText>
      </w:r>
      <w:r w:rsidR="00352EE6">
        <w:instrText>2.2, which deviates from Murray’s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78)","previouslyFormattedCitation":"(46, 59, 61, 78)"},"properties":{"noteIndex":0},"schema":"https://github.com/citation-style-language/schema/raw/master/csl-citation.json"}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w:t>
      </w:r>
      <w:proofErr w:type="spellStart"/>
      <w:r w:rsidR="006812CE">
        <w:t>Reneman</w:t>
      </w:r>
      <w:proofErr w:type="spellEnd"/>
      <w:r w:rsidR="006812CE">
        <w:t xml:space="preserve">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w:t>
      </w:r>
      <w:proofErr w:type="spellStart"/>
      <w:r w:rsidR="006812CE">
        <w:t>Suwa</w:t>
      </w:r>
      <w:proofErr w:type="spellEnd"/>
      <w:r w:rsidR="006812CE">
        <w:t xml:space="preserve"> and </w:t>
      </w:r>
      <w:r w:rsidR="00E8621F">
        <w:t>colleagues</w:t>
      </w:r>
      <w:r w:rsidR="006812CE">
        <w:t xml:space="preserve"> </w:t>
      </w:r>
      <w:r w:rsidR="006812CE">
        <w:fldChar w:fldCharType="begin" w:fldLock="1"/>
      </w:r>
      <w:r w:rsidR="00352EE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(78)"},"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w:t>
      </w:r>
      <w:proofErr w:type="spellStart"/>
      <w:r w:rsidR="006812CE">
        <w:t>Kassab</w:t>
      </w:r>
      <w:proofErr w:type="spellEnd"/>
      <w:r w:rsidR="006812CE">
        <w:t xml:space="preserve"> and Fung </w:t>
      </w:r>
      <w:r w:rsidR="006812CE">
        <w:fldChar w:fldCharType="begin" w:fldLock="1"/>
      </w:r>
      <w:r w:rsidR="00352EE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(46)"},"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Pr>
          <w:color w:val="FF0000"/>
        </w:rPr>
        <w:t>We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r w:rsidR="00352EE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52EE6">
        <w:rPr>
          <w:rFonts w:ascii="Cambria Math" w:hAnsi="Cambria Math" w:cs="Cambria Math"/>
          <w:color w:val="FF0000"/>
        </w:rPr>
        <w:instrText>∼</w:instrText>
      </w:r>
      <w:r w:rsidR="00352EE6">
        <w:rPr>
          <w:color w:val="FF0000"/>
        </w:rPr>
        <w:instrText>2.2, which deviates from Murray</w:instrText>
      </w:r>
      <w:r w:rsidR="00352EE6">
        <w:rPr>
          <w:rFonts w:ascii="Times New Roman" w:hAnsi="Times New Roman" w:cs="Times New Roman"/>
          <w:color w:val="FF0000"/>
        </w:rPr>
        <w:instrText>’</w:instrText>
      </w:r>
      <w:r w:rsidR="00352EE6">
        <w:rPr>
          <w:color w:val="FF0000"/>
        </w:rPr>
        <w:instrText>s prediction of 3.0. Furthermore, we found the total arterial equivalent resistance to be 0.93, 0.77, and 1.28 mmHg</w:instrText>
      </w:r>
      <w:r w:rsidR="00352EE6">
        <w:rPr>
          <w:rFonts w:ascii="Times New Roman" w:hAnsi="Times New Roman" w:cs="Times New Roman"/>
          <w:color w:val="FF0000"/>
        </w:rPr>
        <w:instrText>·</w:instrText>
      </w:r>
      <w:r w:rsidR="00352EE6">
        <w:rPr>
          <w:color w:val="FF0000"/>
        </w:rPr>
        <w:instrText>ml</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s</w:instrText>
      </w:r>
      <w:r w:rsidR="00352EE6">
        <w:rPr>
          <w:rFonts w:ascii="Times New Roman" w:hAnsi="Times New Roman" w:cs="Times New Roman"/>
          <w:color w:val="FF0000"/>
        </w:rPr>
        <w:instrText>−</w:instrText>
      </w:r>
      <w:r w:rsidR="00352EE6">
        <w:rPr>
          <w:color w:val="FF0000"/>
        </w:rPr>
        <w:instrText>1</w:instrText>
      </w:r>
      <w:r w:rsidR="00352EE6">
        <w:rPr>
          <w:rFonts w:ascii="Times New Roman" w:hAnsi="Times New Roman" w:cs="Times New Roman"/>
          <w:color w:val="FF0000"/>
        </w:rPr>
        <w:instrText>·</w:instrText>
      </w:r>
      <w:r w:rsidR="00352EE6">
        <w:rPr>
          <w:color w:val="FF0000"/>
        </w:rPr>
        <w:instrText>g</w:instrText>
      </w:r>
      <w:r w:rsidR="00352EE6">
        <w:rPr>
          <w:rFonts w:ascii="Times New Roman" w:hAnsi="Times New Roman" w:cs="Times New Roman"/>
          <w:color w:val="FF0000"/>
        </w:rPr>
        <w:instrText>−</w:instrText>
      </w:r>
      <w:r w:rsidR="00352EE6">
        <w:rPr>
          <w:color w:val="FF0000"/>
        </w:rPr>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(61)"},"properties":{"noteIndex":0},"schema":"https://github.com/citation-style-language/schema/raw/master/csl-citation.json"}</w:instrText>
      </w:r>
      <w:r w:rsidR="00B1663F">
        <w:rPr>
          <w:color w:val="FF0000"/>
        </w:rPr>
        <w:fldChar w:fldCharType="separate"/>
      </w:r>
      <w:r w:rsidR="003F6F36" w:rsidRPr="003F6F36">
        <w:rPr>
          <w:noProof/>
          <w:color w:val="FF0000"/>
        </w:rPr>
        <w:t>(61)</w:t>
      </w:r>
      <w:r w:rsidR="00B1663F">
        <w:rPr>
          <w:color w:val="FF0000"/>
        </w:rPr>
        <w:fldChar w:fldCharType="end"/>
      </w:r>
      <w:r w:rsidR="00B1663F">
        <w:rPr>
          <w:color w:val="FF0000"/>
        </w:rPr>
        <w:t xml:space="preserve"> that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3692E5FD"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B545C6">
        <w:rPr>
          <w:color w:val="FF0000"/>
        </w:rPr>
        <w:t>This formulation</w:t>
      </w:r>
      <w:r w:rsidR="00F05F7C" w:rsidRPr="003A1E4E">
        <w:rPr>
          <w:color w:val="FF0000"/>
        </w:rPr>
        <w:t xml:space="preserve"> was </w:t>
      </w:r>
      <w:r w:rsidR="008B67CF" w:rsidRPr="003A1E4E">
        <w:rPr>
          <w:color w:val="FF0000"/>
        </w:rPr>
        <w:t>motivated by</w:t>
      </w:r>
      <w:r w:rsidR="00F05F7C" w:rsidRPr="003A1E4E">
        <w:rPr>
          <w:color w:val="FF0000"/>
        </w:rPr>
        <w:t xml:space="preserve"> the ex-vivo experimental measurements </w:t>
      </w:r>
      <w:r w:rsidR="008B67CF" w:rsidRPr="003A1E4E">
        <w:rPr>
          <w:color w:val="FF0000"/>
        </w:rPr>
        <w:t>in</w:t>
      </w:r>
      <w:r w:rsidR="00F05F7C" w:rsidRPr="003A1E4E">
        <w:rPr>
          <w:color w:val="FF0000"/>
        </w:rPr>
        <w:t xml:space="preserve"> </w:t>
      </w:r>
      <w:r w:rsidR="003E0014" w:rsidRPr="003A1E4E">
        <w:rPr>
          <w:color w:val="FF0000"/>
        </w:rPr>
        <w:fldChar w:fldCharType="begin" w:fldLock="1"/>
      </w:r>
      <w:r w:rsidR="00352EE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(54)"},"properties":{"noteIndex":0},"schema":"https://github.com/citation-style-language/schema/raw/master/csl-citation.json"}</w:instrText>
      </w:r>
      <w:r w:rsidR="003E0014" w:rsidRPr="003A1E4E">
        <w:rPr>
          <w:color w:val="FF0000"/>
        </w:rPr>
        <w:fldChar w:fldCharType="separate"/>
      </w:r>
      <w:r w:rsidR="003F6F36" w:rsidRPr="003F6F36">
        <w:rPr>
          <w:noProof/>
          <w:color w:val="FF0000"/>
        </w:rPr>
        <w:t>(54)</w:t>
      </w:r>
      <w:r w:rsidR="003E0014" w:rsidRPr="003A1E4E">
        <w:rPr>
          <w:color w:val="FF0000"/>
        </w:rPr>
        <w:fldChar w:fldCharType="end"/>
      </w:r>
      <w:r w:rsidR="00086668" w:rsidRPr="003A1E4E">
        <w:rPr>
          <w:color w:val="FF0000"/>
          <w:rtl/>
        </w:rPr>
        <w:t xml:space="preserve"> </w:t>
      </w:r>
      <w:r w:rsidR="00086668" w:rsidRPr="003A1E4E">
        <w:rPr>
          <w:color w:val="FF0000"/>
        </w:rPr>
        <w:t>where</w:t>
      </w:r>
      <w:r w:rsidR="00F05F7C" w:rsidRPr="003A1E4E">
        <w:rPr>
          <w:color w:val="FF0000"/>
        </w:rPr>
        <w:t xml:space="preserve"> the </w:t>
      </w:r>
      <w:r w:rsidR="008B67CF" w:rsidRPr="003A1E4E">
        <w:rPr>
          <w:color w:val="FF0000"/>
        </w:rPr>
        <w:t xml:space="preserve">transmural </w:t>
      </w:r>
      <w:r w:rsidR="00F05F7C" w:rsidRPr="003A1E4E">
        <w:rPr>
          <w:color w:val="FF0000"/>
        </w:rPr>
        <w:t xml:space="preserve">pressure </w:t>
      </w:r>
      <w:r w:rsidR="00E104AA">
        <w:rPr>
          <w:color w:val="FF0000"/>
        </w:rPr>
        <w:t>controls</w:t>
      </w:r>
      <w:r w:rsidR="00086668" w:rsidRPr="003A1E4E">
        <w:rPr>
          <w:color w:val="FF0000"/>
        </w:rPr>
        <w:t xml:space="preserve"> </w:t>
      </w:r>
      <w:r w:rsidR="00E104AA">
        <w:rPr>
          <w:color w:val="FF0000"/>
        </w:rPr>
        <w:t>the</w:t>
      </w:r>
      <w:r w:rsidR="00086668" w:rsidRPr="003A1E4E">
        <w:rPr>
          <w:color w:val="FF0000"/>
        </w:rPr>
        <w:t xml:space="preserve"> </w:t>
      </w:r>
      <w:r w:rsidR="00F05F7C" w:rsidRPr="003A1E4E">
        <w:rPr>
          <w:color w:val="FF0000"/>
        </w:rPr>
        <w:t>myogenic</w:t>
      </w:r>
      <w:r w:rsidR="00086668" w:rsidRPr="003A1E4E">
        <w:rPr>
          <w:color w:val="FF0000"/>
        </w:rPr>
        <w:t xml:space="preserve"> </w:t>
      </w:r>
      <w:r w:rsidR="00E104AA">
        <w:rPr>
          <w:color w:val="FF0000"/>
        </w:rPr>
        <w:t>response</w:t>
      </w:r>
      <w:r w:rsidR="00F05F7C" w:rsidRPr="003A1E4E">
        <w:rPr>
          <w:color w:val="FF0000"/>
        </w:rPr>
        <w:t xml:space="preserve">. </w:t>
      </w:r>
      <w:r w:rsidR="00CA0D64" w:rsidRPr="003A1E4E">
        <w:rPr>
          <w:color w:val="FF0000"/>
        </w:rPr>
        <w:t>Alternatively</w:t>
      </w:r>
      <w:r w:rsidR="00F05F7C" w:rsidRPr="003A1E4E">
        <w:rPr>
          <w:color w:val="FF0000"/>
        </w:rPr>
        <w:t>,</w:t>
      </w:r>
      <w:r w:rsidR="00CA0D64" w:rsidRPr="003A1E4E">
        <w:rPr>
          <w:color w:val="FF0000"/>
        </w:rPr>
        <w:t xml:space="preserve"> other </w:t>
      </w:r>
      <w:r w:rsidR="00151E64" w:rsidRPr="003A1E4E">
        <w:rPr>
          <w:color w:val="FF0000"/>
        </w:rPr>
        <w:t xml:space="preserve">modeling </w:t>
      </w:r>
      <w:r w:rsidR="00CA0D64" w:rsidRPr="003A1E4E">
        <w:rPr>
          <w:color w:val="FF0000"/>
        </w:rPr>
        <w:t xml:space="preserve">studies have </w:t>
      </w:r>
      <w:r w:rsidR="00151E64" w:rsidRPr="003A1E4E">
        <w:rPr>
          <w:color w:val="FF0000"/>
        </w:rPr>
        <w:t>assumed</w:t>
      </w:r>
      <w:r w:rsidR="00CA0D64" w:rsidRPr="003A1E4E">
        <w:rPr>
          <w:color w:val="FF0000"/>
        </w:rPr>
        <w:t xml:space="preserve"> that</w:t>
      </w:r>
      <w:r w:rsidR="00F05F7C" w:rsidRPr="003A1E4E">
        <w:rPr>
          <w:color w:val="FF0000"/>
        </w:rPr>
        <w:t xml:space="preserve"> the circumferential </w:t>
      </w:r>
      <w:r w:rsidR="00D1711E" w:rsidRPr="003A1E4E">
        <w:rPr>
          <w:color w:val="FF0000"/>
        </w:rPr>
        <w:t xml:space="preserve">wall </w:t>
      </w:r>
      <w:r w:rsidR="00F05F7C" w:rsidRPr="003A1E4E">
        <w:rPr>
          <w:color w:val="FF0000"/>
        </w:rPr>
        <w:t>stress</w:t>
      </w:r>
      <w:r w:rsidR="00CA1DC6">
        <w:rPr>
          <w:color w:val="FF0000"/>
        </w:rPr>
        <w:t xml:space="preserve"> </w:t>
      </w:r>
      <w:r w:rsidR="00CA1DC6" w:rsidRPr="00993EBA">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r>
          <w:rPr>
            <w:rFonts w:ascii="Cambria Math" w:hAnsi="Cambria Math"/>
            <w:color w:val="FF0000"/>
          </w:rPr>
          <m:t>D/2H</m:t>
        </m:r>
      </m:oMath>
      <w:r w:rsidR="00CA1DC6" w:rsidRPr="00993EBA">
        <w:rPr>
          <w:color w:val="FF0000"/>
        </w:rPr>
        <w:t xml:space="preserve">) </w:t>
      </w:r>
      <w:r w:rsidR="00F05F7C" w:rsidRPr="003A1E4E">
        <w:rPr>
          <w:color w:val="FF0000"/>
        </w:rPr>
        <w:t xml:space="preserve"> sensed by the SMCs </w:t>
      </w:r>
      <w:r w:rsidR="00CA0D64" w:rsidRPr="003A1E4E">
        <w:rPr>
          <w:color w:val="FF0000"/>
        </w:rPr>
        <w:t>is</w:t>
      </w:r>
      <w:r w:rsidR="008B67CF" w:rsidRPr="003A1E4E">
        <w:rPr>
          <w:color w:val="FF0000"/>
        </w:rPr>
        <w:t xml:space="preserve"> </w:t>
      </w:r>
      <w:r w:rsidR="00F05F7C" w:rsidRPr="003A1E4E">
        <w:rPr>
          <w:color w:val="FF0000"/>
        </w:rPr>
        <w:t>the signal for the myogenic control mechanism</w:t>
      </w:r>
      <w:r w:rsidR="00CA0D64" w:rsidRPr="003A1E4E">
        <w:rPr>
          <w:color w:val="FF0000"/>
        </w:rPr>
        <w:t xml:space="preserve"> </w:t>
      </w:r>
      <w:r w:rsidR="00CA0D64" w:rsidRPr="003A1E4E">
        <w:rPr>
          <w:color w:val="FF0000"/>
        </w:rPr>
        <w:fldChar w:fldCharType="begin" w:fldLock="1"/>
      </w:r>
      <w:r w:rsidR="00352EE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86)","previouslyFormattedCitation":"(37, 86)"},"properties":{"noteIndex":0},"schema":"https://github.com/citation-style-language/schema/raw/master/csl-citation.json"}</w:instrText>
      </w:r>
      <w:r w:rsidR="00CA0D64" w:rsidRPr="003A1E4E">
        <w:rPr>
          <w:color w:val="FF0000"/>
        </w:rPr>
        <w:fldChar w:fldCharType="separate"/>
      </w:r>
      <w:r w:rsidR="003F6F36" w:rsidRPr="003F6F36">
        <w:rPr>
          <w:noProof/>
          <w:color w:val="FF0000"/>
        </w:rPr>
        <w:t>(37, 86)</w:t>
      </w:r>
      <w:r w:rsidR="00CA0D64" w:rsidRPr="003A1E4E">
        <w:rPr>
          <w:color w:val="FF0000"/>
        </w:rPr>
        <w:fldChar w:fldCharType="end"/>
      </w:r>
      <w:r w:rsidR="00F17441">
        <w:rPr>
          <w:color w:val="FF0000"/>
        </w:rPr>
        <w:t>,</w:t>
      </w:r>
      <w:r w:rsidR="00FA7017" w:rsidRPr="003A1E4E">
        <w:rPr>
          <w:color w:val="FF0000"/>
        </w:rPr>
        <w:t xml:space="preserve"> based on earlier studies </w:t>
      </w:r>
      <w:r w:rsidR="00FA7017" w:rsidRPr="003A1E4E">
        <w:rPr>
          <w:color w:val="FF0000"/>
        </w:rPr>
        <w:fldChar w:fldCharType="begin" w:fldLock="1"/>
      </w:r>
      <w:r w:rsidR="00352EE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(39)"},"properties":{"noteIndex":0},"schema":"https://github.com/citation-style-language/schema/raw/master/csl-citation.json"}</w:instrText>
      </w:r>
      <w:r w:rsidR="00FA7017" w:rsidRPr="003A1E4E">
        <w:rPr>
          <w:color w:val="FF0000"/>
        </w:rPr>
        <w:fldChar w:fldCharType="separate"/>
      </w:r>
      <w:r w:rsidR="003F6F36" w:rsidRPr="003F6F36">
        <w:rPr>
          <w:noProof/>
          <w:color w:val="FF0000"/>
        </w:rPr>
        <w:t>(39)</w:t>
      </w:r>
      <w:r w:rsidR="00FA7017" w:rsidRPr="003A1E4E">
        <w:rPr>
          <w:color w:val="FF0000"/>
        </w:rPr>
        <w:fldChar w:fldCharType="end"/>
      </w:r>
      <w:r w:rsidR="00F05F7C" w:rsidRPr="003A1E4E">
        <w:rPr>
          <w:color w:val="FF0000"/>
        </w:rPr>
        <w:t xml:space="preserve">. This theoretical </w:t>
      </w:r>
      <w:r w:rsidR="004B131D" w:rsidRPr="003A1E4E">
        <w:rPr>
          <w:color w:val="FF0000"/>
        </w:rPr>
        <w:t>discrepancy</w:t>
      </w:r>
      <w:r w:rsidR="00F05F7C" w:rsidRPr="003A1E4E">
        <w:rPr>
          <w:color w:val="FF0000"/>
        </w:rPr>
        <w:t xml:space="preserve"> is circumvented </w:t>
      </w:r>
      <w:r w:rsidR="007660A4" w:rsidRPr="003A1E4E">
        <w:rPr>
          <w:color w:val="FF0000"/>
        </w:rPr>
        <w:t>in our model</w:t>
      </w:r>
      <w:r w:rsidR="00F05F7C" w:rsidRPr="003A1E4E">
        <w:rPr>
          <w:color w:val="FF0000"/>
        </w:rPr>
        <w:t xml:space="preserve"> since the</w:t>
      </w:r>
      <w:r w:rsidR="002335FF">
        <w:rPr>
          <w:color w:val="FF0000"/>
        </w:rPr>
        <w:t xml:space="preserve"> dependence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m:oMath>
        <m:r>
          <w:rPr>
            <w:rFonts w:ascii="Cambria Math" w:hAnsi="Cambria Math"/>
            <w:color w:val="FF0000"/>
          </w:rPr>
          <m:t>H</m:t>
        </m:r>
      </m:oMath>
      <w:r w:rsidR="002335FF" w:rsidRPr="00993EBA">
        <w:rPr>
          <w:color w:val="FF0000"/>
        </w:rPr>
        <w:t xml:space="preserve">, vessel </w:t>
      </w:r>
      <w:r w:rsidR="002335FF">
        <w:rPr>
          <w:color w:val="FF0000"/>
        </w:rPr>
        <w:t xml:space="preserve">diameter </w:t>
      </w:r>
      <m:oMath>
        <m:r>
          <w:rPr>
            <w:rFonts w:ascii="Cambria Math" w:hAnsi="Cambria Math"/>
            <w:color w:val="FF0000"/>
          </w:rPr>
          <m:t>D</m:t>
        </m:r>
      </m:oMath>
      <w:r w:rsidR="002335FF">
        <w:rPr>
          <w:color w:val="FF0000"/>
        </w:rPr>
        <w:t>,</w:t>
      </w:r>
      <w:r w:rsidR="002335FF" w:rsidRPr="00993EBA">
        <w:rPr>
          <w:color w:val="FF0000"/>
        </w:rPr>
        <w:t xml:space="preserve"> and the transmural pressure</w:t>
      </w:r>
      <w:r w:rsidR="002335FF">
        <w:rPr>
          <w:color w:val="FF0000"/>
        </w:rPr>
        <w:t xml:space="preserv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oMath>
      <w:r w:rsidR="002335FF">
        <w:rPr>
          <w:color w:val="FF0000"/>
        </w:rPr>
        <w:t xml:space="preserve"> is implicitly integrated in the mechanical equilibrium</w:t>
      </w:r>
      <w:r w:rsidR="00F17441">
        <w:rPr>
          <w:color w:val="FF0000"/>
        </w:rPr>
        <w:t xml:space="preserve"> equation</w:t>
      </w:r>
      <w:r w:rsidR="00F05F7C" w:rsidRPr="003A1E4E">
        <w:rPr>
          <w:color w:val="FF0000"/>
        </w:rPr>
        <w:t>.</w:t>
      </w:r>
      <w:r w:rsidR="00CA444F">
        <w:rPr>
          <w:color w:val="FF0000"/>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7FD56BF6"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52EE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60)"},"properties":{"noteIndex":0},"schema":"https://github.com/citation-style-language/schema/raw/master/csl-citation.json"}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52EE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(77)"},"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409B21E6"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52EE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(40)"},"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5F1CF10E"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Pr>
          <w:color w:val="FF0000"/>
        </w:rPr>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Pr>
          <w:color w:val="FF0000"/>
        </w:rPr>
        <w:t xml:space="preserve">Moreover, there is no cross-talk between the subendocardial and subepicardial trees in our model, whereas </w:t>
      </w:r>
      <w:del w:id="56" w:author="Figueroa, C Alberto" w:date="2020-09-17T17:44:00Z">
        <w:r w:rsidR="00F05B6F" w:rsidDel="00B43665">
          <w:rPr>
            <w:color w:val="FF0000"/>
          </w:rPr>
          <w:delText xml:space="preserve">in low perfusion pressures </w:delText>
        </w:r>
      </w:del>
      <w:ins w:id="57" w:author="Figueroa, C Alberto" w:date="2020-09-17T17:44:00Z">
        <w:r w:rsidR="00B43665">
          <w:rPr>
            <w:color w:val="FF0000"/>
          </w:rPr>
          <w:t xml:space="preserve"> in reality the </w:t>
        </w:r>
      </w:ins>
      <w:del w:id="58" w:author="Figueroa, C Alberto" w:date="2020-09-17T17:44:00Z">
        <w:r w:rsidR="00F05B6F" w:rsidDel="00B43665">
          <w:rPr>
            <w:color w:val="FF0000"/>
          </w:rPr>
          <w:delText xml:space="preserve">the </w:delText>
        </w:r>
      </w:del>
      <w:r w:rsidR="00F05B6F">
        <w:rPr>
          <w:color w:val="FF0000"/>
        </w:rPr>
        <w:t xml:space="preserve">two layers </w:t>
      </w:r>
      <w:ins w:id="59" w:author="Figueroa, C Alberto" w:date="2020-09-17T17:44:00Z">
        <w:r w:rsidR="00B43665">
          <w:rPr>
            <w:color w:val="FF0000"/>
          </w:rPr>
          <w:t xml:space="preserve">of the coronary tree </w:t>
        </w:r>
      </w:ins>
      <w:r w:rsidR="00F05B6F">
        <w:rPr>
          <w:color w:val="FF0000"/>
        </w:rPr>
        <w:t>compete for flow</w:t>
      </w:r>
      <w:ins w:id="60" w:author="Figueroa, C Alberto" w:date="2020-09-17T17:44:00Z">
        <w:r w:rsidR="00B43665">
          <w:rPr>
            <w:color w:val="FF0000"/>
          </w:rPr>
          <w:t xml:space="preserve"> </w:t>
        </w:r>
        <w:r w:rsidR="00B43665">
          <w:rPr>
            <w:color w:val="FF0000"/>
          </w:rPr>
          <w:t xml:space="preserve">in </w:t>
        </w:r>
        <w:r w:rsidR="00B43665">
          <w:rPr>
            <w:color w:val="FF0000"/>
          </w:rPr>
          <w:t xml:space="preserve">situations of </w:t>
        </w:r>
        <w:r w:rsidR="00B43665">
          <w:rPr>
            <w:color w:val="FF0000"/>
          </w:rPr>
          <w:t>low perfusion pressure</w:t>
        </w:r>
      </w:ins>
      <w:r w:rsidR="00F05B6F">
        <w:rPr>
          <w:color w:val="FF0000"/>
        </w:rPr>
        <w:t xml:space="preserve">.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 xml:space="preserve">pulsatile. This </w:t>
      </w:r>
      <w:proofErr w:type="spellStart"/>
      <w:r w:rsidR="004C12C6">
        <w:t>pulsatility</w:t>
      </w:r>
      <w:proofErr w:type="spellEnd"/>
      <w:r w:rsidR="004C12C6">
        <w:t xml:space="preserve">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52EE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(48)"},"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61" w:name="_Ref39830398"/>
      <w:r>
        <w:t>Mechanics of a single artery</w:t>
      </w:r>
      <w:bookmarkEnd w:id="61"/>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E4512A"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E4512A"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E4512A"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E4512A"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proofErr w:type="spellStart"/>
      <w:r w:rsidRPr="006200B4">
        <w:rPr>
          <w:i/>
        </w:rPr>
        <w:t>i</w:t>
      </w:r>
      <w:proofErr w:type="spellEnd"/>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E4512A"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E4512A"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E4512A"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E4512A"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314F9AB1"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52EE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(89)"},"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E4512A"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w:t>
      </w:r>
      <w:proofErr w:type="gramStart"/>
      <w:r w:rsidR="00854D8E">
        <w:rPr>
          <w:rFonts w:eastAsiaTheme="minorEastAsia"/>
        </w:rPr>
        <w:t>conditions.</w:t>
      </w:r>
      <w:proofErr w:type="gramEnd"/>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E4512A"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w:t>
      </w:r>
      <w:proofErr w:type="gramStart"/>
      <w:r>
        <w:rPr>
          <w:rFonts w:eastAsiaTheme="minorEastAsia"/>
        </w:rPr>
        <w:t>parameters.</w:t>
      </w:r>
      <w:proofErr w:type="gramEnd"/>
      <w:r>
        <w:rPr>
          <w:rFonts w:eastAsiaTheme="minorEastAsia"/>
        </w:rPr>
        <w:t xml:space="preserve">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E4512A"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E4512A"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E4512A"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 xml:space="preserve">is the transmural pressure of the </w:t>
      </w:r>
      <w:proofErr w:type="gramStart"/>
      <w:r>
        <w:rPr>
          <w:rFonts w:eastAsiaTheme="minorEastAsia"/>
        </w:rPr>
        <w:t>artery</w:t>
      </w:r>
      <w:r w:rsidR="002725E1">
        <w:rPr>
          <w:rFonts w:eastAsiaTheme="minorEastAsia"/>
        </w:rPr>
        <w:t>.</w:t>
      </w:r>
      <w:proofErr w:type="gramEnd"/>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E4512A"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3A1E4E" w:rsidRDefault="00A43D02" w:rsidP="00A43D02">
      <w:pPr>
        <w:pStyle w:val="Heading2"/>
        <w:numPr>
          <w:ilvl w:val="0"/>
          <w:numId w:val="13"/>
        </w:numPr>
        <w:ind w:left="540" w:hanging="540"/>
        <w:jc w:val="both"/>
        <w:rPr>
          <w:color w:val="FF0000"/>
        </w:rPr>
      </w:pPr>
      <w:r w:rsidRPr="003A1E4E">
        <w:rPr>
          <w:color w:val="FF0000"/>
        </w:rPr>
        <w:t>Parameter estimation</w:t>
      </w:r>
    </w:p>
    <w:p w14:paraId="75053C42" w14:textId="77777777" w:rsidR="00A43D02" w:rsidRPr="003A1E4E" w:rsidRDefault="00A43D02" w:rsidP="00A43D02">
      <w:pPr>
        <w:jc w:val="both"/>
        <w:rPr>
          <w:color w:val="FF0000"/>
        </w:rPr>
      </w:pPr>
      <w:r w:rsidRPr="003A1E4E">
        <w:rPr>
          <w:color w:val="FF0000"/>
        </w:rPr>
        <w:t>The parameter estimations in sections 2.2 and 2.4 are performed by minimizing the following error function:</w:t>
      </w:r>
    </w:p>
    <w:p w14:paraId="64E5B340" w14:textId="79604322" w:rsidR="00A43D02" w:rsidRPr="003A1E4E" w:rsidRDefault="00E4512A" w:rsidP="00A43D02">
      <w:pPr>
        <w:jc w:val="both"/>
        <w:rPr>
          <w:color w:val="FF0000"/>
        </w:rPr>
      </w:pPr>
      <m:oMathPara>
        <m:oMath>
          <m:eqArr>
            <m:eqArrPr>
              <m:maxDist m:val="1"/>
              <m:ctrlPr>
                <w:rPr>
                  <w:rFonts w:ascii="Cambria Math" w:hAnsi="Cambria Math"/>
                  <w:color w:val="FF0000"/>
                </w:rPr>
              </m:ctrlPr>
            </m:eqArrPr>
            <m:e>
              <m:r>
                <m:rPr>
                  <m:sty m:val="p"/>
                </m:rPr>
                <w:rPr>
                  <w:rFonts w:ascii="Cambria Math" w:hAnsi="Cambria Math"/>
                  <w:color w:val="FF0000"/>
                </w:rPr>
                <m:t>E=</m:t>
              </m:r>
              <m:rad>
                <m:radPr>
                  <m:degHide m:val="1"/>
                  <m:ctrlPr>
                    <w:rPr>
                      <w:rFonts w:ascii="Cambria Math" w:hAnsi="Cambria Math"/>
                      <w:color w:val="FF0000"/>
                    </w:rPr>
                  </m:ctrlPr>
                </m:radPr>
                <m:deg/>
                <m:e>
                  <m:nary>
                    <m:naryPr>
                      <m:chr m:val="∑"/>
                      <m:limLoc m:val="undOvr"/>
                      <m:supHide m:val="1"/>
                      <m:ctrlPr>
                        <w:rPr>
                          <w:rFonts w:ascii="Cambria Math" w:hAnsi="Cambria Math"/>
                          <w:color w:val="FF0000"/>
                        </w:rPr>
                      </m:ctrlPr>
                    </m:naryPr>
                    <m:sub>
                      <m:r>
                        <w:rPr>
                          <w:rFonts w:ascii="Cambria Math" w:hAnsi="Cambria Math"/>
                          <w:color w:val="FF0000"/>
                        </w:rPr>
                        <m:t>experiment</m:t>
                      </m:r>
                    </m:sub>
                    <m:sup/>
                    <m:e>
                      <m:sSup>
                        <m:sSupPr>
                          <m:ctrlPr>
                            <w:rPr>
                              <w:rFonts w:ascii="Cambria Math" w:hAnsi="Cambria Math"/>
                              <w:i/>
                              <w:color w:val="FF0000"/>
                            </w:rPr>
                          </m:ctrlPr>
                        </m:sSupPr>
                        <m:e>
                          <m:d>
                            <m:dPr>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color w:val="FF0000"/>
                                    </w:rPr>
                                    <m:t>y</m:t>
                                  </m:r>
                                </m:e>
                                <m:sup>
                                  <m:r>
                                    <m:rPr>
                                      <m:sty m:val="p"/>
                                    </m:rPr>
                                    <w:rPr>
                                      <w:rFonts w:ascii="Cambria Math" w:hAnsi="Cambria Math"/>
                                      <w:color w:val="FF0000"/>
                                    </w:rPr>
                                    <m:t>th</m:t>
                                  </m:r>
                                </m:sup>
                              </m:sSup>
                              <m:r>
                                <m:rPr>
                                  <m:sty m:val="p"/>
                                </m:rPr>
                                <w:rPr>
                                  <w:rFonts w:ascii="Cambria Math" w:hAnsi="Cambria Math"/>
                                  <w:color w:val="FF0000"/>
                                </w:rPr>
                                <m:t>-</m:t>
                              </m:r>
                              <m:sSup>
                                <m:sSupPr>
                                  <m:ctrlPr>
                                    <w:rPr>
                                      <w:rFonts w:ascii="Cambria Math" w:hAnsi="Cambria Math"/>
                                      <w:color w:val="FF0000"/>
                                    </w:rPr>
                                  </m:ctrlPr>
                                </m:sSupPr>
                                <m:e>
                                  <m:r>
                                    <m:rPr>
                                      <m:sty m:val="p"/>
                                    </m:rPr>
                                    <w:rPr>
                                      <w:rFonts w:ascii="Cambria Math" w:hAnsi="Cambria Math"/>
                                      <w:color w:val="FF0000"/>
                                    </w:rPr>
                                    <m:t>y</m:t>
                                  </m:r>
                                </m:e>
                                <m:sup>
                                  <m:r>
                                    <w:rPr>
                                      <w:rFonts w:ascii="Cambria Math" w:hAnsi="Cambria Math"/>
                                      <w:color w:val="FF0000"/>
                                    </w:rPr>
                                    <m:t>exp</m:t>
                                  </m:r>
                                </m:sup>
                              </m:sSup>
                              <m:ctrlPr>
                                <w:rPr>
                                  <w:rFonts w:ascii="Cambria Math" w:hAnsi="Cambria Math"/>
                                  <w:i/>
                                  <w:color w:val="FF0000"/>
                                </w:rPr>
                              </m:ctrlPr>
                            </m:e>
                          </m:d>
                        </m:e>
                        <m:sup>
                          <m:r>
                            <w:rPr>
                              <w:rFonts w:ascii="Cambria Math" w:hAnsi="Cambria Math"/>
                              <w:color w:val="FF0000"/>
                            </w:rPr>
                            <m:t>2</m:t>
                          </m:r>
                        </m:sup>
                      </m:sSup>
                    </m:e>
                  </m:nary>
                </m:e>
              </m:rad>
              <m:r>
                <w:rPr>
                  <w:rFonts w:ascii="Cambria Math" w:hAnsi="Cambria Math"/>
                  <w:color w:val="FF0000"/>
                </w:rPr>
                <m:t>,</m:t>
              </m:r>
              <m:r>
                <m:rPr>
                  <m:sty m:val="p"/>
                </m:rPr>
                <w:rPr>
                  <w:rFonts w:ascii="Cambria Math" w:hAnsi="Cambria Math"/>
                  <w:color w:val="FF0000"/>
                </w:rPr>
                <m:t>#</m:t>
              </m:r>
              <m:d>
                <m:dPr>
                  <m:ctrlPr>
                    <w:rPr>
                      <w:rFonts w:ascii="Cambria Math" w:hAnsi="Cambria Math"/>
                      <w:i/>
                      <w:color w:val="FF0000"/>
                    </w:rPr>
                  </m:ctrlPr>
                </m:dPr>
                <m:e>
                  <m:r>
                    <w:rPr>
                      <w:rFonts w:ascii="Cambria Math" w:hAnsi="Cambria Math"/>
                      <w:color w:val="FF0000"/>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3A1E4E">
        <w:rPr>
          <w:color w:val="FF0000"/>
        </w:rPr>
        <w:t xml:space="preserve">where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th</m:t>
            </m:r>
          </m:sup>
        </m:sSup>
      </m:oMath>
      <w:r w:rsidRPr="003A1E4E">
        <w:rPr>
          <w:color w:val="FF0000"/>
        </w:rPr>
        <w:t xml:space="preserve">and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exp</m:t>
            </m:r>
          </m:sup>
        </m:sSup>
      </m:oMath>
      <w:r w:rsidRPr="003A1E4E">
        <w:rPr>
          <w:color w:val="FF0000"/>
        </w:rPr>
        <w:t xml:space="preserve"> are theoretical and experimental values of the quantity </w:t>
      </w:r>
      <m:oMath>
        <m:r>
          <w:rPr>
            <w:rFonts w:ascii="Cambria Math" w:hAnsi="Cambria Math"/>
            <w:color w:val="FF0000"/>
          </w:rPr>
          <m:t>y</m:t>
        </m:r>
      </m:oMath>
      <w:r w:rsidRPr="003A1E4E">
        <w:rPr>
          <w:color w:val="FF0000"/>
        </w:rPr>
        <w:t xml:space="preserve">. In section 2.2, the quantity </w:t>
      </w:r>
      <m:oMath>
        <m:r>
          <w:rPr>
            <w:rFonts w:ascii="Cambria Math" w:hAnsi="Cambria Math"/>
            <w:color w:val="FF0000"/>
          </w:rPr>
          <m:t>y</m:t>
        </m:r>
      </m:oMath>
      <w:r w:rsidRPr="003A1E4E">
        <w:rPr>
          <w:color w:val="FF0000"/>
        </w:rPr>
        <w:t xml:space="preserve"> is the</w:t>
      </w:r>
      <w:r w:rsidRPr="003A1E4E">
        <w:rPr>
          <w:rFonts w:eastAsiaTheme="minorEastAsia"/>
          <w:color w:val="FF0000"/>
        </w:rPr>
        <w:t xml:space="preserve"> diameter of vessels in passive and myogenic responses, and in section 2.4, the flow </w:t>
      </w:r>
      <w:r w:rsidRPr="003A1E4E">
        <w:rPr>
          <w:color w:val="FF0000"/>
        </w:rPr>
        <w:t>in the coronary arteries (</w:t>
      </w:r>
      <w:r w:rsidRPr="003A1E4E">
        <w:rPr>
          <w:rFonts w:ascii="Cambria Math" w:hAnsi="Cambria Math"/>
          <w:i/>
          <w:iCs/>
          <w:color w:val="FF0000"/>
        </w:rPr>
        <w:t>q</w:t>
      </w:r>
      <w:r w:rsidRPr="003A1E4E">
        <w:rPr>
          <w:color w:val="FF0000"/>
        </w:rPr>
        <w:t xml:space="preserve">) over the flow </w:t>
      </w:r>
      <w:r w:rsidRPr="003A1E4E">
        <w:rPr>
          <w:rFonts w:eastAsiaTheme="minorEastAsia"/>
          <w:color w:val="FF0000"/>
        </w:rPr>
        <w:t xml:space="preserve">when coronary pressure is 100 mmHg. Specific constraints for the optimization </w:t>
      </w:r>
      <w:r w:rsidRPr="003A1E4E">
        <w:rPr>
          <w:rFonts w:eastAsiaTheme="minorEastAsia"/>
          <w:color w:val="FF0000"/>
        </w:rPr>
        <w:lastRenderedPageBreak/>
        <w:t>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55D38D96" w:rsidR="0090127B" w:rsidRDefault="0090127B" w:rsidP="0090127B">
      <w:pPr>
        <w:jc w:val="both"/>
      </w:pPr>
      <w:r>
        <w:t xml:space="preserve">Originally </w:t>
      </w:r>
      <w:r w:rsidR="009720F4">
        <w:t>introduced</w:t>
      </w:r>
      <w:r>
        <w:t xml:space="preserve"> by Murray </w:t>
      </w:r>
      <w:r>
        <w:fldChar w:fldCharType="begin" w:fldLock="1"/>
      </w:r>
      <w:r w:rsidR="00352EE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(63)"},"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52EE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(79)"},"properties":{"noteIndex":0},"schema":"https://github.com/citation-style-language/schema/raw/master/csl-citation.json"}</w:instrText>
      </w:r>
      <w:r>
        <w:fldChar w:fldCharType="separate"/>
      </w:r>
      <w:r w:rsidR="003F6F36" w:rsidRPr="003F6F36">
        <w:rPr>
          <w:noProof/>
        </w:rPr>
        <w:t>(79)</w:t>
      </w:r>
      <w:r>
        <w:fldChar w:fldCharType="end"/>
      </w:r>
      <w:r>
        <w:t xml:space="preserve"> and </w:t>
      </w:r>
      <w:proofErr w:type="spellStart"/>
      <w:r>
        <w:t>Lindstr</w:t>
      </w:r>
      <w:r w:rsidRPr="00B66CBA">
        <w:rPr>
          <w:noProof/>
        </w:rPr>
        <w:t>ö</w:t>
      </w:r>
      <w:r>
        <w:t>m</w:t>
      </w:r>
      <w:proofErr w:type="spellEnd"/>
      <w:r>
        <w:t xml:space="preserve"> et al. </w:t>
      </w: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r w:rsidR="007E255F" w:rsidRPr="003A1E4E">
        <w:rPr>
          <w:color w:val="FF0000"/>
        </w:rPr>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E4512A"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E4512A"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proofErr w:type="gramStart"/>
      <w:r w:rsidR="009060BB">
        <w:rPr>
          <w:rFonts w:eastAsiaTheme="minorEastAsia"/>
        </w:rPr>
        <w:t>stress</w:t>
      </w:r>
      <w:r>
        <w:rPr>
          <w:rFonts w:eastAsiaTheme="minorEastAsia"/>
        </w:rPr>
        <w:t>.</w:t>
      </w:r>
      <w:proofErr w:type="gramEnd"/>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E4512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E4512A"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E4512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E4512A"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2E4E4A2F"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w:t>
      </w:r>
      <w:proofErr w:type="gramStart"/>
      <w:r>
        <w:rPr>
          <w:rFonts w:eastAsiaTheme="minorEastAsia"/>
        </w:rPr>
        <w:t>vessels;</w:t>
      </w:r>
      <w:proofErr w:type="gramEnd"/>
      <w:r>
        <w:rPr>
          <w:rFonts w:eastAsiaTheme="minorEastAsia"/>
        </w:rPr>
        <w:t xml:space="preserve">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E4512A"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7986395F"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E4512A"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C5B716F" w:rsidR="00027F89" w:rsidRDefault="0007007B" w:rsidP="00053A28">
            <w:pPr>
              <w:jc w:val="center"/>
            </w:pPr>
            <w:r>
              <w:fldChar w:fldCharType="begin" w:fldLock="1"/>
            </w:r>
            <w:r w:rsidR="00352EE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(55)"},"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E4512A"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36175DBD" w:rsidR="00027F89" w:rsidRDefault="00027F89" w:rsidP="00053A28">
            <w:pPr>
              <w:jc w:val="center"/>
            </w:pPr>
            <w:r>
              <w:fldChar w:fldCharType="begin" w:fldLock="1"/>
            </w:r>
            <w:r w:rsidR="00352EE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(56)"},"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E4512A"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1EE4A566" w:rsidR="00027F89" w:rsidRDefault="00027F89" w:rsidP="00053A28">
            <w:pPr>
              <w:jc w:val="center"/>
            </w:pPr>
            <w:r>
              <w:fldChar w:fldCharType="begin" w:fldLock="1"/>
            </w:r>
            <w:r w:rsidR="00352EE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(67)"},"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E4512A"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C25CD21"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52EE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(72)"},"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055180A7" w:rsidR="004E5941" w:rsidRPr="006D2FB7" w:rsidRDefault="00E4512A"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E4512A"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E4512A"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E4512A"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w:t>
      </w:r>
      <w:proofErr w:type="spellStart"/>
      <w:r w:rsidR="000306F7">
        <w:t>Pa.s</w:t>
      </w:r>
      <w:proofErr w:type="spellEnd"/>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7B6114E7" w14:textId="5A7A6390" w:rsidR="00785E31" w:rsidRPr="00785E31" w:rsidRDefault="00DA1F9C" w:rsidP="00785E31">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785E31" w:rsidRPr="00785E31">
        <w:rPr>
          <w:rFonts w:ascii="Calibri" w:hAnsi="Calibri" w:cs="Calibri"/>
          <w:noProof/>
          <w:szCs w:val="24"/>
        </w:rPr>
        <w:t xml:space="preserve">1. </w:t>
      </w:r>
      <w:r w:rsidR="00785E31" w:rsidRPr="00785E31">
        <w:rPr>
          <w:rFonts w:ascii="Calibri" w:hAnsi="Calibri" w:cs="Calibri"/>
          <w:noProof/>
          <w:szCs w:val="24"/>
        </w:rPr>
        <w:tab/>
      </w:r>
      <w:r w:rsidR="00785E31" w:rsidRPr="00785E31">
        <w:rPr>
          <w:rFonts w:ascii="Calibri" w:hAnsi="Calibri" w:cs="Calibri"/>
          <w:b/>
          <w:bCs/>
          <w:noProof/>
          <w:szCs w:val="24"/>
        </w:rPr>
        <w:t>Aharinejad S</w:t>
      </w:r>
      <w:r w:rsidR="00785E31" w:rsidRPr="00785E31">
        <w:rPr>
          <w:rFonts w:ascii="Calibri" w:hAnsi="Calibri" w:cs="Calibri"/>
          <w:noProof/>
          <w:szCs w:val="24"/>
        </w:rPr>
        <w:t xml:space="preserve">, </w:t>
      </w:r>
      <w:r w:rsidR="00785E31" w:rsidRPr="00785E31">
        <w:rPr>
          <w:rFonts w:ascii="Calibri" w:hAnsi="Calibri" w:cs="Calibri"/>
          <w:b/>
          <w:bCs/>
          <w:noProof/>
          <w:szCs w:val="24"/>
        </w:rPr>
        <w:t>Schreiner W</w:t>
      </w:r>
      <w:r w:rsidR="00785E31" w:rsidRPr="00785E31">
        <w:rPr>
          <w:rFonts w:ascii="Calibri" w:hAnsi="Calibri" w:cs="Calibri"/>
          <w:noProof/>
          <w:szCs w:val="24"/>
        </w:rPr>
        <w:t xml:space="preserve">, </w:t>
      </w:r>
      <w:r w:rsidR="00785E31" w:rsidRPr="00785E31">
        <w:rPr>
          <w:rFonts w:ascii="Calibri" w:hAnsi="Calibri" w:cs="Calibri"/>
          <w:b/>
          <w:bCs/>
          <w:noProof/>
          <w:szCs w:val="24"/>
        </w:rPr>
        <w:t>Neumann F</w:t>
      </w:r>
      <w:r w:rsidR="00785E31" w:rsidRPr="00785E31">
        <w:rPr>
          <w:rFonts w:ascii="Calibri" w:hAnsi="Calibri" w:cs="Calibri"/>
          <w:noProof/>
          <w:szCs w:val="24"/>
        </w:rPr>
        <w:t xml:space="preserve">. Morphometry of human coronary arterial trees. </w:t>
      </w:r>
      <w:r w:rsidR="00785E31" w:rsidRPr="00785E31">
        <w:rPr>
          <w:rFonts w:ascii="Calibri" w:hAnsi="Calibri" w:cs="Calibri"/>
          <w:i/>
          <w:iCs/>
          <w:noProof/>
          <w:szCs w:val="24"/>
        </w:rPr>
        <w:t>Anat Rec</w:t>
      </w:r>
      <w:r w:rsidR="00785E31"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10.1161/01.RES.59.6.704.</w:t>
      </w:r>
    </w:p>
    <w:p w14:paraId="21029B6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w:t>
      </w:r>
      <w:r w:rsidRPr="00785E31">
        <w:rPr>
          <w:rFonts w:ascii="Calibri" w:hAnsi="Calibri" w:cs="Calibri"/>
          <w:noProof/>
          <w:szCs w:val="24"/>
        </w:rPr>
        <w:lastRenderedPageBreak/>
        <w:t>H1579, 2008. doi: 10.1152/ajpheart.00262.2008.</w:t>
      </w:r>
    </w:p>
    <w:p w14:paraId="32311AA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1990. doi: 10.1152/physrev.1990.70.2.331.</w:t>
      </w:r>
    </w:p>
    <w:p w14:paraId="13A2068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w:t>
      </w:r>
      <w:r w:rsidRPr="00785E31">
        <w:rPr>
          <w:rFonts w:ascii="Calibri" w:hAnsi="Calibri" w:cs="Calibri"/>
          <w:noProof/>
          <w:szCs w:val="24"/>
        </w:rPr>
        <w:lastRenderedPageBreak/>
        <w:t xml:space="preserve">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w:t>
      </w:r>
      <w:r w:rsidRPr="00785E31">
        <w:rPr>
          <w:rFonts w:ascii="Calibri" w:hAnsi="Calibri" w:cs="Calibri"/>
          <w:noProof/>
          <w:szCs w:val="24"/>
        </w:rPr>
        <w:lastRenderedPageBreak/>
        <w:t>10.1152/ajpheart.1983.245.6.H1031.</w:t>
      </w:r>
    </w:p>
    <w:p w14:paraId="3A54B40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http://www.ncbi.nlm.nih.gov/pubmed/3594758 [3 Apr. 2019].</w:t>
      </w:r>
    </w:p>
    <w:p w14:paraId="5E8C63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10.3389/fphys.2018.01069.</w:t>
      </w:r>
    </w:p>
    <w:p w14:paraId="38E72F5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10.1152/ajpheart.00388.2018.</w:t>
      </w:r>
    </w:p>
    <w:p w14:paraId="4F8D65C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Regulation of Shear Stress in the Canine Coronary Microcirculation [Online]. http://www.circulationaha.org [11 Mar. 2019].</w:t>
      </w:r>
    </w:p>
    <w:p w14:paraId="41546DE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10.1371/journal.pone.0086901.</w:t>
      </w:r>
    </w:p>
    <w:p w14:paraId="3D1618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14: 400–413, 1964. doi: 10.1161/01.RES.14.5.400.</w:t>
      </w:r>
    </w:p>
    <w:p w14:paraId="13B3AF6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3A1E4E">
      <w:footerReference w:type="default" r:id="rId4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CF958" w14:textId="77777777" w:rsidR="00AD6903" w:rsidRDefault="00AD6903" w:rsidP="00542808">
      <w:pPr>
        <w:spacing w:after="0" w:line="240" w:lineRule="auto"/>
      </w:pPr>
      <w:r>
        <w:separator/>
      </w:r>
    </w:p>
    <w:p w14:paraId="0C96991C" w14:textId="77777777" w:rsidR="00AD6903" w:rsidRDefault="00AD6903"/>
  </w:endnote>
  <w:endnote w:type="continuationSeparator" w:id="0">
    <w:p w14:paraId="2D992006" w14:textId="77777777" w:rsidR="00AD6903" w:rsidRDefault="00AD6903" w:rsidP="00542808">
      <w:pPr>
        <w:spacing w:after="0" w:line="240" w:lineRule="auto"/>
      </w:pPr>
      <w:r>
        <w:continuationSeparator/>
      </w:r>
    </w:p>
    <w:p w14:paraId="666E64D0" w14:textId="77777777" w:rsidR="00AD6903" w:rsidRDefault="00AD6903"/>
  </w:endnote>
  <w:endnote w:type="continuationNotice" w:id="1">
    <w:p w14:paraId="0DB71ACE" w14:textId="77777777" w:rsidR="00AD6903" w:rsidRDefault="00AD69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D5C55" w14:textId="77777777" w:rsidR="00AD6903" w:rsidRDefault="00AD6903" w:rsidP="00542808">
      <w:pPr>
        <w:spacing w:after="0" w:line="240" w:lineRule="auto"/>
      </w:pPr>
      <w:r>
        <w:separator/>
      </w:r>
    </w:p>
    <w:p w14:paraId="6DAC2050" w14:textId="77777777" w:rsidR="00AD6903" w:rsidRDefault="00AD6903"/>
  </w:footnote>
  <w:footnote w:type="continuationSeparator" w:id="0">
    <w:p w14:paraId="35D1EA3B" w14:textId="77777777" w:rsidR="00AD6903" w:rsidRDefault="00AD6903" w:rsidP="00542808">
      <w:pPr>
        <w:spacing w:after="0" w:line="240" w:lineRule="auto"/>
      </w:pPr>
      <w:r>
        <w:continuationSeparator/>
      </w:r>
    </w:p>
    <w:p w14:paraId="5113A93B" w14:textId="77777777" w:rsidR="00AD6903" w:rsidRDefault="00AD6903"/>
  </w:footnote>
  <w:footnote w:type="continuationNotice" w:id="1">
    <w:p w14:paraId="70058F7C" w14:textId="77777777" w:rsidR="00AD6903" w:rsidRDefault="00AD69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igueroa, C Alberto">
    <w15:presenceInfo w15:providerId="None" w15:userId="Figueroa, C Al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 Id="rId20" Type="http://schemas.openxmlformats.org/officeDocument/2006/relationships/image" Target="media/image13.emf"/><Relationship Id="rId41" Type="http://schemas.openxmlformats.org/officeDocument/2006/relationships/image" Target="media/image3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74176</Words>
  <Characters>422807</Characters>
  <Application>Microsoft Office Word</Application>
  <DocSecurity>0</DocSecurity>
  <Lines>3523</Lines>
  <Paragraphs>991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Figueroa, C Alberto</cp:lastModifiedBy>
  <cp:revision>2</cp:revision>
  <cp:lastPrinted>2020-06-19T18:54:00Z</cp:lastPrinted>
  <dcterms:created xsi:type="dcterms:W3CDTF">2020-09-17T21:45:00Z</dcterms:created>
  <dcterms:modified xsi:type="dcterms:W3CDTF">2020-09-17T21:45:00Z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
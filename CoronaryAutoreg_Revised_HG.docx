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BDCB7E" w14:textId="687E79B4" w:rsidR="00BA08A5" w:rsidRPr="00DD4EC0" w:rsidRDefault="00BA08A5" w:rsidP="00DD4EC0">
      <w:pPr>
        <w:pStyle w:val="Heading1"/>
        <w:jc w:val="both"/>
        <w:rPr>
          <w:rFonts w:asciiTheme="majorBidi" w:eastAsiaTheme="minorHAnsi" w:hAnsiTheme="majorBidi" w:cstheme="minorBidi"/>
          <w:sz w:val="24"/>
          <w:szCs w:val="24"/>
        </w:rPr>
      </w:pPr>
      <w:bookmarkStart w:id="0" w:name="_Ref37414102"/>
      <w:r w:rsidRPr="00DD4EC0">
        <w:t xml:space="preserve">A Constrained Mixture </w:t>
      </w:r>
      <w:r w:rsidR="0088018E" w:rsidRPr="00DD4EC0">
        <w:t xml:space="preserve">Theory </w:t>
      </w:r>
      <w:r w:rsidRPr="00DD4EC0">
        <w:t xml:space="preserve">Model </w:t>
      </w:r>
      <w:r w:rsidR="0088018E" w:rsidRPr="00DD4EC0">
        <w:t xml:space="preserve">to Study </w:t>
      </w:r>
      <w:r w:rsidRPr="00DD4EC0">
        <w:t>Autoregulation in the Coronary Circulation</w:t>
      </w:r>
      <w:bookmarkEnd w:id="0"/>
    </w:p>
    <w:p w14:paraId="5A9578EB" w14:textId="7EAA1749" w:rsidR="007266C9" w:rsidRPr="001B4334" w:rsidRDefault="007266C9" w:rsidP="000D4B53">
      <w:pPr>
        <w:rPr>
          <w:rFonts w:asciiTheme="minorHAnsi" w:hAnsiTheme="minorHAnsi" w:cstheme="minorHAnsi"/>
        </w:rPr>
      </w:pPr>
      <w:r w:rsidRPr="001B4334">
        <w:rPr>
          <w:rFonts w:asciiTheme="minorHAnsi" w:hAnsiTheme="minorHAnsi" w:cstheme="minorHAnsi"/>
        </w:rPr>
        <w:t xml:space="preserve">Hamidreza Gharahi, </w:t>
      </w:r>
      <w:r w:rsidR="001E0AC0">
        <w:rPr>
          <w:rFonts w:asciiTheme="minorHAnsi" w:hAnsiTheme="minorHAnsi" w:cstheme="minorHAnsi"/>
        </w:rPr>
        <w:t xml:space="preserve">Daniel </w:t>
      </w:r>
      <w:r w:rsidR="00CE5CB0">
        <w:rPr>
          <w:rFonts w:asciiTheme="minorHAnsi" w:hAnsiTheme="minorHAnsi" w:cstheme="minorHAnsi"/>
        </w:rPr>
        <w:t xml:space="preserve">A. </w:t>
      </w:r>
      <w:r w:rsidR="001E0AC0">
        <w:rPr>
          <w:rFonts w:asciiTheme="minorHAnsi" w:hAnsiTheme="minorHAnsi" w:cstheme="minorHAnsi"/>
        </w:rPr>
        <w:t xml:space="preserve">Beard, </w:t>
      </w:r>
      <w:r w:rsidRPr="001B4334">
        <w:rPr>
          <w:rFonts w:asciiTheme="minorHAnsi" w:hAnsiTheme="minorHAnsi" w:cstheme="minorHAnsi"/>
        </w:rPr>
        <w:t>C. Alberto Figueroa, Seungik Baek</w:t>
      </w:r>
    </w:p>
    <w:p w14:paraId="715C8775" w14:textId="0D403DE4" w:rsidR="001B4334" w:rsidRPr="001B4334" w:rsidRDefault="001B4334" w:rsidP="001B4334">
      <w:pPr>
        <w:spacing w:after="0" w:line="240" w:lineRule="auto"/>
        <w:rPr>
          <w:rFonts w:ascii="Calibri" w:eastAsia="Times New Roman" w:hAnsi="Calibri" w:cs="Calibri"/>
        </w:rPr>
      </w:pPr>
      <w:r>
        <w:rPr>
          <w:rFonts w:ascii="Calibri" w:eastAsia="Times New Roman" w:hAnsi="Calibri" w:cs="Calibri"/>
        </w:rPr>
        <w:t xml:space="preserve">Target: </w:t>
      </w:r>
      <w:r w:rsidRPr="001B4334">
        <w:rPr>
          <w:rFonts w:ascii="Calibri" w:eastAsia="Times New Roman" w:hAnsi="Calibri" w:cs="Calibri"/>
        </w:rPr>
        <w:t>AJP-Heart and Circ (</w:t>
      </w:r>
      <w:r>
        <w:rPr>
          <w:rFonts w:ascii="Calibri" w:eastAsia="Times New Roman" w:hAnsi="Calibri" w:cs="Calibri"/>
        </w:rPr>
        <w:t xml:space="preserve">IF </w:t>
      </w:r>
      <w:r w:rsidRPr="001B4334">
        <w:rPr>
          <w:rFonts w:ascii="Calibri" w:eastAsia="Times New Roman" w:hAnsi="Calibri" w:cs="Calibri"/>
        </w:rPr>
        <w:t>3.569)</w:t>
      </w:r>
    </w:p>
    <w:p w14:paraId="58C6DB9D" w14:textId="7D869EB4" w:rsidR="001E2F07" w:rsidRDefault="001E2F07" w:rsidP="001E2F07">
      <w:pPr>
        <w:pStyle w:val="Heading1"/>
        <w:jc w:val="both"/>
      </w:pPr>
      <w:r>
        <w:t>Abstract</w:t>
      </w:r>
    </w:p>
    <w:p w14:paraId="3E749706" w14:textId="46778F33" w:rsidR="00561BEE" w:rsidRPr="00561BEE" w:rsidRDefault="00BA08A5" w:rsidP="00371B11">
      <w:pPr>
        <w:jc w:val="both"/>
      </w:pPr>
      <w:r>
        <w:t xml:space="preserve">Coronary autoregulation is </w:t>
      </w:r>
      <w:r w:rsidR="007401B5">
        <w:t xml:space="preserve">a short-term response </w:t>
      </w:r>
      <w:r>
        <w:t>manifested by</w:t>
      </w:r>
      <w:r w:rsidR="0088018E">
        <w:t xml:space="preserve"> a</w:t>
      </w:r>
      <w:r>
        <w:t xml:space="preserve"> relatively constant flow over a wide range of perfusion pressures for a given metabolic state. </w:t>
      </w:r>
      <w:r w:rsidR="00BE11D4">
        <w:t xml:space="preserve">This </w:t>
      </w:r>
      <w:r w:rsidR="00A8053D">
        <w:t>phenomenon</w:t>
      </w:r>
      <w:r w:rsidR="00BE11D4">
        <w:t xml:space="preserve"> is</w:t>
      </w:r>
      <w:r w:rsidR="00C7515C">
        <w:t xml:space="preserve"> thought to be</w:t>
      </w:r>
      <w:r w:rsidR="00BE11D4">
        <w:t xml:space="preserve"> facilitated through a </w:t>
      </w:r>
      <w:r w:rsidR="00C7515C">
        <w:t>combination</w:t>
      </w:r>
      <w:r w:rsidR="00BE11D4">
        <w:t xml:space="preserve"> of mechanisms, </w:t>
      </w:r>
      <w:r w:rsidR="00C7515C">
        <w:t>including</w:t>
      </w:r>
      <w:r w:rsidR="00BE11D4">
        <w:t xml:space="preserve"> myogenic, shear dependent, and metabolic controls</w:t>
      </w:r>
      <w:r w:rsidR="00561BEE">
        <w:t xml:space="preserve">. </w:t>
      </w:r>
      <w:r w:rsidR="0088018E">
        <w:t xml:space="preserve">The study of coronary autoregulation is challenging due to the coupled nature of the </w:t>
      </w:r>
      <w:r>
        <w:t xml:space="preserve">mechanisms </w:t>
      </w:r>
      <w:r w:rsidR="0088018E">
        <w:t xml:space="preserve">and their differential effects through the coronary tree. </w:t>
      </w:r>
      <w:r w:rsidR="00561BEE">
        <w:t xml:space="preserve">In this </w:t>
      </w:r>
      <w:r w:rsidR="0088018E">
        <w:t>paper</w:t>
      </w:r>
      <w:r w:rsidR="00561BEE">
        <w:t xml:space="preserve">, we </w:t>
      </w:r>
      <w:r w:rsidR="0088018E">
        <w:t xml:space="preserve">developed </w:t>
      </w:r>
      <w:r w:rsidR="00561BEE">
        <w:t xml:space="preserve">a novel framework </w:t>
      </w:r>
      <w:r w:rsidR="002F1967">
        <w:t>to study coronary autoregulation</w:t>
      </w:r>
      <w:r w:rsidR="0088018E">
        <w:t xml:space="preserve"> based on the </w:t>
      </w:r>
      <w:r w:rsidR="005D2449">
        <w:t>c</w:t>
      </w:r>
      <w:r w:rsidR="0088018E">
        <w:t xml:space="preserve">onstrained </w:t>
      </w:r>
      <w:r w:rsidR="005D2449">
        <w:t>m</w:t>
      </w:r>
      <w:r w:rsidR="0088018E">
        <w:t xml:space="preserve">ixture </w:t>
      </w:r>
      <w:r w:rsidR="005D2449">
        <w:t>t</w:t>
      </w:r>
      <w:r w:rsidR="0088018E">
        <w:t>heory</w:t>
      </w:r>
      <w:r w:rsidR="00561BEE">
        <w:t>.</w:t>
      </w:r>
      <w:r w:rsidR="0088018E">
        <w:t xml:space="preserve"> </w:t>
      </w:r>
      <w:r w:rsidR="00616D71">
        <w:t xml:space="preserve">This structurally-motivated autoregulation model required calibration of anatomical and </w:t>
      </w:r>
      <w:r w:rsidR="007401B5">
        <w:t xml:space="preserve">structural </w:t>
      </w:r>
      <w:r w:rsidR="00616D71">
        <w:t xml:space="preserve">parameters of coronary trees via a homeostatic optimization approach using extensive literature data. Autoregulation was then studied for two different coronary trees: subepicardial and subendocardial. </w:t>
      </w:r>
      <w:r w:rsidR="007401B5">
        <w:t>The structurally calibrated m</w:t>
      </w:r>
      <w:r w:rsidR="00616D71">
        <w:t xml:space="preserve">odel </w:t>
      </w:r>
      <w:r w:rsidR="007401B5">
        <w:t xml:space="preserve">reproduced available baseline </w:t>
      </w:r>
      <w:r w:rsidR="003F4763">
        <w:t>hemodynamic</w:t>
      </w:r>
      <w:r w:rsidR="007401B5">
        <w:t>s and autoregulation data for each coronary tree.</w:t>
      </w:r>
      <w:r w:rsidR="003F4763">
        <w:t xml:space="preserve"> </w:t>
      </w:r>
      <w:r w:rsidR="007401B5">
        <w:t xml:space="preserve">The </w:t>
      </w:r>
      <w:r w:rsidR="003F4763">
        <w:t xml:space="preserve">autoregulation analysis showed that the </w:t>
      </w:r>
      <w:r w:rsidR="008F5E91">
        <w:t xml:space="preserve">diameter of </w:t>
      </w:r>
      <w:r w:rsidR="003F4763">
        <w:t xml:space="preserve">the intermediate and small arterioles varies the most in response to changes in perfusion pressure. Finally, we </w:t>
      </w:r>
      <w:r w:rsidR="006B6D0E">
        <w:t xml:space="preserve">demonstrated </w:t>
      </w:r>
      <w:r w:rsidR="003F4763">
        <w:t xml:space="preserve">the </w:t>
      </w:r>
      <w:r w:rsidR="008D2D0F">
        <w:t>utility</w:t>
      </w:r>
      <w:r w:rsidR="003F4763">
        <w:t xml:space="preserve"> of the model in </w:t>
      </w:r>
      <w:r w:rsidR="00C67FCC">
        <w:t xml:space="preserve">two </w:t>
      </w:r>
      <w:r w:rsidR="00043491">
        <w:t>application</w:t>
      </w:r>
      <w:r w:rsidR="00C67FCC">
        <w:t xml:space="preserve"> examples: 1) response to </w:t>
      </w:r>
      <w:r w:rsidR="005D5342">
        <w:t>drops in epicardial pressure, and 2) response</w:t>
      </w:r>
      <w:r w:rsidR="003F4763">
        <w:t xml:space="preserve"> </w:t>
      </w:r>
      <w:r w:rsidR="005D5342">
        <w:t>to</w:t>
      </w:r>
      <w:r w:rsidR="003F4763">
        <w:t xml:space="preserve"> drug infusion in </w:t>
      </w:r>
      <w:r w:rsidR="005D5342">
        <w:t xml:space="preserve">the </w:t>
      </w:r>
      <w:r w:rsidR="003F4763">
        <w:t>coronary arteries.</w:t>
      </w:r>
      <w:r w:rsidR="002D1AA3">
        <w:t xml:space="preserve"> </w:t>
      </w:r>
      <w:r w:rsidR="007401B5">
        <w:t xml:space="preserve">The proposed structurally-motivated model could be extended to </w:t>
      </w:r>
      <w:r w:rsidR="002D1AA3">
        <w:t>study</w:t>
      </w:r>
      <w:r w:rsidR="00926321">
        <w:t xml:space="preserve"> long-term</w:t>
      </w:r>
      <w:r w:rsidR="002D1AA3">
        <w:t xml:space="preserve"> </w:t>
      </w:r>
      <w:r w:rsidR="007401B5">
        <w:t xml:space="preserve">growth and remodeling </w:t>
      </w:r>
      <w:r w:rsidR="002220D7">
        <w:t xml:space="preserve">in the coronary circulation </w:t>
      </w:r>
      <w:r w:rsidR="002D1AA3">
        <w:t xml:space="preserve">in </w:t>
      </w:r>
      <w:r w:rsidR="002220D7">
        <w:t xml:space="preserve">response to </w:t>
      </w:r>
      <w:r w:rsidR="002D1AA3">
        <w:t xml:space="preserve">hypertension, </w:t>
      </w:r>
      <w:r w:rsidR="002220D7">
        <w:t xml:space="preserve">atherosclerosis, </w:t>
      </w:r>
      <w:r w:rsidR="002D1AA3">
        <w:t>etc.</w:t>
      </w:r>
    </w:p>
    <w:p w14:paraId="55AE74F8" w14:textId="57F9326D" w:rsidR="00864379" w:rsidRDefault="00864379" w:rsidP="00F624F6">
      <w:pPr>
        <w:pStyle w:val="Heading1"/>
        <w:numPr>
          <w:ilvl w:val="0"/>
          <w:numId w:val="5"/>
        </w:numPr>
        <w:jc w:val="both"/>
      </w:pPr>
      <w:r w:rsidRPr="0018113B">
        <w:t>Introduction</w:t>
      </w:r>
    </w:p>
    <w:p w14:paraId="003BA58D" w14:textId="2E0A7B2D" w:rsidR="005E3AE2" w:rsidRDefault="00666575" w:rsidP="00731CFE">
      <w:pPr>
        <w:jc w:val="both"/>
      </w:pPr>
      <w:r>
        <w:t>C</w:t>
      </w:r>
      <w:r w:rsidR="005E3AE2">
        <w:t xml:space="preserve">oronary blood flow </w:t>
      </w:r>
      <w:r>
        <w:t>rapidly changes to meet changes</w:t>
      </w:r>
      <w:r w:rsidR="005E3AE2">
        <w:t xml:space="preserve"> in metabolic demand (myocardial oxygen consumption, MVO</w:t>
      </w:r>
      <w:r w:rsidR="005E3AE2">
        <w:rPr>
          <w:vertAlign w:val="subscript"/>
        </w:rPr>
        <w:t>2</w:t>
      </w:r>
      <w:r w:rsidR="005E3AE2">
        <w:t xml:space="preserve">) </w:t>
      </w:r>
      <w:r w:rsidR="005E3AE2">
        <w:fldChar w:fldCharType="begin" w:fldLock="1"/>
      </w:r>
      <w:r w:rsidR="007A38C3">
        <w:instrText>ADDIN CSL_CITATION {"citationItems":[{"id":"ITEM-1","itemData":{"DOI":"10.1152/physrev.1983.63.1.1","ISSN":"0031-9333","PMID":"6296890","abstract":"The major areas of normal coronary physiological research since Berne's 1964 review have been the measurement of ventricular transmural blood flow distribution with microspheres, the adenosine hypothesis of local metabolic control of coronary blood flow, and the autonomic control of coronary blood flow. There is an improved understanding of intramyocardial tissue pressure and extravascular compressive forces on coronary vessels. However, the unexpected finding of zero flow during a prolonged diastole with a coronary artery pressure of 40 mmHg (PZF) is a reminder that the physical forces, including vascular smooth muscle contraction, that determine coronary vascular resistance are incompletely understood. During normal circumstances, the left ventricular subendocardium probably receives more blood flow than the subepicardium does, but the difference is small. When the coronary circulation is compromised by stenosis or aortic valve lesions, the subendocardium is much more vulnerable to underperfusion than is the subepicardium. The coronary vasodilating effect of arterial hypoxia has been confirmed in many studies, but the role of tissue oxygen tension in local metabolic control of coronary blood flow during normoxia is unknown. The coronary vasodilating action of carbon dioxide has received renewed attention, but its role in local control is also unknown. The adenosine hypothesis has passed several critical tests, but despite much research the importance of adenosine in normal coronary regulation is not established. Local metabolic control of coronary blood flow probably involves more than just one factor, but a unified hypothesis has not been put forward. Sympathetic alpha-receptor-mediated coronary vasoconstriction has been demonstrated by nerve stimulation and during a carotid sinus baroreceptor reflex. Sympathetic coronary vasoconstriction is capable of competing with local metabolic control to lower coronary venous oxygen tension under experimental circumstances, but its importance during normal resting conditions is not established. Parasympathetic muscarinic coronary vasodilation has been shown by vagal nerve stimulation, but a role for it during normal blood flow regulation has yet to be demonstrated. There have been elegant descriptive studies of the coronary blood flow response during excitement and exercise, where coronary blood flow increases pari passu with myocardial metabolism; however, there are also data that indicate a concomitant sympat…","author":[{"dropping-particle":"","family":"Feigl","given":"E O","non-dropping-particle":"","parse-names":false,"suffix":""}],"container-title":"Physiological reviews","id":"ITEM-1","issue":"1","issued":{"date-parts":[["1983","1"]]},"page":"1-205","publisher":" American Physiological Society Bethesda, MD ","title":"Coronary physiology.","type":"article-journal","volume":"63"},"uris":["http://www.mendeley.com/documents/?uuid=176807fd-fe29-32ac-8672-372984a8ed4f"]}],"mendeley":{"formattedCitation":"(24)","plainTextFormattedCitation":"(24)","previouslyFormattedCitation":"(24)"},"properties":{"noteIndex":0},"schema":"https://github.com/citation-style-language/schema/raw/master/csl-citation.json"}</w:instrText>
      </w:r>
      <w:r w:rsidR="005E3AE2">
        <w:fldChar w:fldCharType="separate"/>
      </w:r>
      <w:r w:rsidR="00947402" w:rsidRPr="00947402">
        <w:rPr>
          <w:noProof/>
        </w:rPr>
        <w:t>(24)</w:t>
      </w:r>
      <w:r w:rsidR="005E3AE2">
        <w:fldChar w:fldCharType="end"/>
      </w:r>
      <w:r w:rsidR="005E3AE2">
        <w:t xml:space="preserve">. </w:t>
      </w:r>
      <w:r w:rsidR="009655C5">
        <w:t>Th</w:t>
      </w:r>
      <w:r w:rsidR="00907FAE">
        <w:t>is</w:t>
      </w:r>
      <w:r w:rsidR="0043538B">
        <w:t xml:space="preserve"> </w:t>
      </w:r>
      <w:r w:rsidR="009655C5">
        <w:t xml:space="preserve">coronary flow regulation is the result of </w:t>
      </w:r>
      <w:r w:rsidR="005E3AE2">
        <w:t xml:space="preserve">vessel diameter </w:t>
      </w:r>
      <w:r w:rsidR="005940BA">
        <w:t>modulation</w:t>
      </w:r>
      <w:r w:rsidR="00C16680">
        <w:t xml:space="preserve"> via</w:t>
      </w:r>
      <w:r w:rsidR="009655C5">
        <w:t xml:space="preserve"> </w:t>
      </w:r>
      <w:r w:rsidR="00C16680">
        <w:t>local control of</w:t>
      </w:r>
      <w:r w:rsidR="009655C5">
        <w:t xml:space="preserve"> the active </w:t>
      </w:r>
      <w:del w:id="1" w:author="Hamidreza Gharahi" w:date="2020-08-27T14:21:00Z">
        <w:r w:rsidR="009655C5" w:rsidDel="00FC0970">
          <w:delText xml:space="preserve">tension </w:delText>
        </w:r>
      </w:del>
      <w:ins w:id="2" w:author="Hamidreza Gharahi" w:date="2020-08-27T14:21:00Z">
        <w:r w:rsidR="00FC0970">
          <w:t xml:space="preserve">stress </w:t>
        </w:r>
      </w:ins>
      <w:r w:rsidR="009655C5">
        <w:t>in</w:t>
      </w:r>
      <w:r w:rsidR="00C342F9">
        <w:t xml:space="preserve"> the</w:t>
      </w:r>
      <w:r w:rsidR="009655C5">
        <w:t xml:space="preserve"> smooth muscle cells </w:t>
      </w:r>
      <w:r w:rsidR="00723A97">
        <w:t xml:space="preserve">(SMCs) </w:t>
      </w:r>
      <w:r w:rsidR="009655C5">
        <w:fldChar w:fldCharType="begin" w:fldLock="1"/>
      </w:r>
      <w:r w:rsidR="007A38C3">
        <w:instrText>ADDIN CSL_CITATION {"citationItems":[{"id":"ITEM-1","itemData":{"DOI":"10.1002/cphy.c160016","ISSN":"2040-4603","author":[{"dropping-particle":"","family":"Goodwill","given":"Adam G.","non-dropping-particle":"","parse-names":false,"suffix":""},{"dropping-particle":"","family":"Dick","given":"Gregory M.","non-dropping-particle":"","parse-names":false,"suffix":""},{"dropping-particle":"","family":"Kiel","given":"Alexander M.","non-dropping-particle":"","parse-names":false,"suffix":""},{"dropping-particle":"","family":"Tune","given":"Johnathan D.","non-dropping-particle":"","parse-names":false,"suffix":""}],"container-title":"Comprehensive Physiology","id":"ITEM-1","issued":{"date-parts":[["2017","3","16"]]},"page":"321-382","publisher":"John Wiley &amp; Sons, Inc.","publisher-place":"Hoboken, NJ, USA","title":"Regulation of Coronary Blood Flow","type":"chapter","volume":"7"},"uris":["http://www.mendeley.com/documents/?uuid=b6abdd04-a6cc-3680-a73c-c049ce975325"]}],"mendeley":{"formattedCitation":"(30)","plainTextFormattedCitation":"(30)","previouslyFormattedCitation":"(30)"},"properties":{"noteIndex":0},"schema":"https://github.com/citation-style-language/schema/raw/master/csl-citation.json"}</w:instrText>
      </w:r>
      <w:r w:rsidR="009655C5">
        <w:fldChar w:fldCharType="separate"/>
      </w:r>
      <w:r w:rsidR="00947402" w:rsidRPr="00947402">
        <w:rPr>
          <w:noProof/>
        </w:rPr>
        <w:t>(30)</w:t>
      </w:r>
      <w:r w:rsidR="009655C5">
        <w:fldChar w:fldCharType="end"/>
      </w:r>
      <w:r w:rsidR="009655C5">
        <w:t>.</w:t>
      </w:r>
      <w:r w:rsidR="00373076">
        <w:t xml:space="preserve"> </w:t>
      </w:r>
      <w:r w:rsidR="00C94495">
        <w:t xml:space="preserve">One manifestation of coronary flow </w:t>
      </w:r>
      <w:r w:rsidR="0095197E">
        <w:t>regulation</w:t>
      </w:r>
      <w:r w:rsidR="00C94495">
        <w:t xml:space="preserve"> is the </w:t>
      </w:r>
      <w:r w:rsidR="005E3AE2">
        <w:t xml:space="preserve">so-called </w:t>
      </w:r>
      <w:r w:rsidR="0095197E">
        <w:t xml:space="preserve">pressure-flow autoregulation, </w:t>
      </w:r>
      <w:r w:rsidR="002620DD">
        <w:t>in which</w:t>
      </w:r>
      <w:r w:rsidR="00B81F82" w:rsidRPr="00B81F82">
        <w:t xml:space="preserve"> </w:t>
      </w:r>
      <w:r w:rsidR="00B81F82">
        <w:t>perturbations</w:t>
      </w:r>
      <w:r w:rsidR="0095197E">
        <w:t xml:space="preserve"> </w:t>
      </w:r>
      <w:r w:rsidR="005E3AE2">
        <w:t>in</w:t>
      </w:r>
      <w:r w:rsidR="0095197E">
        <w:t xml:space="preserve"> coronary perfusion pressure</w:t>
      </w:r>
      <w:r w:rsidR="00E81D61">
        <w:t xml:space="preserve"> </w:t>
      </w:r>
      <w:r w:rsidR="005E3AE2">
        <w:t xml:space="preserve">are </w:t>
      </w:r>
      <w:r w:rsidR="00E81D61">
        <w:t xml:space="preserve">met with commensurate changes in microvascular resistance to </w:t>
      </w:r>
      <w:r w:rsidR="000C077D">
        <w:t xml:space="preserve">maintain </w:t>
      </w:r>
      <w:r w:rsidR="00E81D61">
        <w:t>a</w:t>
      </w:r>
      <w:r w:rsidR="00003FDA">
        <w:t xml:space="preserve"> constant</w:t>
      </w:r>
      <w:r w:rsidR="0095197E">
        <w:t xml:space="preserve"> coronary</w:t>
      </w:r>
      <w:r w:rsidR="00D6782D">
        <w:t xml:space="preserve"> blood</w:t>
      </w:r>
      <w:r w:rsidR="0095197E">
        <w:t xml:space="preserve"> flow </w:t>
      </w:r>
      <w:r w:rsidR="00CC2806">
        <w:t xml:space="preserve">at a </w:t>
      </w:r>
      <w:r w:rsidR="00D6782D">
        <w:t>given</w:t>
      </w:r>
      <w:r w:rsidR="00A81699">
        <w:t xml:space="preserve"> level of MVO</w:t>
      </w:r>
      <w:r w:rsidR="00A81699">
        <w:rPr>
          <w:vertAlign w:val="subscript"/>
        </w:rPr>
        <w:t>2</w:t>
      </w:r>
      <w:r w:rsidR="0095197E">
        <w:t>.</w:t>
      </w:r>
      <w:r w:rsidR="007566D8">
        <w:t xml:space="preserve"> </w:t>
      </w:r>
    </w:p>
    <w:p w14:paraId="280D4E0F" w14:textId="3ED91DBC" w:rsidR="00905C54" w:rsidRDefault="005E3AE2">
      <w:pPr>
        <w:jc w:val="both"/>
      </w:pPr>
      <w:r>
        <w:t>Our</w:t>
      </w:r>
      <w:r w:rsidR="00E349F3">
        <w:t xml:space="preserve"> current understanding of th</w:t>
      </w:r>
      <w:r>
        <w:t xml:space="preserve">e different control mechanisms involved in coronary autoregulation </w:t>
      </w:r>
      <w:r w:rsidR="008B64A1">
        <w:t>is</w:t>
      </w:r>
      <w:r w:rsidR="009D51B2">
        <w:t xml:space="preserve"> rather</w:t>
      </w:r>
      <w:r w:rsidR="00F7116E">
        <w:t xml:space="preserve"> phenomenological</w:t>
      </w:r>
      <w:r w:rsidR="00905C54">
        <w:t xml:space="preserve">. Briefly, coronary </w:t>
      </w:r>
      <w:r w:rsidR="00FC164B">
        <w:t xml:space="preserve">autoregulation </w:t>
      </w:r>
      <w:r w:rsidR="00B85050">
        <w:t>rel</w:t>
      </w:r>
      <w:r w:rsidR="00905C54">
        <w:t>ies</w:t>
      </w:r>
      <w:r w:rsidR="00FC164B">
        <w:t xml:space="preserve"> on SMCs </w:t>
      </w:r>
      <w:r w:rsidR="00905C54">
        <w:t xml:space="preserve">reactivity </w:t>
      </w:r>
      <w:r w:rsidR="00DF44FD">
        <w:t>regulate</w:t>
      </w:r>
      <w:r w:rsidR="00FC164B">
        <w:t>d</w:t>
      </w:r>
      <w:r w:rsidR="00DF44FD">
        <w:t xml:space="preserve"> </w:t>
      </w:r>
      <w:r w:rsidR="00FC164B">
        <w:t>th</w:t>
      </w:r>
      <w:r w:rsidR="00243E8C">
        <w:t>r</w:t>
      </w:r>
      <w:r w:rsidR="00FC164B">
        <w:t xml:space="preserve">ough </w:t>
      </w:r>
      <w:r w:rsidR="00A6207F">
        <w:t>myogenic</w:t>
      </w:r>
      <w:r w:rsidR="00DF44FD">
        <w:t>, shear</w:t>
      </w:r>
      <w:r w:rsidR="00554599">
        <w:t>-dependent</w:t>
      </w:r>
      <w:r w:rsidR="00DF44FD">
        <w:t>, and metabolic control</w:t>
      </w:r>
      <w:r w:rsidR="00905C54">
        <w:t xml:space="preserve"> mechanisms</w:t>
      </w:r>
      <w:r w:rsidR="00DF44FD">
        <w:t>.</w:t>
      </w:r>
      <w:r w:rsidR="009F2CD2">
        <w:t xml:space="preserve"> Myogenic control is the intrinsic response of SMCs to changes in the local </w:t>
      </w:r>
      <w:r w:rsidR="007628A4">
        <w:t xml:space="preserve">wall </w:t>
      </w:r>
      <w:del w:id="3" w:author="Hamidreza Gharahi" w:date="2020-08-27T14:21:00Z">
        <w:r w:rsidR="007628A4" w:rsidDel="00E6179A">
          <w:delText>tension</w:delText>
        </w:r>
        <w:r w:rsidR="005E318B" w:rsidDel="00E6179A">
          <w:delText xml:space="preserve"> </w:delText>
        </w:r>
      </w:del>
      <w:ins w:id="4" w:author="Hamidreza Gharahi" w:date="2020-08-27T14:21:00Z">
        <w:r w:rsidR="00E6179A">
          <w:t xml:space="preserve">stress </w:t>
        </w:r>
      </w:ins>
      <w:r w:rsidR="005E318B">
        <w:fldChar w:fldCharType="begin" w:fldLock="1"/>
      </w:r>
      <w:r w:rsidR="003F6F36">
        <w:instrText>ADDIN CSL_CITATION {"citationItems":[{"id":"ITEM-1","itemData":{"DOI":"10.1161/01.RES.66.3.860","ISSN":"00097330","abstract":"The purpose of this study was to investigate if myogenic responses of isolated coronary arterioles were dependent on an intact, functional endothelium. Arterioles were located in situ by intracoronary perfusion with india ink-gelatin solution and then dissected and cannulated at both ends with glass micropipettes. Intraluminal pressure was initially set at 60 cm H2O; then the pressure was altered in steps of 20 cm H2O over a range of 20-140 cm H2O. Arterioles developed spontaneous tone and exhibited a significant myogenic response in physiological saline solution (36 degrees -37 degrees C). Arteriolar dilation and constriction were observed at lower (20-60 cm H2O) and higher (60-140 cm H2O) pressures, respectively. The presence of a functional and automatically intact endothelium was confirmed by relaxation to the endothelium-dependent vasodilator bradykinin and by transmission electron microscopy, respectively. After mechanical denudation of the endothelium with a specially designed abrasive micropipette, spontaneous tone and myogenic responses were preserved. Denudation of the endothelium was verified functionally (no response to bradykinin) and with transmission electron microscopy. Moreover, the mechanical denudation technique did not deleteriously affect smooth muscle because vasoconstrictor and vasodilator responses to nonendothelial-dependent drugs were the same before and after denudation. In summary, the present study demonstrates that pressure-dependent responses occur in isolated coronary arterioles and that this response is not dependent on the endothelium. Therefore, pressure-induced changes in coronary arteriolar tone are a true myogenic response in that they originate from smooth muscle.","author":[{"dropping-particle":"","family":"Kuo","given":"L.","non-dropping-particle":"","parse-names":false,"suffix":""},{"dropping-particle":"","family":"Chilian","given":"W. M.","non-dropping-particle":"","parse-names":false,"suffix":""},{"dropping-particle":"","family":"Davis","given":"M. J.","non-dropping-particle":"","parse-names":false,"suffix":""}],"container-title":"Circulation Research","id":"ITEM-1","issue":"3","issued":{"date-parts":[["1990"]]},"page":"860-866","title":"Coronary arteriolar myogenic response is independent of endothelium","type":"article-journal","volume":"66"},"uris":["http://www.mendeley.com/documents/?uuid=ed78a4fd-40cd-3115-b785-8a28602589b0"]}],"mendeley":{"formattedCitation":"(51)","plainTextFormattedCitation":"(51)","previouslyFormattedCitation":"(50)"},"properties":{"noteIndex":0},"schema":"https://github.com/citation-style-language/schema/raw/master/csl-citation.json"}</w:instrText>
      </w:r>
      <w:r w:rsidR="005E318B">
        <w:fldChar w:fldCharType="separate"/>
      </w:r>
      <w:r w:rsidR="003F6F36" w:rsidRPr="003F6F36">
        <w:rPr>
          <w:noProof/>
        </w:rPr>
        <w:t>(51)</w:t>
      </w:r>
      <w:r w:rsidR="005E318B">
        <w:fldChar w:fldCharType="end"/>
      </w:r>
      <w:r w:rsidR="007628A4">
        <w:t xml:space="preserve">. Shear-dependent control is a </w:t>
      </w:r>
      <w:r w:rsidR="00047121">
        <w:t>dilatory mechanism</w:t>
      </w:r>
      <w:r w:rsidR="008E72DD">
        <w:t xml:space="preserve"> mediated via shear-induced </w:t>
      </w:r>
      <w:r w:rsidR="007628A4">
        <w:t xml:space="preserve">production of </w:t>
      </w:r>
      <w:r w:rsidR="00D263D0">
        <w:t>n</w:t>
      </w:r>
      <w:r w:rsidR="007628A4">
        <w:t xml:space="preserve">itric </w:t>
      </w:r>
      <w:r w:rsidR="00FF6F9F">
        <w:t>o</w:t>
      </w:r>
      <w:r w:rsidR="007628A4">
        <w:t>xide (NO) by the endothelial cells.</w:t>
      </w:r>
      <w:r w:rsidR="001D3549">
        <w:t xml:space="preserve"> </w:t>
      </w:r>
      <w:r w:rsidR="005708CB">
        <w:t xml:space="preserve">Metabolic control is a local feedback </w:t>
      </w:r>
      <w:r w:rsidR="003D0184">
        <w:t xml:space="preserve">mechanism </w:t>
      </w:r>
      <w:r w:rsidR="002F58AE">
        <w:t>where</w:t>
      </w:r>
      <w:r w:rsidR="00FE2773">
        <w:t xml:space="preserve"> </w:t>
      </w:r>
      <w:r w:rsidR="00DC41B8">
        <w:t xml:space="preserve">a vasodilation signal is initiated in response to either an increase in local oxygen consumption or oxygen extraction from the myocardial blood supply </w:t>
      </w:r>
      <w:r w:rsidR="005E318B">
        <w:fldChar w:fldCharType="begin" w:fldLock="1"/>
      </w:r>
      <w:r w:rsidR="007A38C3">
        <w:instrText>ADDIN CSL_CITATION {"citationItems":[{"id":"ITEM-1","itemData":{"DOI":"10.1152/physrev.1983.63.1.1","ISSN":"0031-9333","PMID":"6296890","abstract":"The major areas of normal coronary physiological research since Berne's 1964 review have been the measurement of ventricular transmural blood flow distribution with microspheres, the adenosine hypothesis of local metabolic control of coronary blood flow, and the autonomic control of coronary blood flow. There is an improved understanding of intramyocardial tissue pressure and extravascular compressive forces on coronary vessels. However, the unexpected finding of zero flow during a prolonged diastole with a coronary artery pressure of 40 mmHg (PZF) is a reminder that the physical forces, including vascular smooth muscle contraction, that determine coronary vascular resistance are incompletely understood. During normal circumstances, the left ventricular subendocardium probably receives more blood flow than the subepicardium does, but the difference is small. When the coronary circulation is compromised by stenosis or aortic valve lesions, the subendocardium is much more vulnerable to underperfusion than is the subepicardium. The coronary vasodilating effect of arterial hypoxia has been confirmed in many studies, but the role of tissue oxygen tension in local metabolic control of coronary blood flow during normoxia is unknown. The coronary vasodilating action of carbon dioxide has received renewed attention, but its role in local control is also unknown. The adenosine hypothesis has passed several critical tests, but despite much research the importance of adenosine in normal coronary regulation is not established. Local metabolic control of coronary blood flow probably involves more than just one factor, but a unified hypothesis has not been put forward. Sympathetic alpha-receptor-mediated coronary vasoconstriction has been demonstrated by nerve stimulation and during a carotid sinus baroreceptor reflex. Sympathetic coronary vasoconstriction is capable of competing with local metabolic control to lower coronary venous oxygen tension under experimental circumstances, but its importance during normal resting conditions is not established. Parasympathetic muscarinic coronary vasodilation has been shown by vagal nerve stimulation, but a role for it during normal blood flow regulation has yet to be demonstrated. There have been elegant descriptive studies of the coronary blood flow response during excitement and exercise, where coronary blood flow increases pari passu with myocardial metabolism; however, there are also data that indicate a concomitant sympat…","author":[{"dropping-particle":"","family":"Feigl","given":"E O","non-dropping-particle":"","parse-names":false,"suffix":""}],"container-title":"Physiological reviews","id":"ITEM-1","issue":"1","issued":{"date-parts":[["1983","1"]]},"page":"1-205","publisher":" American Physiological Society Bethesda, MD ","title":"Coronary physiology.","type":"article-journal","volume":"63"},"uris":["http://www.mendeley.com/documents/?uuid=176807fd-fe29-32ac-8672-372984a8ed4f"]}],"mendeley":{"formattedCitation":"(24)","plainTextFormattedCitation":"(24)","previouslyFormattedCitation":"(24)"},"properties":{"noteIndex":0},"schema":"https://github.com/citation-style-language/schema/raw/master/csl-citation.json"}</w:instrText>
      </w:r>
      <w:r w:rsidR="005E318B">
        <w:fldChar w:fldCharType="separate"/>
      </w:r>
      <w:r w:rsidR="00947402" w:rsidRPr="00947402">
        <w:rPr>
          <w:noProof/>
        </w:rPr>
        <w:t>(24)</w:t>
      </w:r>
      <w:r w:rsidR="005E318B">
        <w:fldChar w:fldCharType="end"/>
      </w:r>
      <w:r w:rsidR="005708CB">
        <w:t xml:space="preserve">. </w:t>
      </w:r>
      <w:r w:rsidR="0083048F">
        <w:t>S</w:t>
      </w:r>
      <w:r w:rsidR="004A2C92">
        <w:t xml:space="preserve">tudies have shown </w:t>
      </w:r>
      <w:r w:rsidR="00905C54">
        <w:t xml:space="preserve">that </w:t>
      </w:r>
      <w:r w:rsidR="004A2C92">
        <w:t>these mechanisms heterogeneous</w:t>
      </w:r>
      <w:r w:rsidR="00CC4411">
        <w:t>ly</w:t>
      </w:r>
      <w:r w:rsidR="004A2C92">
        <w:t xml:space="preserve"> </w:t>
      </w:r>
      <w:r w:rsidR="00CC4411">
        <w:t>a</w:t>
      </w:r>
      <w:r w:rsidR="004A2C92">
        <w:t>ffect the coronary microvasculature</w:t>
      </w:r>
      <w:r w:rsidR="006645DF">
        <w:t xml:space="preserve"> </w:t>
      </w:r>
      <w:r w:rsidR="006645DF">
        <w:fldChar w:fldCharType="begin" w:fldLock="1"/>
      </w:r>
      <w:r w:rsidR="003F6F36">
        <w:instrText>ADDIN CSL_CITATION {"citationItems":[{"id":"ITEM-1","itemData":{"ISSN":"0300-8428","PMID":"9879450","abstract":"Apart from local heterogeneities of myocardial blood flow, the regulation of vascular tone is equally complex. Changes in vascular tone are essential for the adaptation of coronary blood flow to varying metabolic demands. The majority of coronary vascular resistance is found in the microcirculation, that is, in vessels with less than 150-200 microns in diameter; therefore, understanding the regulatory mechanisms that exercise control of the tone of these vessels is paramount to our understanding the control of myocardial perfusion. Recently, it became evident that different regulatory systems such as metabolic, neurohumoral, myogenic, and flow-mediated mechanisms have preferential effects on particular microvascular segments. However, the significance of specific vasoactive mediators is still under investigation. Growth factors, which are synthesized in cells in the surrounding of vessels such as mast cells and cardiac myocytes, have recently been suggested to play a role in the coordination of endothelium-dependent and endothelium-independent vasoactive mechanisms. The aim of this review is, first, to focus on the heterogeneity of the regulation of coronary vascular resistance in general and, second, to discuss recent studies showing a possible role of growth factors, especially fibroblast growth factor (FGF), heparin, and endothelin, as modulators of microvascular tone.","author":[{"dropping-particle":"","family":"Tiefenbacher","given":"C P","non-dropping-particle":"","parse-names":false,"suffix":""},{"dropping-particle":"","family":"Chilian","given":"W M","non-dropping-particle":"","parse-names":false,"suffix":""}],"container-title":"Basic research in cardiology","id":"ITEM-1","issue":"6","issued":{"date-parts":[["1998","12"]]},"page":"446-54","title":"Heterogeneity of coronary vasomotion.","type":"article-journal","volume":"93"},"uris":["http://www.mendeley.com/documents/?uuid=711252a8-9370-354c-a0fd-a40f91800b37"]}],"mendeley":{"formattedCitation":"(80)","plainTextFormattedCitation":"(80)","previouslyFormattedCitation":"(79)"},"properties":{"noteIndex":0},"schema":"https://github.com/citation-style-language/schema/raw/master/csl-citation.json"}</w:instrText>
      </w:r>
      <w:r w:rsidR="006645DF">
        <w:fldChar w:fldCharType="separate"/>
      </w:r>
      <w:r w:rsidR="003F6F36" w:rsidRPr="003F6F36">
        <w:rPr>
          <w:noProof/>
        </w:rPr>
        <w:t>(80)</w:t>
      </w:r>
      <w:r w:rsidR="006645DF">
        <w:fldChar w:fldCharType="end"/>
      </w:r>
      <w:r w:rsidR="004A2C92">
        <w:t xml:space="preserve">. </w:t>
      </w:r>
      <w:r w:rsidR="006645DF">
        <w:t xml:space="preserve">Myogenic control has been observed to </w:t>
      </w:r>
      <w:r w:rsidR="00D8144E">
        <w:t xml:space="preserve">be </w:t>
      </w:r>
      <w:r w:rsidR="00F52468">
        <w:t>small</w:t>
      </w:r>
      <w:r w:rsidR="006645DF">
        <w:t xml:space="preserve"> in precapillary arterioles and </w:t>
      </w:r>
      <w:r w:rsidR="00905C54">
        <w:t xml:space="preserve">large </w:t>
      </w:r>
      <w:r w:rsidR="006645DF">
        <w:t xml:space="preserve">in the arteries of 50-150 </w:t>
      </w:r>
      <w:r w:rsidR="006645DF" w:rsidRPr="006645DF">
        <w:rPr>
          <w:rFonts w:eastAsiaTheme="minorEastAsia"/>
        </w:rPr>
        <w:t>μm</w:t>
      </w:r>
      <w:r w:rsidR="00710B0F">
        <w:rPr>
          <w:rFonts w:eastAsiaTheme="minorEastAsia"/>
        </w:rPr>
        <w:t xml:space="preserve"> </w:t>
      </w:r>
      <w:r w:rsidR="00710B0F">
        <w:rPr>
          <w:rFonts w:eastAsiaTheme="minorEastAsia"/>
        </w:rPr>
        <w:fldChar w:fldCharType="begin" w:fldLock="1"/>
      </w:r>
      <w:r w:rsidR="003F6F36">
        <w:rPr>
          <w:rFonts w:eastAsiaTheme="minorEastAsia"/>
        </w:rPr>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(53)"},"properties":{"noteIndex":0},"schema":"https://github.com/citation-style-language/schema/raw/master/csl-citation.json"}</w:instrText>
      </w:r>
      <w:r w:rsidR="00710B0F">
        <w:rPr>
          <w:rFonts w:eastAsiaTheme="minorEastAsia"/>
        </w:rPr>
        <w:fldChar w:fldCharType="separate"/>
      </w:r>
      <w:r w:rsidR="003F6F36" w:rsidRPr="003F6F36">
        <w:rPr>
          <w:rFonts w:eastAsiaTheme="minorEastAsia"/>
          <w:noProof/>
        </w:rPr>
        <w:t>(54)</w:t>
      </w:r>
      <w:r w:rsidR="00710B0F">
        <w:rPr>
          <w:rFonts w:eastAsiaTheme="minorEastAsia"/>
        </w:rPr>
        <w:fldChar w:fldCharType="end"/>
      </w:r>
      <w:r w:rsidR="006645DF">
        <w:rPr>
          <w:rFonts w:eastAsiaTheme="minorEastAsia"/>
        </w:rPr>
        <w:t>.</w:t>
      </w:r>
      <w:r w:rsidR="00B050F4">
        <w:rPr>
          <w:rFonts w:eastAsiaTheme="minorEastAsia"/>
        </w:rPr>
        <w:t xml:space="preserve"> </w:t>
      </w:r>
      <w:r w:rsidR="00905C54">
        <w:rPr>
          <w:rFonts w:eastAsiaTheme="minorEastAsia"/>
        </w:rPr>
        <w:t>S</w:t>
      </w:r>
      <w:r w:rsidR="00710B0F">
        <w:rPr>
          <w:rFonts w:eastAsiaTheme="minorEastAsia"/>
        </w:rPr>
        <w:t xml:space="preserve">hear-dependent control is most active in the arteries and larger arterioles </w:t>
      </w:r>
      <w:r w:rsidR="00710B0F">
        <w:rPr>
          <w:rFonts w:eastAsiaTheme="minorEastAsia"/>
        </w:rPr>
        <w:fldChar w:fldCharType="begin" w:fldLock="1"/>
      </w:r>
      <w:r w:rsidR="003F6F36">
        <w:rPr>
          <w:rFonts w:eastAsiaTheme="minorEastAsia"/>
        </w:rPr>
        <w:instrText>ADDIN CSL_CITATION {"citationItems":[{"id":"ITEM-1","itemData":{"DOI":"10.1161/01.CIR.92.3.518","ISSN":"0009-7322","abstract":"Background Coronary microvessels (&lt;300 μm in diameter) have been demonstrated to be important in the regulation of local resistance and flow. Recent studies also suggest that these microvessels are more responsive to physiological and pharmacological stimuli than conduit vessels. However, little is known regarding the relative sensitivity of different microvascular segments in response to flow (shear stress) and agonists. The goal of this study was to test the hypothesis that a longitudinal gradient for shear stress– and agonist-induced dilation exists in the coronary microcirculation. Methods and Results Experiments were performed in four different sizes of porcine subepicardial coronary arterial microvessels: small arterioles (40±1-μm ID with resting tone); intermediate arterioles (60±1 μm); large arterioles (106±4 μm); and small arteries (179±9 μm). Vessels were isolated and cannulated to allow luminal pressure and flow to be independently controlled. All vessels developed active tone (to ≈65% to 75% o...","author":[{"dropping-particle":"","family":"Kuo","given":"L.","non-dropping-particle":"","parse-names":false,"suffix":""},{"dropping-particle":"","family":"Davis","given":"Michael J.","non-dropping-particle":"","parse-names":false,"suffix":""},{"dropping-particle":"","family":"Chilian","given":"William M.","non-dropping-particle":"","parse-names":false,"suffix":""}],"container-title":"Circulation","id":"ITEM-1","issue":"3","issued":{"date-parts":[["1995","8","1"]]},"page":"518-525","publisher":"Lippincott Williams &amp; Wilkins","title":"Longitudinal Gradients for Endothelium-Dependent and -Independent Vascular Responses in the Coronary Microcirculation","type":"article-journal","volume":"92"},"uris":["http://www.mendeley.com/documents/?uuid=42087a14-5910-335d-8cac-de02e0b92f69"]}],"mendeley":{"formattedCitation":"(53)","plainTextFormattedCitation":"(53)","previouslyFormattedCitation":"(52)"},"properties":{"noteIndex":0},"schema":"https://github.com/citation-style-language/schema/raw/master/csl-citation.json"}</w:instrText>
      </w:r>
      <w:r w:rsidR="00710B0F">
        <w:rPr>
          <w:rFonts w:eastAsiaTheme="minorEastAsia"/>
        </w:rPr>
        <w:fldChar w:fldCharType="separate"/>
      </w:r>
      <w:r w:rsidR="003F6F36" w:rsidRPr="003F6F36">
        <w:rPr>
          <w:rFonts w:eastAsiaTheme="minorEastAsia"/>
          <w:noProof/>
        </w:rPr>
        <w:t>(53)</w:t>
      </w:r>
      <w:r w:rsidR="00710B0F">
        <w:rPr>
          <w:rFonts w:eastAsiaTheme="minorEastAsia"/>
        </w:rPr>
        <w:fldChar w:fldCharType="end"/>
      </w:r>
      <w:r w:rsidR="00C0707C">
        <w:rPr>
          <w:rFonts w:eastAsiaTheme="minorEastAsia"/>
        </w:rPr>
        <w:t>.</w:t>
      </w:r>
      <w:r w:rsidR="00F624F6">
        <w:rPr>
          <w:rFonts w:eastAsiaTheme="minorEastAsia"/>
        </w:rPr>
        <w:t xml:space="preserve"> </w:t>
      </w:r>
      <w:r w:rsidR="00905C54">
        <w:rPr>
          <w:rFonts w:eastAsiaTheme="minorEastAsia"/>
        </w:rPr>
        <w:t xml:space="preserve">Lastly, the signal for the </w:t>
      </w:r>
      <w:r w:rsidR="00F624F6">
        <w:rPr>
          <w:rFonts w:eastAsiaTheme="minorEastAsia"/>
        </w:rPr>
        <w:t>metabolic feedback mechanism is initiated in the capillaries</w:t>
      </w:r>
      <w:r w:rsidR="00905C54">
        <w:rPr>
          <w:rFonts w:eastAsiaTheme="minorEastAsia"/>
        </w:rPr>
        <w:t>,</w:t>
      </w:r>
      <w:r w:rsidR="00F624F6">
        <w:rPr>
          <w:rFonts w:eastAsiaTheme="minorEastAsia"/>
        </w:rPr>
        <w:t xml:space="preserve"> conducted upstream</w:t>
      </w:r>
      <w:r w:rsidR="00905C54">
        <w:rPr>
          <w:rFonts w:eastAsiaTheme="minorEastAsia"/>
        </w:rPr>
        <w:t>, and</w:t>
      </w:r>
      <w:r w:rsidR="00F624F6">
        <w:rPr>
          <w:rFonts w:eastAsiaTheme="minorEastAsia"/>
        </w:rPr>
        <w:t xml:space="preserve"> </w:t>
      </w:r>
      <w:r w:rsidR="00905C54">
        <w:rPr>
          <w:rFonts w:eastAsiaTheme="minorEastAsia"/>
        </w:rPr>
        <w:t xml:space="preserve">it </w:t>
      </w:r>
      <w:r w:rsidR="00F624F6">
        <w:rPr>
          <w:rFonts w:eastAsiaTheme="minorEastAsia"/>
        </w:rPr>
        <w:t xml:space="preserve">gradually decays </w:t>
      </w:r>
      <w:r w:rsidR="002E7E3D">
        <w:rPr>
          <w:rFonts w:eastAsiaTheme="minorEastAsia"/>
        </w:rPr>
        <w:t>for larger</w:t>
      </w:r>
      <w:r w:rsidR="00F624F6">
        <w:rPr>
          <w:rFonts w:eastAsiaTheme="minorEastAsia"/>
        </w:rPr>
        <w:t xml:space="preserve"> vessel</w:t>
      </w:r>
      <w:r w:rsidR="002E7E3D">
        <w:rPr>
          <w:rFonts w:eastAsiaTheme="minorEastAsia"/>
        </w:rPr>
        <w:t>s</w:t>
      </w:r>
      <w:r w:rsidR="00281543">
        <w:rPr>
          <w:rFonts w:eastAsiaTheme="minorEastAsia"/>
        </w:rPr>
        <w:t xml:space="preserve"> </w:t>
      </w:r>
      <w:r w:rsidR="00905C54">
        <w:rPr>
          <w:rFonts w:eastAsiaTheme="minorEastAsia"/>
        </w:rPr>
        <w:t>(~</w:t>
      </w:r>
      <w:r w:rsidR="00281543">
        <w:rPr>
          <w:rFonts w:eastAsiaTheme="minorEastAsia"/>
        </w:rPr>
        <w:t xml:space="preserve">150 </w:t>
      </w:r>
      <w:r w:rsidR="00281543" w:rsidRPr="00281543">
        <w:rPr>
          <w:rFonts w:eastAsiaTheme="minorEastAsia"/>
        </w:rPr>
        <w:t>μm</w:t>
      </w:r>
      <w:r w:rsidR="00281543">
        <w:rPr>
          <w:rFonts w:eastAsiaTheme="minorEastAsia"/>
        </w:rPr>
        <w:t>)</w:t>
      </w:r>
      <w:r w:rsidR="00F624F6">
        <w:rPr>
          <w:rFonts w:eastAsiaTheme="minorEastAsia"/>
        </w:rPr>
        <w:t xml:space="preserve"> </w:t>
      </w:r>
      <w:r w:rsidR="00F624F6">
        <w:rPr>
          <w:rFonts w:eastAsiaTheme="minorEastAsia"/>
        </w:rPr>
        <w:fldChar w:fldCharType="begin" w:fldLock="1"/>
      </w:r>
      <w:r w:rsidR="003F6F36">
        <w:rPr>
          <w:rFonts w:eastAsiaTheme="minorEastAsia"/>
        </w:rPr>
        <w:instrText>ADDIN CSL_CITATION {"citationItems":[{"id":"ITEM-1","itemData":{"DOI":"10.1161/01.RES.65.5.1296","ISSN":"00097330","abstract":"The purposes of this study were to determine if coronary dilation secondary to an increase in myocardial oxygen consumption (MVO2) affects the microcirculation in a homogeneous or heterogeneous manner and to determine if comparable degrees of coronary dilation produced by increasing MVO2 or exogenous (intravenous adenosine) or endogenous (intravenous dipyridamole) adenosine have similar effects in the coronary microcirculation. The epimyocardial coronary microcirculation was observed through an intravital microscope by stroboscopic epi-illumination in anesthetized open-chest dogs. Aortic pressure and heart rate were controlled by an aortic snare and atrioventricular sequential pacing, respectively, during experimental procedures. In group 1 (n = 15), coronary arterial microvessel diameters were measured under control condition and during rapid pacing at 300 beats/min, which doubled MVO2. Increases in MVO2 caused heterogeneous vasodilation in coronary arterial microvessels (40-380 microns). There was an inverse relation between control diameter and percent increase in diameter. In group 2 (n = 15) or group 3 (n = 10), adenosine or dipyridamole was infused intravenously to increase myocardial perfusion to the same level as that obtained with rapid pacing. Adenosine and dipyridamole did not change MVO2. Adenosine and dipyridamole also caused heterogeneous vasodilation, but the effects of adenosine and dipyridamole were restricted to arterial microvessels smaller than 150 microns. From these results, we conclude that increases in MVO2 produce widespread but heterogeneous vasodilation, that is, greater dilation in smaller arterial microvessels. Comparable increases in coronary flow produced by increasing MVO2 or endogenous and exogenous adenosine do not produce identical changes in the distribution of coronary microvascular resistance.","author":[{"dropping-particle":"","family":"Kanatsuka","given":"H.","non-dropping-particle":"","parse-names":false,"suffix":""},{"dropping-particle":"","family":"Lamping","given":"K. G.","non-dropping-particle":"","parse-names":false,"suffix":""},{"dropping-particle":"","family":"Eastham","given":"C. L.","non-dropping-particle":"","parse-names":false,"suffix":""},{"dropping-particle":"","family":"Dellsperger","given":"K. C.","non-dropping-particle":"","parse-names":false,"suffix":""},{"dropping-particle":"","family":"Marcus","given":"M. L.","non-dropping-particle":"","parse-names":false,"suffix":""}],"container-title":"Circulation Research","id":"ITEM-1","issue":"5","issued":{"date-parts":[["1989"]]},"page":"1296-1305","title":"Comparison of the effects of increased myocardial oxygen consumption and adenosine on the coronary microvascular resistance","type":"article-journal","volume":"65"},"uris":["http://www.mendeley.com/documents/?uuid=307e2cc6-1a4c-3d2e-aba0-b628a9a433d1"]}],"mendeley":{"formattedCitation":"(43)","plainTextFormattedCitation":"(43)","previouslyFormattedCitation":"(42)"},"properties":{"noteIndex":0},"schema":"https://github.com/citation-style-language/schema/raw/master/csl-citation.json"}</w:instrText>
      </w:r>
      <w:r w:rsidR="00F624F6">
        <w:rPr>
          <w:rFonts w:eastAsiaTheme="minorEastAsia"/>
        </w:rPr>
        <w:fldChar w:fldCharType="separate"/>
      </w:r>
      <w:r w:rsidR="003F6F36" w:rsidRPr="003F6F36">
        <w:rPr>
          <w:rFonts w:eastAsiaTheme="minorEastAsia"/>
          <w:noProof/>
        </w:rPr>
        <w:t>(43)</w:t>
      </w:r>
      <w:r w:rsidR="00F624F6">
        <w:rPr>
          <w:rFonts w:eastAsiaTheme="minorEastAsia"/>
        </w:rPr>
        <w:fldChar w:fldCharType="end"/>
      </w:r>
      <w:r w:rsidR="00F624F6">
        <w:rPr>
          <w:rFonts w:eastAsiaTheme="minorEastAsia"/>
        </w:rPr>
        <w:t>.</w:t>
      </w:r>
      <w:r w:rsidR="00CA15E1">
        <w:rPr>
          <w:rFonts w:eastAsiaTheme="minorEastAsia"/>
        </w:rPr>
        <w:t xml:space="preserve"> </w:t>
      </w:r>
      <w:r w:rsidR="006928EB">
        <w:rPr>
          <w:rFonts w:eastAsiaTheme="minorEastAsia"/>
        </w:rPr>
        <w:t>Furthermore,</w:t>
      </w:r>
      <w:r w:rsidR="006928EB">
        <w:t xml:space="preserve"> coronary </w:t>
      </w:r>
      <w:r w:rsidR="002E7E3D">
        <w:t>auto</w:t>
      </w:r>
      <w:r w:rsidR="006928EB">
        <w:t xml:space="preserve">regulation occurs </w:t>
      </w:r>
      <w:r w:rsidR="002E7E3D">
        <w:t xml:space="preserve">across </w:t>
      </w:r>
      <w:r w:rsidR="006928EB">
        <w:t xml:space="preserve">different layers of the myocardium where the myocardial-vessel interactions are not uniform </w:t>
      </w:r>
      <w:r w:rsidR="006928EB">
        <w:fldChar w:fldCharType="begin" w:fldLock="1"/>
      </w:r>
      <w:r w:rsidR="003F6F36">
        <w:instrText>ADDIN CSL_CITATION {"citationItems":[{"id":"ITEM-1","itemData":{"DOI":"10.1016/B978-0-12-374530-9.00014-0","ISBN":"9780123745309","abstract":"This chapter elaborates the regulation of the coronary microcirculation under physiological and pathophysiological conditions. Many possibilities and contributing factors for these responses, for example, myogenic mechanisms, shear stress-dependent dilation, adenosine, etc, are discussed. In some respects there is a greater appreciation and understanding that the role the microcirculation of the heart plays in many pathologies. Alterations of the microcirculation play a role in the vast majority of cardiovascular disease, and in general, the functional alterations override morphological changes. The major finding is a dysfunction of the endothelium resulting in loss of the protective role of endothelium-derived relaxing factors, mainly nitric oxide. It has become evident that endothelial dysfunction is of prognostic significance, for example for patients with coronary artery disease regarding the rate of cardiac events. There remains a lot of speculation with respect to the significance of endothelial dysfunction. To date, there are no large clinical trials demonstrating that treatment of endothelial dysfunction improves the prognosis. Furthermore, it is unknown which therapy is most effective, most safe and most cost effective. Based on the available data, possible treatment options include ACE-inhibitors, statins, radical scavenging substances such as vitamin E, l-arginine, and tetrahydrobiopterin. A complete understanding of the mechanisms and factors that are responsible for coronary vasomotor adjustments will undoubtedly lead to myriad advances in the treatment of many vascular and cardiac disease characterized by abnormal microvascular behavior.","author":[{"dropping-particle":"","family":"Zhang","given":"Cuihua","non-dropping-particle":"","parse-names":false,"suffix":""},{"dropping-particle":"","family":"A Rogers","given":"Paul","non-dropping-particle":"","parse-names":false,"suffix":""},{"dropping-particle":"","family":"Merkus","given":"Daphne","non-dropping-particle":"","parse-names":false,"suffix":""},{"dropping-particle":"","family":"M Muller-Delp","given":"Judy","non-dropping-particle":"","parse-names":false,"suffix":""},{"dropping-particle":"","family":"P Tiefenbacher","given":"Christiane","non-dropping-particle":"","parse-names":false,"suffix":""},{"dropping-particle":"","family":"Potter","given":"Barry","non-dropping-particle":"","parse-names":false,"suffix":""},{"dropping-particle":"","family":"D Knudson","given":"Jarrod","non-dropping-particle":"","parse-names":false,"suffix":""},{"dropping-particle":"","family":"Rocic","given":"Petra","non-dropping-particle":"","parse-names":false,"suffix":""},{"dropping-particle":"","family":"M Chilian","given":"William","non-dropping-particle":"","parse-names":false,"suffix":""}],"container-title":"Microcirculation","id":"ITEM-1","issued":{"date-parts":[["2008","1","1"]]},"page":"521-549","publisher":"Academic Press","title":"Regulation of Coronary Microvascular Resistance in Health and Disease","type":"article-journal"},"uris":["http://www.mendeley.com/documents/?uuid=874e28a3-e403-38c7-811c-ca30b9fcd47f"]}],"mendeley":{"formattedCitation":"(91)","plainTextFormattedCitation":"(91)","previouslyFormattedCitation":"(90)"},"properties":{"noteIndex":0},"schema":"https://github.com/citation-style-language/schema/raw/master/csl-citation.json"}</w:instrText>
      </w:r>
      <w:r w:rsidR="006928EB">
        <w:fldChar w:fldCharType="separate"/>
      </w:r>
      <w:r w:rsidR="003F6F36" w:rsidRPr="003F6F36">
        <w:rPr>
          <w:noProof/>
        </w:rPr>
        <w:t>(91)</w:t>
      </w:r>
      <w:r w:rsidR="006928EB">
        <w:fldChar w:fldCharType="end"/>
      </w:r>
      <w:r w:rsidR="006928EB">
        <w:t>. The</w:t>
      </w:r>
      <w:r w:rsidR="00934EB4">
        <w:t xml:space="preserve">refore, the </w:t>
      </w:r>
      <w:r w:rsidR="002E7E3D">
        <w:t xml:space="preserve">anatomical and functional </w:t>
      </w:r>
      <w:r w:rsidR="006928EB">
        <w:rPr>
          <w:rFonts w:eastAsiaTheme="minorEastAsia"/>
        </w:rPr>
        <w:lastRenderedPageBreak/>
        <w:t>heterogeneity</w:t>
      </w:r>
      <w:r w:rsidR="00B62634">
        <w:rPr>
          <w:rFonts w:eastAsiaTheme="minorEastAsia"/>
        </w:rPr>
        <w:t xml:space="preserve"> of</w:t>
      </w:r>
      <w:r w:rsidR="006928EB">
        <w:rPr>
          <w:rFonts w:eastAsiaTheme="minorEastAsia"/>
        </w:rPr>
        <w:t xml:space="preserve"> </w:t>
      </w:r>
      <w:r w:rsidR="006928EB">
        <w:t>the coronary arteries</w:t>
      </w:r>
      <w:r w:rsidR="002E7E3D">
        <w:t>,</w:t>
      </w:r>
      <w:r w:rsidR="006928EB">
        <w:t xml:space="preserve"> </w:t>
      </w:r>
      <w:r w:rsidR="00934EB4">
        <w:t xml:space="preserve">and </w:t>
      </w:r>
      <w:r w:rsidR="002E7E3D">
        <w:t xml:space="preserve">the </w:t>
      </w:r>
      <w:r w:rsidR="00934EB4">
        <w:t xml:space="preserve">difficulties in </w:t>
      </w:r>
      <w:r w:rsidR="002E7E3D">
        <w:t xml:space="preserve">acquiring </w:t>
      </w:r>
      <w:r w:rsidR="00934EB4">
        <w:rPr>
          <w:i/>
          <w:iCs/>
        </w:rPr>
        <w:t>in-</w:t>
      </w:r>
      <w:r w:rsidR="00934EB4" w:rsidRPr="00343FFE">
        <w:rPr>
          <w:i/>
        </w:rPr>
        <w:t>vivo</w:t>
      </w:r>
      <w:r w:rsidR="00934EB4">
        <w:t xml:space="preserve"> </w:t>
      </w:r>
      <w:r w:rsidR="00250919">
        <w:t>measurements</w:t>
      </w:r>
      <w:r w:rsidR="00934EB4">
        <w:t xml:space="preserve"> </w:t>
      </w:r>
      <w:r w:rsidR="00934EB4" w:rsidRPr="00934EB4">
        <w:t>necessitate</w:t>
      </w:r>
      <w:r w:rsidR="004D3490">
        <w:t xml:space="preserve"> </w:t>
      </w:r>
      <w:r w:rsidR="002E7E3D">
        <w:t>the development of</w:t>
      </w:r>
      <w:r w:rsidR="004D3490">
        <w:t xml:space="preserve"> </w:t>
      </w:r>
      <w:r w:rsidR="00934EB4">
        <w:t>computational models</w:t>
      </w:r>
      <w:r w:rsidR="00047121">
        <w:t xml:space="preserve"> </w:t>
      </w:r>
      <w:r w:rsidR="002E7E3D">
        <w:t>that can</w:t>
      </w:r>
      <w:r w:rsidR="00934EB4">
        <w:t xml:space="preserve"> integrate the available experimental </w:t>
      </w:r>
      <w:r w:rsidR="002E7E3D">
        <w:t>data on</w:t>
      </w:r>
      <w:r w:rsidR="00352C9D">
        <w:t xml:space="preserve"> </w:t>
      </w:r>
      <w:r w:rsidR="002E7E3D">
        <w:t>morphometry</w:t>
      </w:r>
      <w:r w:rsidR="00A12398">
        <w:t>,</w:t>
      </w:r>
      <w:r w:rsidR="00352C9D">
        <w:t xml:space="preserve"> </w:t>
      </w:r>
      <w:r w:rsidR="00A12398">
        <w:t xml:space="preserve">biomechanical, </w:t>
      </w:r>
      <w:r w:rsidR="00F56758">
        <w:t>and</w:t>
      </w:r>
      <w:r w:rsidR="00352C9D">
        <w:t xml:space="preserve"> physiological </w:t>
      </w:r>
      <w:r w:rsidR="002E7E3D">
        <w:t xml:space="preserve">responses </w:t>
      </w:r>
      <w:r w:rsidR="00934EB4">
        <w:t xml:space="preserve">to </w:t>
      </w:r>
      <w:r w:rsidR="002E7E3D">
        <w:t>enhance our understanding of coronary auto</w:t>
      </w:r>
      <w:r w:rsidR="00934EB4">
        <w:t>regulation</w:t>
      </w:r>
      <w:r w:rsidR="00B62634">
        <w:t xml:space="preserve"> in healthy, disease, and treatment planning conditions </w:t>
      </w:r>
      <w:r w:rsidR="00905C54">
        <w:t>(e.g., coronary artery disease, cardiac hypertrophy, metabolic dysfunction</w:t>
      </w:r>
      <w:r w:rsidR="00B62634">
        <w:t>, etc.</w:t>
      </w:r>
      <w:r w:rsidR="00905C54">
        <w:t xml:space="preserve">) </w:t>
      </w:r>
      <w:r w:rsidR="00905C54">
        <w:fldChar w:fldCharType="begin" w:fldLock="1"/>
      </w:r>
      <w:r w:rsidR="007A38C3">
        <w:instrText>ADDIN CSL_CITATION {"citationItems":[{"id":"ITEM-1","itemData":{"DOI":"10.1016/J.PCAD.2014.12.002","ISSN":"0033-0620","abstract":"The major factors determining myocardial perfusion and oxygen delivery have been elucidated over the past several decades, and this knowledge has been incorporated into the management of patients with ischemic heart disease (IHD). The basic understanding of the fluid mechanical behavior of coronary stenoses has also been translated to the cardiac catheterization laboratory where measurements of coronary pressure distal to a stenosis and coronary flow are routinely obtained. However, the role of perturbations in coronary microvascular structure and function, due to myocardial hypertrophy or coronary microvascular dysfunction, in IHD is becoming increasingly recognized. Future studies should therefore be aimed at further improving our understanding of the integrated coronary microvascular mechanisms that control coronary blood flow, and of the underlying causes and mechanisms of coronary microvascular dysfunction. This knowledge will be essential to further improve the treatment of patients with IHD.","author":[{"dropping-particle":"","family":"Duncker","given":"Dirk J.","non-dropping-particle":"","parse-names":false,"suffix":""},{"dropping-particle":"","family":"Koller","given":"Akos","non-dropping-particle":"","parse-names":false,"suffix":""},{"dropping-particle":"","family":"Merkus","given":"Daphne","non-dropping-particle":"","parse-names":false,"suffix":""},{"dropping-particle":"","family":"Canty","given":"John M.","non-dropping-particle":"","parse-names":false,"suffix":""}],"container-title":"Progress in Cardiovascular Diseases","id":"ITEM-1","issue":"5","issued":{"date-parts":[["2015","3","1"]]},"page":"409-422","publisher":"W.B. Saunders","title":"Regulation of Coronary Blood Flow in Health and Ischemic Heart Disease","type":"article-journal","volume":"57"},"uris":["http://www.mendeley.com/documents/?uuid=5655a8b3-24bf-31f7-8e1a-ee4f063087e3"]}],"mendeley":{"formattedCitation":"(22)","plainTextFormattedCitation":"(22)","previouslyFormattedCitation":"(22)"},"properties":{"noteIndex":0},"schema":"https://github.com/citation-style-language/schema/raw/master/csl-citation.json"}</w:instrText>
      </w:r>
      <w:r w:rsidR="00905C54">
        <w:fldChar w:fldCharType="separate"/>
      </w:r>
      <w:r w:rsidR="00947402" w:rsidRPr="00947402">
        <w:rPr>
          <w:noProof/>
        </w:rPr>
        <w:t>(22)</w:t>
      </w:r>
      <w:r w:rsidR="00905C54">
        <w:fldChar w:fldCharType="end"/>
      </w:r>
      <w:r w:rsidR="00905C54">
        <w:t xml:space="preserve">. </w:t>
      </w:r>
    </w:p>
    <w:p w14:paraId="1B6895B0" w14:textId="504D94D6" w:rsidR="002350C4" w:rsidRDefault="00512607" w:rsidP="00E26AD9">
      <w:pPr>
        <w:jc w:val="both"/>
      </w:pPr>
      <w:r>
        <w:t>S</w:t>
      </w:r>
      <w:r w:rsidR="00A81B57">
        <w:t xml:space="preserve">everal </w:t>
      </w:r>
      <w:r w:rsidR="007A4FD3">
        <w:t>c</w:t>
      </w:r>
      <w:r w:rsidR="00DA3250">
        <w:t xml:space="preserve">omputational </w:t>
      </w:r>
      <w:r w:rsidR="00B10F18">
        <w:t>techniques</w:t>
      </w:r>
      <w:r w:rsidR="00DA3250">
        <w:t xml:space="preserve"> have been used to </w:t>
      </w:r>
      <w:r w:rsidR="00B10F18">
        <w:t>model</w:t>
      </w:r>
      <w:r w:rsidR="00DA3250">
        <w:t xml:space="preserve"> the morphometry</w:t>
      </w:r>
      <w:r w:rsidR="00BB07A3">
        <w:t xml:space="preserve"> and hemodynamics</w:t>
      </w:r>
      <w:r w:rsidR="00DA3250">
        <w:t xml:space="preserve"> of coronary arteries</w:t>
      </w:r>
      <w:r w:rsidR="00A204D3">
        <w:t xml:space="preserve"> </w:t>
      </w:r>
      <w:r w:rsidR="00A204D3">
        <w:fldChar w:fldCharType="begin" w:fldLock="1"/>
      </w:r>
      <w:r w:rsidR="003F6F36">
        <w:instrText>ADDIN CSL_CITATION {"citationItems":[{"id":"ITEM-1","itemData":{"DOI":"10.1159/000025742","ISSN":"1018-1172","PMID":"10965227","abstract":"Mammalian hearts exhibit a heterogeneous spatial distribution of blood flows, but flows in near-neighbor regions correlate strongly. Also, tracer (15)O-water washout after injection into the inflow shows a straight log-log relationship between outflow concentration and time. To uncover the role of the arterial network in governing these phenomena, morphometric data were used to construct a mathematical model of the coronary arterial network of the pig heart. The model arterial network, built in a simplified three-dimensional representation of tissue geometry, satisfies the statistical morphometric data on segment lengths, diameters and connectivities reported for real arterial networks. The model uses an avoidance algorithm to position successive vascular segments in the network. Assuming flows through the network to be steady, the calculated regional flow distributions showed (1) the degree of heterogeneity observed in normal hearts; (2) spatial self-similarity in local flows; (3) fractal spatial correlations, all with the same fractal dimension found in animal studies; (4) pressure distributions along the model arterial network comparable to those observed in nature, with maximal resistances in small vessels. In addition, the washout of intravascular tracer showed tails with power law slopes that fitted h(t) = at(-alpha-1) with the exponents alpha = 2 for the reconstructed networks compared with those from experimental outflow concentration-time curves with alpha = 2.1+/-0.3. Thus, we concluded that the fractal nature of spatial flow distribution in the heart, and of temporal intravascular washout, are explicable in terms of the morphometry of the coronary network.","author":[{"dropping-particle":"","family":"Beard","given":"Daniel A.","non-dropping-particle":"","parse-names":false,"suffix":""},{"dropping-particle":"","family":"Bassingthwaighte","given":"James B.","non-dropping-particle":"","parse-names":false,"suffix":""}],"container-title":"Journal of Vascular Research","id":"ITEM-1","issue":"4","issued":{"date-parts":[["2000"]]},"page":"282-296","publisher":"Karger Publishers","title":"The Fractal Nature of Myocardial Blood Flow Emerges from a Whole-Organ Model of Arterial Network","type":"article-journal","volume":"37"},"uris":["http://www.mendeley.com/documents/?uuid=03cf96a4-36d9-3815-b477-031caec85f4c"]},{"id":"ITEM-2","itemData":{"DOI":"10.1114/1.250","ISSN":"0090-6964","author":[{"dropping-particle":"","family":"Smith","given":"N. P.","non-dropping-particle":"","parse-names":false,"suffix":""},{"dropping-particle":"","family":"Pullan","given":"A. J.","non-dropping-particle":"","parse-names":false,"suffix":""},{"dropping-particle":"","family":"Hunter","given":"P. J.","non-dropping-particle":"","parse-names":false,"suffix":""}],"container-title":"Annals of Biomedical Engineering","id":"ITEM-2","issue":"1","issued":{"date-parts":[["2000","1"]]},"page":"14-25","publisher":"Kluwer Academic Publishers-Plenum Publishers","title":"Generation of an Anatomically Based Geometric Coronary Model","type":"article-journal","volume":"28"},"uris":["http://www.mendeley.com/documents/?uuid=e71a383d-2051-3448-88d1-1122ccef7a81"]},{"id":"ITEM-3","itemData":{"DOI":"10.1114/1.290","ISSN":"0090-6964","author":[{"dropping-particle":"","family":"Karch","given":"Rudolf","non-dropping-particle":"","parse-names":false,"suffix":""},{"dropping-particle":"","family":"Neumann","given":"Friederike","non-dropping-particle":"","parse-names":false,"suffix":""},{"dropping-particle":"","family":"Neumann","given":"Martin","non-dropping-particle":"","parse-names":false,"suffix":""},{"dropping-particle":"","family":"Schreiner","given":"Wolfgang","non-dropping-particle":"","parse-names":false,"suffix":""}],"container-title":"Annals of Biomedical Engineering","id":"ITEM-3","issue":"5","issued":{"date-parts":[["2000","5"]]},"page":"495-511","publisher":"Kluwer Academic Publishers-Plenum Publishers","title":"Staged Growth of Optimized Arterial Model Trees","type":"article-journal","volume":"28"},"uris":["http://www.mendeley.com/documents/?uuid=3d82a5ae-0a13-3482-8859-cb93e27655b5"]},{"id":"ITEM-4","itemData":{"DOI":"10.1109/TBME.2018.2865667","ISSN":"0018-9294","PMID":"30113890","abstract":"OBJECTIVE In this paper, we propose an algorithm for the generation of a patient-specific cardiac vascular network starting from segmented epicardial vessels down to the arterioles. METHOD We extend a tree generation method based on satisfaction of functional principles, named Constrained Constructive Optimization (CCO), to account for multiple, competing vascular trees. The algorithm simulates angiogenesis under vascular volume minimization with flow-related and geometrical constraints adapting the simultaneous tree growths to patient priors. The generated trees fill the entire left ventricle myocardium up to the arterioles. RESULTS From actual vascular tree models segmented from CT images, we generated networks with 6000 terminal segments for 6 patients. These networks contain between 33 and 62 synthetic trees. All vascular models match morphometry properties previously described. CONCLUSION AND SIGNIFICANCE Image-based models derived from CT angiography are being used clinically to simulate blood flow in the coronary arteries of individual patients to aid in the diagnosis of disease and planning treatments. However, image resolution limits vessel segmentation to larger epicardial arteries. The generated model can be used to simulate blood flow and derived quantities from the aorta into the myocardium. This is an important step for diagnosis an treatment planning of coronary artery disease.","author":[{"dropping-particle":"","family":"Jaquet","given":"Clara","non-dropping-particle":"","parse-names":false,"suffix":""},{"dropping-particle":"","family":"Najman","given":"Laurent","non-dropping-particle":"","parse-names":false,"suffix":""},{"dropping-particle":"","family":"Talbot","given":"Hugues","non-dropping-particle":"","parse-names":false,"suffix":""},{"dropping-particle":"","family":"Grady","given":"Leo J","non-dropping-particle":"","parse-names":false,"suffix":""},{"dropping-particle":"","family":"Schaap","given":"Michiel","non-dropping-particle":"","parse-names":false,"suffix":""},{"dropping-particle":"","family":"Spain","given":"Buzzy","non-dropping-particle":"","parse-names":false,"suffix":""},{"dropping-particle":"","family":"Kim","given":"Hyun Jin","non-dropping-particle":"","parse-names":false,"suffix":""},{"dropping-particle":"","family":"Vignon-Clementel","given":"Irene","non-dropping-particle":"","parse-names":false,"suffix":""},{"dropping-particle":"","family":"Taylor","given":"Charles A","non-dropping-particle":"","parse-names":false,"suffix":""}],"container-title":"IEEE Transactions on Biomedical Engineering","id":"ITEM-4","issued":{"date-parts":[["2018","8","15"]]},"page":"1-1","title":"Generation of patient-specific cardiac vascular networks: a hybrid image-based and synthetic geometric model","type":"article-journal"},"uris":["http://www.mendeley.com/documents/?uuid=16769c1d-e030-344a-9f9c-9e32067c7e76"]},{"id":"ITEM-5","itemData":{"DOI":"10.1002/(SICI)1097-0185(199805)251:1&lt;50::AID-AR9&gt;3.0.CO;2-I","abstract":"Background: Some groups, including ours, have been generating arterial tree models using constrained constructive optimization (CCO). Arterial trees have been grown to arbitrary resolution without input of anatomical data. We performed this study to learn about the shortcomings that might have resulted from neglecting the anatomical data in CCO models. Methods: In a total of 450 segments obtained from 4 human cast hearts, the ratio of bifurcating daughter segment radii (0 &lt; S(bif) = r(2)/r(1) &lt; 1) was examined, which corresponds to the split of the total flow of the mother segment. For any complete bifurcation, where the radii of the parent segments and the radii of daughters were known, the area expansion ratio was computed (A(exp) = [r(1)2 + r(2)2]/r(parent)2). Results: The bifurcating ratio was found to be distributed in a nonnormal fashion, with a median of 0.76. The average area expansion ratio A(exp), characterizing the change of cross-sectional area of the vasculature from proximal to distal, was 0.93 ± 0.26. The 'rate of branching' (d(i)/(d(0)) was defined by the segment diameter relative to the diameter of the root segment. Averaging the rate of branching over segments within each bifurcation level resulted in a decreasing function of bifurcation level. Conclusions: This article provides new experimental data on branching geometry of coronary arteries (i.e., the trees evaluated in this study are purely delivering rather than conveying). Based on these facts, we suggest that the analytical bifurcation law in CCO might be replaced by the bifurcation rule obeyed on a stochastic basis only.","author":[{"dropping-particle":"","family":"Aharinejad","given":"S.","non-dropping-particle":"","parse-names":false,"suffix":""},{"dropping-particle":"","family":"Schreiner","given":"W.","non-dropping-particle":"","parse-names":false,"suffix":""},{"dropping-particle":"","family":"Neumann","given":"F.","non-dropping-particle":"","parse-names":false,"suffix":""}],"container-title":"Anatomical Record","id":"ITEM-5","issue":"1","issued":{"date-parts":[["1998","5"]]},"page":"50-59","title":"Morphometry of human coronary arterial trees","type":"article-journal","volume":"251"},"uris":["http://www.mendeley.com/documents/?uuid=ab7ecba1-0360-3c49-bb95-66688d406b87"]}],"mendeley":{"formattedCitation":"(1, 12, 38, 45, 76)","plainTextFormattedCitation":"(1, 12, 38, 45, 76)","previouslyFormattedCitation":"(1, 12, 37, 44, 75)"},"properties":{"noteIndex":0},"schema":"https://github.com/citation-style-language/schema/raw/master/csl-citation.json"}</w:instrText>
      </w:r>
      <w:r w:rsidR="00A204D3">
        <w:fldChar w:fldCharType="separate"/>
      </w:r>
      <w:r w:rsidR="003F6F36" w:rsidRPr="003F6F36">
        <w:rPr>
          <w:noProof/>
        </w:rPr>
        <w:t>(1, 12, 38, 45, 76)</w:t>
      </w:r>
      <w:r w:rsidR="00A204D3">
        <w:fldChar w:fldCharType="end"/>
      </w:r>
      <w:r w:rsidR="007A4FD3">
        <w:t xml:space="preserve">. </w:t>
      </w:r>
      <w:r w:rsidR="00250919" w:rsidRPr="00250919">
        <w:t>Kaimovitz et al.</w:t>
      </w:r>
      <w:r w:rsidR="007D4900">
        <w:t xml:space="preserve"> </w:t>
      </w:r>
      <w:r w:rsidR="009763C9">
        <w:fldChar w:fldCharType="begin" w:fldLock="1"/>
      </w:r>
      <w:r w:rsidR="003F6F36">
        <w:instrText>ADDIN CSL_CITATION {"citationItems":[{"id":"ITEM-1","itemData":{"DOI":"10.1007/s10439-005-7544-3","ISSN":"0090-6964","author":[{"dropping-particle":"","family":"Kaimovitz","given":"Benjamin","non-dropping-particle":"","parse-names":false,"suffix":""},{"dropping-particle":"","family":"Lanir","given":"Yoram","non-dropping-particle":"","parse-names":false,"suffix":""},{"dropping-particle":"","family":"Kassab","given":"Ghassan S.","non-dropping-particle":"","parse-names":false,"suffix":""}],"container-title":"Annals of Biomedical Engineering","id":"ITEM-1","issue":"11","issued":{"date-parts":[["2005","11"]]},"page":"1517-1535","publisher":"Kluwer Academic Publishers-Plenum Publishers","title":"Large-Scale 3-D Geometric Reconstruction of the Porcine Coronary Arterial Vasculature Based on Detailed Anatomical Data","type":"article-journal","volume":"33"},"uris":["http://www.mendeley.com/documents/?uuid=407f6318-84a1-35f6-8693-525f886cd159"]},{"id":"ITEM-2","itemData":{"DOI":"10.1152/ajpheart.00151.2010","ISSN":"0363-6135","abstract":"We have previously reconstructed the entire coronary arterial tree of the porcine heart down to the first segment of capillaries. Here, we extend the vascular model through the capillary bed and th...","author":[{"dropping-particle":"","family":"Kaimovitz","given":"Benjamin","non-dropping-particle":"","parse-names":false,"suffix":""},{"dropping-particle":"","family":"Lanir","given":"Yoram","non-dropping-particle":"","parse-names":false,"suffix":""},{"dropping-particle":"","family":"Kassab","given":"Ghassan S.","non-dropping-particle":"","parse-names":false,"suffix":""}],"container-title":"American Journal of Physiology-Heart and Circulatory Physiology","id":"ITEM-2","issue":"4","issued":{"date-parts":[["2010","10"]]},"page":"H1064-H1076","publisher":" American Physiological Society Bethesda, MD","title":"A full 3-D reconstruction of the entire porcine coronary vasculature","type":"article-journal","volume":"299"},"uris":["http://www.mendeley.com/documents/?uuid=86db87ac-15d5-327a-8444-ab1118a3307a"]}],"mendeley":{"formattedCitation":"(41, 42)","plainTextFormattedCitation":"(41, 42)","previouslyFormattedCitation":"(40, 41)"},"properties":{"noteIndex":0},"schema":"https://github.com/citation-style-language/schema/raw/master/csl-citation.json"}</w:instrText>
      </w:r>
      <w:r w:rsidR="009763C9">
        <w:fldChar w:fldCharType="separate"/>
      </w:r>
      <w:r w:rsidR="003F6F36" w:rsidRPr="003F6F36">
        <w:rPr>
          <w:noProof/>
        </w:rPr>
        <w:t>(41, 42)</w:t>
      </w:r>
      <w:r w:rsidR="009763C9">
        <w:fldChar w:fldCharType="end"/>
      </w:r>
      <w:r w:rsidR="00250919" w:rsidRPr="00250919">
        <w:t xml:space="preserve"> provided a stochastic framework for </w:t>
      </w:r>
      <w:r w:rsidR="00767D7C">
        <w:t>constructing</w:t>
      </w:r>
      <w:r w:rsidR="00250919" w:rsidRPr="00250919">
        <w:t xml:space="preserve"> </w:t>
      </w:r>
      <w:r w:rsidR="000B1E64">
        <w:t>the</w:t>
      </w:r>
      <w:r w:rsidR="000B1E64" w:rsidRPr="00250919">
        <w:t xml:space="preserve"> </w:t>
      </w:r>
      <w:r w:rsidR="00250919" w:rsidRPr="00250919">
        <w:t xml:space="preserve">entire coronary </w:t>
      </w:r>
      <w:r w:rsidR="000B1E64">
        <w:t xml:space="preserve">arterial </w:t>
      </w:r>
      <w:r w:rsidR="00250919" w:rsidRPr="00250919">
        <w:t xml:space="preserve">vasculature using a </w:t>
      </w:r>
      <w:r w:rsidR="00AF70D4">
        <w:t>volume</w:t>
      </w:r>
      <w:r w:rsidR="00250919" w:rsidRPr="00250919">
        <w:t>-</w:t>
      </w:r>
      <w:r w:rsidR="00AF70D4">
        <w:t>fi</w:t>
      </w:r>
      <w:r w:rsidR="00250919" w:rsidRPr="00250919">
        <w:t xml:space="preserve">lling optimization subject to </w:t>
      </w:r>
      <w:r w:rsidR="00522762">
        <w:t>morphometric</w:t>
      </w:r>
      <w:r w:rsidR="00522762" w:rsidRPr="00250919">
        <w:t xml:space="preserve"> </w:t>
      </w:r>
      <w:r w:rsidR="00522762">
        <w:t>statistics reported in</w:t>
      </w:r>
      <w:r w:rsidR="00250919" w:rsidRPr="00250919">
        <w:t xml:space="preserve"> </w:t>
      </w:r>
      <w:r w:rsidR="009763C9">
        <w:fldChar w:fldCharType="begin" w:fldLock="1"/>
      </w:r>
      <w:r w:rsidR="003F6F36">
        <w:instrText>ADDIN CSL_CITATION {"citationItems":[{"id":"ITEM-1","itemData":{"DOI":"10.1152/ajpheart.1993.265.1.H350","ISSN":"0363-6135","abstract":"To establish a mathematical model of the tree like arteries for the purpose of hemodynamic analysis, a complete set of morphometric data of pig coronary arteries is presented. For the purpose of mathematical modeling, three innovations in morphometry are introduced: 1) a rule for assigning the order numbers of the vessels on the basis of diameter ranges, 2) a connectivity matrix to describe asymmetric branching, and 3) a measurement of the fraction of vessel segments connected in series. The morphometric measurements were made with the silicone elastomer-casting method. Data on smaller vessels were obtained from histological specimens by optical sectioning. Data on larger vessels were obtained from vascular casts. The order number, diameter, length, connectivity matrix, and fractions of the vessels of a given order connected in series were measured for all orders of vessels of the right coronary artery and the left anterior descending and left circumflex branches. The data can be used to analyze the longitudinal distribution of blood pressure and volume and spatial distribution of perfusion in myocardium.","author":[{"dropping-particle":"","family":"Kassab","given":"G S","non-dropping-particle":"","parse-names":false,"suffix":""},{"dropping-particle":"","family":"Rider","given":"C A","non-dropping-particle":"","parse-names":false,"suffix":""},{"dropping-particle":"","family":"Tang","given":"N J","non-dropping-particle":"","parse-names":false,"suffix":""},{"dropping-particle":"","family":"Fung","given":"Y C","non-dropping-particle":"","parse-names":false,"suffix":""}],"container-title":"American Journal of Physiology-Heart and Circulatory Physiology","id":"ITEM-1","issue":"1","issued":{"date-parts":[["1993","2","13"]]},"page":"H350-H365","title":"Morphometry of pig coronary arterial trees","type":"article-journal","volume":"265"},"uris":["http://www.mendeley.com/documents/?uuid=2d7994d0-1a80-4fde-b442-664454c3b27d"]}],"mendeley":{"formattedCitation":"(47)","plainTextFormattedCitation":"(47)","previouslyFormattedCitation":"(46)"},"properties":{"noteIndex":0},"schema":"https://github.com/citation-style-language/schema/raw/master/csl-citation.json"}</w:instrText>
      </w:r>
      <w:r w:rsidR="009763C9">
        <w:fldChar w:fldCharType="separate"/>
      </w:r>
      <w:r w:rsidR="003F6F36" w:rsidRPr="003F6F36">
        <w:rPr>
          <w:noProof/>
        </w:rPr>
        <w:t>(47)</w:t>
      </w:r>
      <w:r w:rsidR="009763C9">
        <w:fldChar w:fldCharType="end"/>
      </w:r>
      <w:r w:rsidR="00250919" w:rsidRPr="00250919">
        <w:t xml:space="preserve">. Namani et al. </w:t>
      </w:r>
      <w:r w:rsidR="009763C9">
        <w:fldChar w:fldCharType="begin" w:fldLock="1"/>
      </w:r>
      <w:r w:rsidR="003F6F36">
        <w:instrText>ADDIN CSL_CITATION {"citationItems":[{"id":"ITEM-1","itemData":{"DOI":"10.3389/fphys.2018.01069","ISSN":"1664-042X","abstract":"Experimental limitations in measurements of coronary flow in the beating heart have led to the development of in silico models of reconstructed coronary trees. Previous coronary reconstructions relied primarily on anatomical data, including statistical morphometry (e.g., diameters, length, connectivity, longitudinal position). Such reconstructions are non-unique, however, often leading to unrealistic predicted flow features. Thus, it is necessary to impose physiological flow constraints to ensure realistic tree reconstruction. Since a vessel flow depends on its diameter to fourth power, diameters are the logical candidates to guide vascular reconstructions to achieve realistic flows. Here, a diameter assignment method was developed where each vessel diameter was determined depending on its downstream tree size, aimed to reduce flow dispersion to within measured range. Since the coronary micro-vessels are responsible for a major portion of the flow resistance, the auto regulated coronary flow was analyzed in a morphometry-based reconstructed 400 vessel arterial microvascular sub-tree spanning vessel orders 1 to 6. Diameters in this subtree were re-assigned based on the flow criteria. The results revealed that diameter re-assignment, while adhering to measured morphometry, significantly reduced the flow dispersion to realistic levels while adhering to measured morphometry. The resulting network flow has longitudinal pressure distribution, flow fractal nature, and near-neighboring flow autocorrelation, which agree with measured coronary flow characteristics. Collectively, these results suggest that a realistic coronary tree reconstruction should impose not only morphometric data but also flow considerations. The work is of broad significance in providing a novel computational framework in the field of coronary microcirculation. It is essential for the study of coronary circulation by model simulation, based on a realistic network structure.","author":[{"dropping-particle":"","family":"Namani","given":"Ravi","non-dropping-particle":"","parse-names":false,"suffix":""},{"dropping-particle":"","family":"Kassab","given":"Ghassan S.","non-dropping-particle":"","parse-names":false,"suffix":""},{"dropping-particle":"","family":"Lanir","given":"Yoram","non-dropping-particle":"","parse-names":false,"suffix":""}],"container-title":"Frontiers in Physiology","id":"ITEM-1","issued":{"date-parts":[["2018","8","29"]]},"page":"1069","publisher":"Frontiers","title":"Morphometric Reconstruction of Coronary Vasculature Incorporating Uniformity of Flow Dispersion","type":"article-journal","volume":"9"},"uris":["http://www.mendeley.com/documents/?uuid=24b5ac0d-5218-3159-8240-2ad5061d4816"]}],"mendeley":{"formattedCitation":"(66)","plainTextFormattedCitation":"(66)","previouslyFormattedCitation":"(65)"},"properties":{"noteIndex":0},"schema":"https://github.com/citation-style-language/schema/raw/master/csl-citation.json"}</w:instrText>
      </w:r>
      <w:r w:rsidR="009763C9">
        <w:fldChar w:fldCharType="separate"/>
      </w:r>
      <w:r w:rsidR="003F6F36" w:rsidRPr="003F6F36">
        <w:rPr>
          <w:noProof/>
        </w:rPr>
        <w:t>(66)</w:t>
      </w:r>
      <w:r w:rsidR="009763C9">
        <w:fldChar w:fldCharType="end"/>
      </w:r>
      <w:r w:rsidR="00250919" w:rsidRPr="00250919">
        <w:t xml:space="preserve"> </w:t>
      </w:r>
      <w:r w:rsidR="007713A4">
        <w:t xml:space="preserve">extended </w:t>
      </w:r>
      <w:r w:rsidR="00E30216" w:rsidRPr="00250919">
        <w:t xml:space="preserve">Kaimovitz's model </w:t>
      </w:r>
      <w:r w:rsidR="00E30216">
        <w:t>by</w:t>
      </w:r>
      <w:r w:rsidR="00250919" w:rsidRPr="00250919">
        <w:t xml:space="preserve"> </w:t>
      </w:r>
      <w:r w:rsidR="00522762">
        <w:t>incorporating</w:t>
      </w:r>
      <w:r w:rsidR="005F2C7A">
        <w:t xml:space="preserve"> physiological</w:t>
      </w:r>
      <w:r w:rsidR="00522762">
        <w:t xml:space="preserve"> </w:t>
      </w:r>
      <w:r w:rsidR="00421C08">
        <w:t xml:space="preserve">hemodynamic constraints </w:t>
      </w:r>
      <w:r w:rsidR="00E30216">
        <w:t>in</w:t>
      </w:r>
      <w:r w:rsidR="00250919" w:rsidRPr="00250919">
        <w:t xml:space="preserve"> the</w:t>
      </w:r>
      <w:r w:rsidR="00BF14F5">
        <w:t xml:space="preserve"> </w:t>
      </w:r>
      <w:r w:rsidR="000B1E64">
        <w:t xml:space="preserve">generation </w:t>
      </w:r>
      <w:r w:rsidR="00BF14F5">
        <w:t>of</w:t>
      </w:r>
      <w:r w:rsidR="00250919" w:rsidRPr="00250919">
        <w:t xml:space="preserve"> </w:t>
      </w:r>
      <w:r w:rsidR="000B1E64">
        <w:t xml:space="preserve">the </w:t>
      </w:r>
      <w:r w:rsidR="00250919" w:rsidRPr="00250919">
        <w:t xml:space="preserve">coronary arterial network. They showed that a concurrent minimization of </w:t>
      </w:r>
      <w:r w:rsidR="009763C9">
        <w:t>fl</w:t>
      </w:r>
      <w:r w:rsidR="00250919" w:rsidRPr="00250919">
        <w:t xml:space="preserve">ow dispersion and diameter re-assignment </w:t>
      </w:r>
      <w:r w:rsidR="000B1E64">
        <w:t>at the microvascular level</w:t>
      </w:r>
      <w:r w:rsidR="00250919" w:rsidRPr="00250919">
        <w:t xml:space="preserve"> resulted in </w:t>
      </w:r>
      <w:r w:rsidR="00CD31CA">
        <w:t xml:space="preserve">a </w:t>
      </w:r>
      <w:r w:rsidR="00DC5626">
        <w:t xml:space="preserve">realistic </w:t>
      </w:r>
      <w:r w:rsidR="00CD31CA">
        <w:t xml:space="preserve">representation of the </w:t>
      </w:r>
      <w:r w:rsidR="00DC5626">
        <w:t>network</w:t>
      </w:r>
      <w:r w:rsidR="00DC5626" w:rsidRPr="00250919">
        <w:t xml:space="preserve"> </w:t>
      </w:r>
      <w:r w:rsidR="00DC5626">
        <w:t>when compared with literature</w:t>
      </w:r>
      <w:r w:rsidR="000B1E64">
        <w:t xml:space="preserve"> data</w:t>
      </w:r>
      <w:r w:rsidR="00250919" w:rsidRPr="00250919">
        <w:t>.</w:t>
      </w:r>
      <w:r w:rsidR="000E2707">
        <w:t xml:space="preserve"> </w:t>
      </w:r>
      <w:r w:rsidR="00F709B3">
        <w:t xml:space="preserve">These </w:t>
      </w:r>
      <w:r w:rsidR="00BE57DC">
        <w:t xml:space="preserve">coronary arterial </w:t>
      </w:r>
      <w:r w:rsidR="000E2707">
        <w:t>tree reconstruction</w:t>
      </w:r>
      <w:r w:rsidR="002350C4">
        <w:t xml:space="preserve"> methods, while informed by morphometry and hemodynamic data, have not considered structurally-motivated data for the passive and active behavior of the coronary vessels at the different generations of the network.</w:t>
      </w:r>
    </w:p>
    <w:p w14:paraId="76F4BAF4" w14:textId="65FD618D" w:rsidR="008C7CDF" w:rsidRDefault="00CA1731" w:rsidP="008C7CDF">
      <w:pPr>
        <w:jc w:val="both"/>
      </w:pPr>
      <w:r>
        <w:t>On the other hand</w:t>
      </w:r>
      <w:r w:rsidR="00B01CE6">
        <w:t xml:space="preserve">, </w:t>
      </w:r>
      <w:r w:rsidR="00E17F34">
        <w:t xml:space="preserve">the phenomenon of </w:t>
      </w:r>
      <w:r w:rsidR="00961998">
        <w:t xml:space="preserve">coronary </w:t>
      </w:r>
      <w:r w:rsidR="00892D31">
        <w:t>auto</w:t>
      </w:r>
      <w:r w:rsidR="00B01CE6" w:rsidRPr="00B01CE6">
        <w:t xml:space="preserve">regulation has been the subject of </w:t>
      </w:r>
      <w:r w:rsidR="004F083C">
        <w:t>numerous</w:t>
      </w:r>
      <w:r w:rsidR="004F083C" w:rsidRPr="00B01CE6">
        <w:t xml:space="preserve"> </w:t>
      </w:r>
      <w:r w:rsidR="004E5941">
        <w:t xml:space="preserve">modeling </w:t>
      </w:r>
      <w:r w:rsidR="00B01CE6" w:rsidRPr="00B01CE6">
        <w:t>studies over the last 50-60 years.</w:t>
      </w:r>
      <w:r w:rsidR="00D11422">
        <w:t xml:space="preserve"> </w:t>
      </w:r>
      <w:r w:rsidR="004F083C">
        <w:t xml:space="preserve">Virtually all of </w:t>
      </w:r>
      <w:r w:rsidR="00CF0BD7">
        <w:t>such</w:t>
      </w:r>
      <w:r w:rsidR="004F083C">
        <w:t xml:space="preserve"> studies </w:t>
      </w:r>
      <w:r w:rsidR="00B077F5">
        <w:t xml:space="preserve">have relied on lumped-parameter (0D) approaches. </w:t>
      </w:r>
      <w:r w:rsidR="004714BC">
        <w:t xml:space="preserve">Liao and Kuo </w:t>
      </w:r>
      <w:r w:rsidR="004714BC">
        <w:fldChar w:fldCharType="begin" w:fldLock="1"/>
      </w:r>
      <w:r w:rsidR="003F6F36">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(53)"},"properties":{"noteIndex":0},"schema":"https://github.com/citation-style-language/schema/raw/master/csl-citation.json"}</w:instrText>
      </w:r>
      <w:r w:rsidR="004714BC">
        <w:fldChar w:fldCharType="separate"/>
      </w:r>
      <w:r w:rsidR="003F6F36" w:rsidRPr="003F6F36">
        <w:rPr>
          <w:noProof/>
        </w:rPr>
        <w:t>(54)</w:t>
      </w:r>
      <w:r w:rsidR="004714BC">
        <w:fldChar w:fldCharType="end"/>
      </w:r>
      <w:r w:rsidR="004714BC">
        <w:t xml:space="preserve"> and Cornelissen et al. </w:t>
      </w:r>
      <w:r w:rsidR="004714BC">
        <w:fldChar w:fldCharType="begin" w:fldLock="1"/>
      </w:r>
      <w:r w:rsidR="007A38C3">
        <w:instrText>ADDIN CSL_CITATION {"citationItems":[{"id":"ITEM-1","itemData":{"DOI":"10.1152/ajpheart.00491.2001","ISSN":"0363-6135","abstract":"Myogenic response, flow-dependent dilation, and direct metabolic control are important mechanisms controlling coronary flow. A model was developed to study how these control mechanisms interact at different locations in the arteriolar tree and to evaluate their contribution to autoregulatory and metabolic flow control. The model consists of 10 resistance compartments in series, each representing parallel vessel units, with their diameters determined by tone depending on either flow and pressure [flow-dependent tone reduction factor (TRFflow) × Tonemyo] or directly on metabolic factors (Tonemeta). The pressure-Tonemyo and flow-TRFflow relations depend on the vessel size obtained from interpolation of data on isolated vessels. Flow-dependent dilation diminishes autoregulatory properties compared with pressure-flow lines obtained from vessels solely influenced by Tonemyo. By applying Tonemeta to the four distal compartments, the autoregulatory properties are restored and tone is equally distributed over the ...","author":[{"dropping-particle":"","family":"Cornelissen","given":"Annemiek J. M.","non-dropping-particle":"","parse-names":false,"suffix":""},{"dropping-particle":"","family":"Dankelman","given":"Jenny","non-dropping-particle":"","parse-names":false,"suffix":""},{"dropping-particle":"","family":"VanBavel","given":"Ed","non-dropping-particle":"","parse-names":false,"suffix":""},{"dropping-particle":"","family":"Spaan","given":"Jos A. E.","non-dropping-particle":"","parse-names":false,"suffix":""}],"container-title":"American Journal of Physiology-Heart and Circulatory Physiology","id":"ITEM-1","issue":"6","issued":{"date-parts":[["2002","6"]]},"page":"H2224-H2237","publisher":" American Physiological SocietyBethesda, MD ","title":"Balance between myogenic, flow-dependent, and metabolic flow control in coronary arterial tree: a model study","type":"article-journal","volume":"282"},"uris":["http://www.mendeley.com/documents/?uuid=66d2ec66-1f21-3334-ad52-00894cdafb56"]}],"mendeley":{"formattedCitation":"(18)","plainTextFormattedCitation":"(18)","previouslyFormattedCitation":"(18)"},"properties":{"noteIndex":0},"schema":"https://github.com/citation-style-language/schema/raw/master/csl-citation.json"}</w:instrText>
      </w:r>
      <w:r w:rsidR="004714BC">
        <w:fldChar w:fldCharType="separate"/>
      </w:r>
      <w:r w:rsidR="00947402" w:rsidRPr="00947402">
        <w:rPr>
          <w:noProof/>
        </w:rPr>
        <w:t>(18)</w:t>
      </w:r>
      <w:r w:rsidR="004714BC">
        <w:fldChar w:fldCharType="end"/>
      </w:r>
      <w:r w:rsidR="004714BC">
        <w:t xml:space="preserve"> </w:t>
      </w:r>
      <w:r w:rsidR="004714BC" w:rsidRPr="00D11422">
        <w:t>investigate</w:t>
      </w:r>
      <w:r w:rsidR="004714BC">
        <w:t>d</w:t>
      </w:r>
      <w:r w:rsidR="004714BC" w:rsidRPr="00D11422">
        <w:t xml:space="preserve"> the interaction and balance between</w:t>
      </w:r>
      <w:r w:rsidR="004714BC">
        <w:t xml:space="preserve"> auto</w:t>
      </w:r>
      <w:r w:rsidR="004714BC" w:rsidRPr="00D11422">
        <w:t>regulatory mechanisms in</w:t>
      </w:r>
      <w:r w:rsidR="00D21742">
        <w:t xml:space="preserve"> the</w:t>
      </w:r>
      <w:r w:rsidR="004714BC" w:rsidRPr="00D11422">
        <w:t xml:space="preserve"> coronary circulation</w:t>
      </w:r>
      <w:r w:rsidR="00D11422">
        <w:t xml:space="preserve">. </w:t>
      </w:r>
      <w:r w:rsidR="006A7B0B" w:rsidRPr="006A7B0B">
        <w:t>While these studies incorporated the heterogeneity of the</w:t>
      </w:r>
      <w:r w:rsidR="006A7B0B">
        <w:t xml:space="preserve"> </w:t>
      </w:r>
      <w:r w:rsidR="00EC711B">
        <w:t xml:space="preserve">microvascular </w:t>
      </w:r>
      <w:r w:rsidR="006A7B0B" w:rsidRPr="006A7B0B">
        <w:t>response, the</w:t>
      </w:r>
      <w:r w:rsidR="00B077F5">
        <w:t xml:space="preserve">y considered a simple </w:t>
      </w:r>
      <w:r w:rsidR="001C5EA3">
        <w:t xml:space="preserve">partitioning </w:t>
      </w:r>
      <w:r w:rsidR="006A7B0B">
        <w:t xml:space="preserve">of the </w:t>
      </w:r>
      <w:r w:rsidR="00B077F5">
        <w:t xml:space="preserve">coronary </w:t>
      </w:r>
      <w:r w:rsidR="006A7B0B">
        <w:t>tree</w:t>
      </w:r>
      <w:r w:rsidR="006A7B0B" w:rsidRPr="006A7B0B">
        <w:t xml:space="preserve"> into 4 </w:t>
      </w:r>
      <w:r w:rsidR="00F709B3">
        <w:t>compartments</w:t>
      </w:r>
      <w:r w:rsidR="00F709B3" w:rsidRPr="006A7B0B">
        <w:t xml:space="preserve"> </w:t>
      </w:r>
      <w:r w:rsidR="006A7B0B" w:rsidRPr="006A7B0B">
        <w:t xml:space="preserve">and </w:t>
      </w:r>
      <w:r w:rsidR="00B077F5" w:rsidRPr="006A7B0B">
        <w:t>ignor</w:t>
      </w:r>
      <w:r w:rsidR="00B077F5">
        <w:t>ed</w:t>
      </w:r>
      <w:r w:rsidR="00B077F5" w:rsidRPr="006A7B0B">
        <w:t xml:space="preserve"> </w:t>
      </w:r>
      <w:r w:rsidR="006A7B0B" w:rsidRPr="006A7B0B">
        <w:t>the interactions</w:t>
      </w:r>
      <w:r w:rsidR="006A7B0B">
        <w:t xml:space="preserve"> </w:t>
      </w:r>
      <w:r w:rsidR="00B077F5">
        <w:t>between</w:t>
      </w:r>
      <w:r w:rsidR="006A7B0B" w:rsidRPr="006A7B0B">
        <w:t xml:space="preserve"> vessels </w:t>
      </w:r>
      <w:r w:rsidR="00B077F5">
        <w:t>and myocardium</w:t>
      </w:r>
      <w:r w:rsidR="006A7B0B" w:rsidRPr="006A7B0B">
        <w:t>.</w:t>
      </w:r>
      <w:r w:rsidR="00846714">
        <w:t xml:space="preserve"> </w:t>
      </w:r>
      <w:r w:rsidR="00846714" w:rsidRPr="00846714">
        <w:t xml:space="preserve">Pradhan et al. </w:t>
      </w:r>
      <w:r w:rsidR="00846714">
        <w:fldChar w:fldCharType="begin" w:fldLock="1"/>
      </w:r>
      <w:r w:rsidR="003F6F36">
        <w:instrText>ADDIN CSL_CITATION {"citationItems":[{"id":"ITEM-1","itemData":{"DOI":"10.1152/ajpheart.00663.2015","ISSN":"0363-6135","abstract":"Coronary blood flow varies to match oxygen delivery to myocardial oxygen demand. Integrating sympathetically mediated open-loop and metabolic adenine nucleotide-mediated feedback control in a model of coronary blood flow control shows how these pathways work together and illustrates the central role of feedback in the control of coronary blood flow.","author":[{"dropping-particle":"","family":"Pradhan","given":"Ranjan K.","non-dropping-particle":"","parse-names":false,"suffix":""},{"dropping-particle":"","family":"Feigl","given":"Eric O.","non-dropping-particle":"","parse-names":false,"suffix":""},{"dropping-particle":"","family":"Gorman","given":"Mark W.","non-dropping-particle":"","parse-names":false,"suffix":""},{"dropping-particle":"","family":"Brengelmann","given":"George L.","non-dropping-particle":"","parse-names":false,"suffix":""},{"dropping-particle":"","family":"Beard","given":"Daniel A.","non-dropping-particle":"","parse-names":false,"suffix":""}],"container-title":"American Journal of Physiology-Heart and Circulatory Physiology","id":"ITEM-1","issue":"11","issued":{"date-parts":[["2016","6"]]},"page":"H1683-H1694","publisher":" American Physiological Society Bethesda, MD","title":"Open-loop (feed-forward) and feedback control of coronary blood flow during exercise, cardiac pacing, and pressure changes","type":"article-journal","volume":"310"},"uris":["http://www.mendeley.com/documents/?uuid=f6b14017-93c1-36e4-9c22-b851df8a8d12"]}],"mendeley":{"formattedCitation":"(68)","plainTextFormattedCitation":"(68)","previouslyFormattedCitation":"(67)"},"properties":{"noteIndex":0},"schema":"https://github.com/citation-style-language/schema/raw/master/csl-citation.json"}</w:instrText>
      </w:r>
      <w:r w:rsidR="00846714">
        <w:fldChar w:fldCharType="separate"/>
      </w:r>
      <w:r w:rsidR="003F6F36" w:rsidRPr="003F6F36">
        <w:rPr>
          <w:noProof/>
        </w:rPr>
        <w:t>(68)</w:t>
      </w:r>
      <w:r w:rsidR="00846714">
        <w:fldChar w:fldCharType="end"/>
      </w:r>
      <w:r w:rsidR="00846714">
        <w:t xml:space="preserve"> </w:t>
      </w:r>
      <w:r w:rsidR="00AE6B0B">
        <w:t>applied</w:t>
      </w:r>
      <w:r w:rsidR="00846714" w:rsidRPr="00846714">
        <w:t xml:space="preserve"> a data-</w:t>
      </w:r>
      <w:r w:rsidR="00AE6B0B" w:rsidRPr="00846714">
        <w:t>driven closed loop model of coronary flow regulation</w:t>
      </w:r>
      <w:r w:rsidR="00841D09">
        <w:t xml:space="preserve"> using</w:t>
      </w:r>
      <w:r w:rsidR="00AE6B0B" w:rsidRPr="00846714">
        <w:t xml:space="preserve"> </w:t>
      </w:r>
      <w:r w:rsidR="00AE6B0B" w:rsidRPr="004E1D64">
        <w:rPr>
          <w:i/>
          <w:iCs/>
        </w:rPr>
        <w:t>in</w:t>
      </w:r>
      <w:r w:rsidR="004E1D64">
        <w:rPr>
          <w:i/>
          <w:iCs/>
        </w:rPr>
        <w:t>-</w:t>
      </w:r>
      <w:r w:rsidR="00AE6B0B" w:rsidRPr="004E1D64">
        <w:rPr>
          <w:i/>
          <w:iCs/>
        </w:rPr>
        <w:t>vivo</w:t>
      </w:r>
      <w:r w:rsidR="00AE6B0B">
        <w:t xml:space="preserve"> data on coronary flow and oxygen extraction in response to exercise-induced changes in demand and to changes in perfusion pressure</w:t>
      </w:r>
      <w:r w:rsidR="00AE6B0B" w:rsidRPr="00846714">
        <w:t xml:space="preserve">. </w:t>
      </w:r>
      <w:r w:rsidR="00AE6B0B">
        <w:t xml:space="preserve">The Pradhan model, which represents parallel control pathways using a block-diagram approach, does not represent explicit spatial features. </w:t>
      </w:r>
      <w:r w:rsidR="00930475" w:rsidRPr="00930475">
        <w:t xml:space="preserve">More recently, Namani and colleagues </w:t>
      </w:r>
      <w:r w:rsidR="00930475" w:rsidRPr="00930475">
        <w:fldChar w:fldCharType="begin" w:fldLock="1"/>
      </w:r>
      <w:r w:rsidR="003F6F36">
        <w:instrText>ADDIN CSL_CITATION {"citationItems":[{"id":"ITEM-1","itemData":{"DOI":"10.1085/JGP.201711795","ISSN":"0022-1295","PMID":"29196421","abstract":"Coronary blood flow is regulated to match the oxygen demand of myocytes in the heart wall. Flow regulation is essential to meet the wide range of cardiac workload. The blood flows through a complex coronary vasculature of elastic vessels having nonlinear wall properties, under transmural heterogeneous myocardial extravascular loading. To date, there is no fully integrative flow analysis that incorporates global and local passive and flow control determinants. Here, we provide an integrative model of coronary flow regulation that considers the realistic asymmetric morphology of the coronary network, the dynamic myocardial loading on the vessels embedded in it, and the combined effects of local myogenic effect, local shear regulation, and conducted metabolic control driven by venous O2 saturation level. The model predicts autoregulation (approximately constant flow over a wide range of coronary perfusion pressures), reduced heterogeneity of regulated flow, and presence of flow reserve, in agreement with experimental observations. Furthermore, the model shows that the metabolic and myogenic regulations play a primary role, whereas shear has a secondary one. Regulation was found to have a significant effect on the flow except under extreme (high and low) inlet pressures and metabolic demand. Novel outcomes of the model are that cyclic myocardial loading on coronary vessels enhances the coronary flow reserve except under low inlet perfusion pressure, increases the pressure range of effective autoregulation, and reduces the network flow in the absence of metabolic regulation. Collectively, these findings demonstrate the utility of the present biophysical model, which can be used to unravel the underlying mechanisms of coronary physiopathology.","author":[{"dropping-particle":"","family":"Namani","given":"Ravi","non-dropping-particle":"","parse-names":false,"suffix":""},{"dropping-particle":"","family":"Kassab","given":"Ghassan S.","non-dropping-particle":"","parse-names":false,"suffix":""},{"dropping-particle":"","family":"Lanir","given":"Yoram","non-dropping-particle":"","parse-names":false,"suffix":""}],"container-title":"The Journal of General Physiology","id":"ITEM-1","issue":"1","issued":{"date-parts":[["2018","1","2"]]},"page":"145-168","publisher":"Rockefeller University Press","title":"Integrative model of coronary flow in anatomically based vasculature under myogenic, shear, and metabolic regulation","type":"article-journal","volume":"150"},"uris":["http://www.mendeley.com/documents/?uuid=d432c86b-7471-31f3-ad05-41978c2a9881"]}],"mendeley":{"formattedCitation":"(65)","plainTextFormattedCitation":"(65)","previouslyFormattedCitation":"(64)"},"properties":{"noteIndex":0},"schema":"https://github.com/citation-style-language/schema/raw/master/csl-citation.json"}</w:instrText>
      </w:r>
      <w:r w:rsidR="00930475" w:rsidRPr="00930475">
        <w:fldChar w:fldCharType="separate"/>
      </w:r>
      <w:r w:rsidR="003F6F36" w:rsidRPr="003F6F36">
        <w:rPr>
          <w:noProof/>
        </w:rPr>
        <w:t>(65)</w:t>
      </w:r>
      <w:r w:rsidR="00930475" w:rsidRPr="00930475">
        <w:fldChar w:fldCharType="end"/>
      </w:r>
      <w:r w:rsidR="00930475" w:rsidRPr="00930475">
        <w:t xml:space="preserve"> </w:t>
      </w:r>
      <w:r w:rsidR="00CE0CC9">
        <w:t>developed a model of the coronary microcirculation that integrated the dynamic effects of coronary flow with myogenic, shear dependent, and metabolic feedback control mechanisms</w:t>
      </w:r>
      <w:r w:rsidR="00FF6135">
        <w:t xml:space="preserve"> in</w:t>
      </w:r>
      <w:r w:rsidR="00930475" w:rsidRPr="00930475">
        <w:t xml:space="preserve"> subendocardial and subepicardial </w:t>
      </w:r>
      <w:r w:rsidR="00CE0CC9">
        <w:t>vessels</w:t>
      </w:r>
      <w:r w:rsidR="00930475" w:rsidRPr="00930475">
        <w:t>.</w:t>
      </w:r>
      <w:r w:rsidR="00FF6135">
        <w:t xml:space="preserve"> </w:t>
      </w:r>
      <w:r w:rsidR="00CE0CC9">
        <w:t>The</w:t>
      </w:r>
      <w:r w:rsidR="00920689">
        <w:t>ir constitutive model considered simple pressure-diameter rules to define the behavior of the vessels.</w:t>
      </w:r>
      <w:r w:rsidR="008C7CDF">
        <w:t xml:space="preserve"> </w:t>
      </w:r>
      <w:r w:rsidR="00920689">
        <w:t xml:space="preserve">While the </w:t>
      </w:r>
      <w:r w:rsidR="00C91BB4">
        <w:t>aforementioned</w:t>
      </w:r>
      <w:r w:rsidR="00BD7155">
        <w:t xml:space="preserve"> </w:t>
      </w:r>
      <w:r w:rsidR="00D256AE">
        <w:t>studies</w:t>
      </w:r>
      <w:r w:rsidR="009A322C">
        <w:t xml:space="preserve"> </w:t>
      </w:r>
      <w:r w:rsidR="00920689">
        <w:t xml:space="preserve">provide </w:t>
      </w:r>
      <w:r w:rsidR="001C2F26">
        <w:t xml:space="preserve">reasonable </w:t>
      </w:r>
      <w:r w:rsidR="00920689">
        <w:t xml:space="preserve">descriptions </w:t>
      </w:r>
      <w:r w:rsidR="0020668E">
        <w:t xml:space="preserve">of </w:t>
      </w:r>
      <w:r w:rsidR="00936DDA">
        <w:t>auto</w:t>
      </w:r>
      <w:r w:rsidR="0020668E">
        <w:t>regulatory</w:t>
      </w:r>
      <w:r w:rsidR="00C67057">
        <w:t xml:space="preserve"> responses</w:t>
      </w:r>
      <w:r w:rsidR="00920689">
        <w:t xml:space="preserve">, they lacked structurally-motivated models for arterial tissue. </w:t>
      </w:r>
      <w:r w:rsidR="008C7CDF">
        <w:t>Given that t</w:t>
      </w:r>
      <w:r w:rsidR="00525890">
        <w:t xml:space="preserve">he </w:t>
      </w:r>
      <w:r w:rsidR="008A0FF3">
        <w:t>short-term</w:t>
      </w:r>
      <w:r w:rsidR="00E514AE">
        <w:t xml:space="preserve"> regulation of </w:t>
      </w:r>
      <w:r w:rsidR="00525890">
        <w:t>vascular tone and</w:t>
      </w:r>
      <w:r w:rsidR="008C7CDF">
        <w:t xml:space="preserve"> the</w:t>
      </w:r>
      <w:r w:rsidR="00E032A2">
        <w:t xml:space="preserve"> </w:t>
      </w:r>
      <w:r w:rsidR="00E514AE">
        <w:t xml:space="preserve">long-term </w:t>
      </w:r>
      <w:r w:rsidR="008C7CDF">
        <w:t xml:space="preserve">vascular </w:t>
      </w:r>
      <w:r w:rsidR="00E514AE">
        <w:t xml:space="preserve">growth and remodeling </w:t>
      </w:r>
      <w:r w:rsidR="008C7CDF">
        <w:t xml:space="preserve">processing, including pathophysiologic responses, </w:t>
      </w:r>
      <w:r w:rsidR="00525890">
        <w:t>are highly intertwined</w:t>
      </w:r>
      <w:r w:rsidR="002970E6">
        <w:t xml:space="preserve"> </w:t>
      </w:r>
      <w:r w:rsidR="008A0FF3">
        <w:fldChar w:fldCharType="begin" w:fldLock="1"/>
      </w:r>
      <w:r w:rsidR="003F6F36">
        <w:instrText>ADDIN CSL_CITATION {"citationItems":[{"id":"ITEM-1","itemData":{"DOI":"10.1159/000255962","ISSN":"1423-0135","abstract":"Blood flow regulation by small arteries and arterioles includes adaptation of both vascular tone and structure. It is becoming clear that tone and remodeling of resistance vessels are highly interrelated. Indeed, concepts pointing to continuous resistance artery adaptation and plasticity are emerging. The purpose of this review is to summarize such concepts and approaches related to vascular organization and remodeling, and to point out the missing links and possible directions for future research. We focus on the individual vessel level. Since several relevant studies are based on isolated vessels, we briefly re-iterate the available isobaric and isometric approaches. We further discuss the major elements of the small artery wall and their relation to the passive and active mechanical properties, as important determinants for vascular remodeling. The cytoskeletal elements and actin re-organization during remodeling are discussed, as well as the re-lengthening of smooth muscle cells during prolonged constriction. We then consider tone as major causal factors in remodeling and discuss the role of vessel wall inflammation. Finally, we illustrate examples of current quantitative, integrative approaches of small artery mechanosensing and adaptation that may lead to a physiomics description of small artery adaptation in health and in diseases such as hypertension. Copyright © 2009 S. Karger AG, Basel.","author":[{"dropping-particle":"","family":"Akker","given":"Jeroen","non-dropping-particle":"van den","parse-names":false,"suffix":""},{"dropping-particle":"","family":"Schoorl","given":"Marieke J.C.","non-dropping-particle":"","parse-names":false,"suffix":""},{"dropping-particle":"","family":"Bakker","given":"Erik N.T.P.","non-dropping-particle":"","parse-names":false,"suffix":""},{"dropping-particle":"","family":"vanBavel","given":"Ed","non-dropping-particle":"","parse-names":false,"suffix":""}],"container-title":"Journal of Vascular Research","id":"ITEM-1","issue":"3","issued":{"date-parts":[["2010","4"]]},"page":"183-202","publisher":"Karger Publishers","title":"Small Artery Remodeling: Current Concepts and Questions","type":"article-journal","volume":"47"},"uris":["http://www.mendeley.com/documents/?uuid=b32134f5-2b25-38d0-b3c5-551da5ddc8ad"]}],"mendeley":{"formattedCitation":"(84)","plainTextFormattedCitation":"(84)","previouslyFormattedCitation":"(83)"},"properties":{"noteIndex":0},"schema":"https://github.com/citation-style-language/schema/raw/master/csl-citation.json"}</w:instrText>
      </w:r>
      <w:r w:rsidR="008A0FF3">
        <w:fldChar w:fldCharType="separate"/>
      </w:r>
      <w:r w:rsidR="003F6F36" w:rsidRPr="003F6F36">
        <w:rPr>
          <w:noProof/>
        </w:rPr>
        <w:t>(84)</w:t>
      </w:r>
      <w:r w:rsidR="008A0FF3">
        <w:fldChar w:fldCharType="end"/>
      </w:r>
      <w:r w:rsidR="008C7CDF">
        <w:t>, there is a pressing need to develop models of coronary autoregulation that can account for the microstructure of the vessel wall.</w:t>
      </w:r>
      <w:r w:rsidR="008A0FF3">
        <w:t xml:space="preserve"> </w:t>
      </w:r>
    </w:p>
    <w:p w14:paraId="1A2689F2" w14:textId="4D07848C" w:rsidR="00C82655" w:rsidRPr="00561BEE" w:rsidRDefault="008C7CDF" w:rsidP="00C82655">
      <w:pPr>
        <w:jc w:val="both"/>
      </w:pPr>
      <w:r w:rsidRPr="007C7FFB">
        <w:rPr>
          <w:color w:val="FF0000"/>
          <w:rPrChange w:id="5" w:author="Hamidreza Gharahi" w:date="2020-08-27T14:39:00Z">
            <w:rPr/>
          </w:rPrChange>
        </w:rPr>
        <w:t xml:space="preserve">Constrained mixture theory </w:t>
      </w:r>
      <w:r w:rsidR="007E17F5" w:rsidRPr="007C7FFB">
        <w:rPr>
          <w:color w:val="FF0000"/>
          <w:rPrChange w:id="6" w:author="Hamidreza Gharahi" w:date="2020-08-27T14:39:00Z">
            <w:rPr/>
          </w:rPrChange>
        </w:rPr>
        <w:t xml:space="preserve">models </w:t>
      </w:r>
      <w:r w:rsidRPr="007C7FFB">
        <w:rPr>
          <w:color w:val="FF0000"/>
          <w:rPrChange w:id="7" w:author="Hamidreza Gharahi" w:date="2020-08-27T14:39:00Z">
            <w:rPr/>
          </w:rPrChange>
        </w:rPr>
        <w:t>ha</w:t>
      </w:r>
      <w:r w:rsidR="007E17F5" w:rsidRPr="007C7FFB">
        <w:rPr>
          <w:color w:val="FF0000"/>
          <w:rPrChange w:id="8" w:author="Hamidreza Gharahi" w:date="2020-08-27T14:39:00Z">
            <w:rPr/>
          </w:rPrChange>
        </w:rPr>
        <w:t>ve</w:t>
      </w:r>
      <w:r w:rsidRPr="007C7FFB">
        <w:rPr>
          <w:color w:val="FF0000"/>
          <w:rPrChange w:id="9" w:author="Hamidreza Gharahi" w:date="2020-08-27T14:39:00Z">
            <w:rPr/>
          </w:rPrChange>
        </w:rPr>
        <w:t xml:space="preserve"> been widely applied</w:t>
      </w:r>
      <w:r w:rsidR="004F2D65" w:rsidRPr="007C7FFB">
        <w:rPr>
          <w:color w:val="FF0000"/>
          <w:rPrChange w:id="10" w:author="Hamidreza Gharahi" w:date="2020-08-27T14:39:00Z">
            <w:rPr/>
          </w:rPrChange>
        </w:rPr>
        <w:t xml:space="preserve"> to describe the</w:t>
      </w:r>
      <w:r w:rsidR="007E17F5" w:rsidRPr="007C7FFB">
        <w:rPr>
          <w:color w:val="FF0000"/>
          <w:rPrChange w:id="11" w:author="Hamidreza Gharahi" w:date="2020-08-27T14:39:00Z">
            <w:rPr/>
          </w:rPrChange>
        </w:rPr>
        <w:t xml:space="preserve"> nonlinear</w:t>
      </w:r>
      <w:r w:rsidR="004F2D65" w:rsidRPr="007C7FFB">
        <w:rPr>
          <w:color w:val="FF0000"/>
          <w:rPrChange w:id="12" w:author="Hamidreza Gharahi" w:date="2020-08-27T14:39:00Z">
            <w:rPr/>
          </w:rPrChange>
        </w:rPr>
        <w:t xml:space="preserve"> mechanical behavior of arterial tissue, accounting for the contributions of the main load-bearing constituents (e.g., collagen, elastin and SMCs) </w:t>
      </w:r>
      <w:r w:rsidR="004F2D65" w:rsidRPr="007C7FFB">
        <w:rPr>
          <w:color w:val="FF0000"/>
          <w:rPrChange w:id="13" w:author="Hamidreza Gharahi" w:date="2020-08-27T14:39:00Z">
            <w:rPr/>
          </w:rPrChange>
        </w:rPr>
        <w:fldChar w:fldCharType="begin" w:fldLock="1"/>
      </w:r>
      <w:r w:rsidR="003F6F36">
        <w:rPr>
          <w:color w:val="FF0000"/>
        </w:rPr>
        <w:instrText>ADDIN CSL_CITATION {"citationItems":[{"id":"ITEM-1","itemData":{"DOI":"10.1098/rsif.2010.0299","ISSN":"17425662","PMID":"20659928","abstract":"The abdominal aorta (AA) in older individuals can develop an aneurysm, which is of increasing concern in our ageing population. The structural integrity of the ageing aortic wall, and hence aneurysm, depends primarily on effective elastin and multiple families of oriented collagen fibres. In this paper, we show that a structurally motivated phenomenological 'four-fibre family' constitutive relation captures the biaxial mechanical behaviour of both the human AA, from ages less than 30 to over 60, and abdominal aortic aneurysms. Moreover, combining the statistical technique known as non-parametric bootstrap with a modal clustering method provides improved confidence intervals for estimated best-fit values of the eight associated constitutive parameters. It is suggested that this constitutive relation captures the well-known loss of structural integrity of elastic fibres owing to ageing and the development of abdominal aneurysms, and that it provides important insight needed to construct growth and remodelling models for aneurysms, which in turn promise to improve our ability to predict disease progression. © 2010 The Royal Society.","author":[{"dropping-particle":"","family":"Ferruzzi","given":"J.","non-dropping-particle":"","parse-names":false,"suffix":""},{"dropping-particle":"","family":"Vorp","given":"D. A.","non-dropping-particle":"","parse-names":false,"suffix":""},{"dropping-particle":"","family":"Humphrey","given":"J. D.","non-dropping-particle":"","parse-names":false,"suffix":""}],"container-title":"Journal of the Royal Society Interface","id":"ITEM-1","issue":"56","issued":{"date-parts":[["2011","3","6"]]},"page":"435-450","publisher":"Royal Society","title":"On constitutive descriptors of the biaxial mechanical behaviour of human abdominal aorta and aneurysms","type":"article-journal","volume":"8"},"uris":["http://www.mendeley.com/documents/?uuid=36a29165-fe4d-3dd2-8f75-d897e1839c4a"]},{"id":"ITEM-2","itemData":{"DOI":"10.1152/ajpheart.00388.2018","ISSN":"15221539","abstract":"Clinical assessment of arterial stiffness relies on noninvasive measurements of regional pulse wave velocity or local distensibility. However, arterial stiffness measures do not discriminate underlying changes in arterial wall constituent properties (e.g., in collagen, elastin, or smooth muscle), which is highly relevant for development and monitoring of treatment. In ARTERIAL STIFFNESS IN RECENT CLINICAL-EPIDEMIOLOGICAL STUDIES, we systematically review clinical-epidemiological studies (2012–) that interpreted arterial stiffness changes in terms of changes in arterial wall constituent properties (63 studies included of 514 studies found). Most studies that did so were association studies (52 of 63 studies) providing limited causal evidence. Intervention studies (11 of 63 studies) addressed changes in arterial stiffness through the modulation of extracellular matrix integrity (5 of 11 studies) or smooth muscle tone (6 of 11 studies). A handful of studies (3 of 63 studies) used mathematical modeling to discriminate between extracellular matrix components. Overall, there exists a notable gap in the mechanistic interpretation of stiffness findings. In CONSTITUTIVE MODEL-BASED INTERPRETATION, we first introduce constitutive-based modeling and use it to illustrate the relationship between constituent properties and stiffness measurements (“forward” approach). We then review all literature on modeling approaches for the constitutive interpretation of clinical arterial stiffness data (“inverse” approach), which are aimed at estimation of constitutive properties from arterial stiffness measurements to benefit treatment development and monitoring. Importantly, any modeling approach requires a tradeoff between model complexity and measurable data. Therefore, the feasibility of changing in vivo the biaxial mechanics and/or vascular smooth muscle tone should be explored. The effectiveness of modeling approaches should be confirmed using uncertainty quantification and sensitivity analysis. Taken together, constitutive modeling can significantly improve clinical interpretation of arterial stiffness findings.","author":[{"dropping-particle":"","family":"Reesink","given":"Koen D.","non-dropping-particle":"","parse-names":false,"suffix":""},{"dropping-particle":"","family":"Spronck","given":"Bart","non-dropping-particle":"","parse-names":false,"suffix":""}],"container-title":"American Journal of Physiology - Heart and Circulatory Physiology","id":"ITEM-2","issue":"3","issued":{"date-parts":[["2019","3","1"]]},"page":"H693-H709","publisher":"American Physiological Society","title":"Constitutive interpretation of arterial stiffness in clinical studies: A methodological review","type":"article-journal","volume":"316"},"uris":["http://www.mendeley.com/documents/?uuid=80c28daf-ddbb-3fdb-a1c1-abf5baf1ad51"]}],"mendeley":{"formattedCitation":"(25, 73)","plainTextFormattedCitation":"(25, 73)","previouslyFormattedCitation":"(25, 72)"},"properties":{"noteIndex":0},"schema":"https://github.com/citation-style-language/schema/raw/master/csl-citation.json"}</w:instrText>
      </w:r>
      <w:r w:rsidR="004F2D65" w:rsidRPr="007C7FFB">
        <w:rPr>
          <w:color w:val="FF0000"/>
          <w:rPrChange w:id="14" w:author="Hamidreza Gharahi" w:date="2020-08-27T14:39:00Z">
            <w:rPr/>
          </w:rPrChange>
        </w:rPr>
        <w:fldChar w:fldCharType="separate"/>
      </w:r>
      <w:r w:rsidR="003F6F36" w:rsidRPr="003F6F36">
        <w:rPr>
          <w:noProof/>
          <w:color w:val="FF0000"/>
        </w:rPr>
        <w:t>(25, 73)</w:t>
      </w:r>
      <w:r w:rsidR="004F2D65" w:rsidRPr="007C7FFB">
        <w:rPr>
          <w:color w:val="FF0000"/>
          <w:rPrChange w:id="15" w:author="Hamidreza Gharahi" w:date="2020-08-27T14:39:00Z">
            <w:rPr/>
          </w:rPrChange>
        </w:rPr>
        <w:fldChar w:fldCharType="end"/>
      </w:r>
      <w:r w:rsidR="004F2D65" w:rsidRPr="007C7FFB">
        <w:rPr>
          <w:color w:val="FF0000"/>
          <w:rPrChange w:id="16" w:author="Hamidreza Gharahi" w:date="2020-08-27T14:39:00Z">
            <w:rPr/>
          </w:rPrChange>
        </w:rPr>
        <w:t>.</w:t>
      </w:r>
      <w:ins w:id="17" w:author="Hamidreza Gharahi" w:date="2020-08-27T14:36:00Z">
        <w:r w:rsidR="00EE28CE" w:rsidRPr="007C7FFB">
          <w:rPr>
            <w:color w:val="FF0000"/>
            <w:rPrChange w:id="18" w:author="Hamidreza Gharahi" w:date="2020-08-27T14:39:00Z">
              <w:rPr/>
            </w:rPrChange>
          </w:rPr>
          <w:t xml:space="preserve"> The </w:t>
        </w:r>
      </w:ins>
      <w:ins w:id="19" w:author="Hamidreza Gharahi" w:date="2020-08-27T14:39:00Z">
        <w:r w:rsidR="007C7FFB">
          <w:rPr>
            <w:color w:val="FF0000"/>
          </w:rPr>
          <w:t>core</w:t>
        </w:r>
      </w:ins>
      <w:ins w:id="20" w:author="Hamidreza Gharahi" w:date="2020-08-27T14:38:00Z">
        <w:r w:rsidR="00EB644E" w:rsidRPr="007C7FFB">
          <w:rPr>
            <w:color w:val="FF0000"/>
            <w:rPrChange w:id="21" w:author="Hamidreza Gharahi" w:date="2020-08-27T14:39:00Z">
              <w:rPr/>
            </w:rPrChange>
          </w:rPr>
          <w:t xml:space="preserve"> idea</w:t>
        </w:r>
      </w:ins>
      <w:ins w:id="22" w:author="Hamidreza Gharahi" w:date="2020-08-27T14:37:00Z">
        <w:r w:rsidR="00EE28CE" w:rsidRPr="007C7FFB">
          <w:rPr>
            <w:color w:val="FF0000"/>
            <w:rPrChange w:id="23" w:author="Hamidreza Gharahi" w:date="2020-08-27T14:39:00Z">
              <w:rPr/>
            </w:rPrChange>
          </w:rPr>
          <w:t xml:space="preserve"> of th</w:t>
        </w:r>
      </w:ins>
      <w:ins w:id="24" w:author="Hamidreza Gharahi" w:date="2020-08-27T14:39:00Z">
        <w:r w:rsidR="00966A50" w:rsidRPr="007C7FFB">
          <w:rPr>
            <w:color w:val="FF0000"/>
            <w:rPrChange w:id="25" w:author="Hamidreza Gharahi" w:date="2020-08-27T14:39:00Z">
              <w:rPr/>
            </w:rPrChange>
          </w:rPr>
          <w:t>e constrained mixture theory</w:t>
        </w:r>
      </w:ins>
      <w:ins w:id="26" w:author="Hamidreza Gharahi" w:date="2020-08-27T14:37:00Z">
        <w:r w:rsidR="00EE28CE" w:rsidRPr="007C7FFB">
          <w:rPr>
            <w:color w:val="FF0000"/>
            <w:rPrChange w:id="27" w:author="Hamidreza Gharahi" w:date="2020-08-27T14:39:00Z">
              <w:rPr/>
            </w:rPrChange>
          </w:rPr>
          <w:t xml:space="preserve"> is that </w:t>
        </w:r>
      </w:ins>
      <w:ins w:id="28" w:author="Hamidreza Gharahi" w:date="2020-08-27T14:36:00Z">
        <w:r w:rsidR="00EE28CE" w:rsidRPr="007C7FFB">
          <w:rPr>
            <w:color w:val="FF0000"/>
            <w:rPrChange w:id="29" w:author="Hamidreza Gharahi" w:date="2020-08-27T14:39:00Z">
              <w:rPr/>
            </w:rPrChange>
          </w:rPr>
          <w:t>the</w:t>
        </w:r>
      </w:ins>
      <w:ins w:id="30" w:author="Hamidreza Gharahi" w:date="2020-08-27T14:37:00Z">
        <w:r w:rsidR="00EE28CE" w:rsidRPr="007C7FFB">
          <w:rPr>
            <w:color w:val="FF0000"/>
            <w:rPrChange w:id="31" w:author="Hamidreza Gharahi" w:date="2020-08-27T14:39:00Z">
              <w:rPr/>
            </w:rPrChange>
          </w:rPr>
          <w:t xml:space="preserve"> vascular</w:t>
        </w:r>
      </w:ins>
      <w:ins w:id="32" w:author="Hamidreza Gharahi" w:date="2020-08-27T14:36:00Z">
        <w:r w:rsidR="00EE28CE" w:rsidRPr="007C7FFB">
          <w:rPr>
            <w:color w:val="FF0000"/>
            <w:rPrChange w:id="33" w:author="Hamidreza Gharahi" w:date="2020-08-27T14:39:00Z">
              <w:rPr/>
            </w:rPrChange>
          </w:rPr>
          <w:t xml:space="preserve"> wall constituents are constrained to deform together but</w:t>
        </w:r>
      </w:ins>
      <w:ins w:id="34" w:author="Hamidreza Gharahi" w:date="2020-08-27T14:41:00Z">
        <w:r w:rsidR="006375D6">
          <w:rPr>
            <w:color w:val="FF0000"/>
          </w:rPr>
          <w:t xml:space="preserve"> may</w:t>
        </w:r>
      </w:ins>
      <w:ins w:id="35" w:author="Hamidreza Gharahi" w:date="2020-08-27T14:36:00Z">
        <w:r w:rsidR="00EE28CE" w:rsidRPr="007C7FFB">
          <w:rPr>
            <w:color w:val="FF0000"/>
            <w:rPrChange w:id="36" w:author="Hamidreza Gharahi" w:date="2020-08-27T14:39:00Z">
              <w:rPr/>
            </w:rPrChange>
          </w:rPr>
          <w:t xml:space="preserve"> have</w:t>
        </w:r>
      </w:ins>
      <w:ins w:id="37" w:author="Hamidreza Gharahi" w:date="2020-08-27T14:37:00Z">
        <w:r w:rsidR="00EE28CE" w:rsidRPr="007C7FFB">
          <w:rPr>
            <w:color w:val="FF0000"/>
            <w:rPrChange w:id="38" w:author="Hamidreza Gharahi" w:date="2020-08-27T14:39:00Z">
              <w:rPr/>
            </w:rPrChange>
          </w:rPr>
          <w:t xml:space="preserve"> individual</w:t>
        </w:r>
      </w:ins>
      <w:ins w:id="39" w:author="Hamidreza Gharahi" w:date="2020-08-27T14:36:00Z">
        <w:r w:rsidR="00EE28CE" w:rsidRPr="007C7FFB">
          <w:rPr>
            <w:color w:val="FF0000"/>
            <w:rPrChange w:id="40" w:author="Hamidreza Gharahi" w:date="2020-08-27T14:39:00Z">
              <w:rPr/>
            </w:rPrChange>
          </w:rPr>
          <w:t xml:space="preserve"> mechanical properties and stresses. </w:t>
        </w:r>
      </w:ins>
      <w:r w:rsidR="004F2D65" w:rsidRPr="007C7FFB">
        <w:rPr>
          <w:color w:val="FF0000"/>
          <w:rPrChange w:id="41" w:author="Hamidreza Gharahi" w:date="2020-08-27T14:39:00Z">
            <w:rPr/>
          </w:rPrChange>
        </w:rPr>
        <w:t xml:space="preserve"> </w:t>
      </w:r>
      <w:ins w:id="42" w:author="Hamidreza Gharahi" w:date="2020-08-26T15:07:00Z">
        <w:r w:rsidR="00AA4669">
          <w:rPr>
            <w:color w:val="FF0000"/>
          </w:rPr>
          <w:t xml:space="preserve">Previously, </w:t>
        </w:r>
      </w:ins>
      <w:ins w:id="43" w:author="Hamidreza Gharahi" w:date="2020-08-27T14:37:00Z">
        <w:r w:rsidR="00916500">
          <w:rPr>
            <w:color w:val="FF0000"/>
          </w:rPr>
          <w:t>the c</w:t>
        </w:r>
        <w:r w:rsidR="00916500" w:rsidRPr="00916500">
          <w:rPr>
            <w:color w:val="FF0000"/>
            <w:rPrChange w:id="44" w:author="Hamidreza Gharahi" w:date="2020-08-27T14:37:00Z">
              <w:rPr/>
            </w:rPrChange>
          </w:rPr>
          <w:t xml:space="preserve">onstrained mixture theory </w:t>
        </w:r>
      </w:ins>
      <w:ins w:id="45" w:author="Hamidreza Gharahi" w:date="2020-08-26T15:07:00Z">
        <w:r w:rsidR="00AA4669">
          <w:rPr>
            <w:color w:val="FF0000"/>
          </w:rPr>
          <w:t>model</w:t>
        </w:r>
      </w:ins>
      <w:ins w:id="46" w:author="Hamidreza Gharahi" w:date="2020-08-27T14:38:00Z">
        <w:r w:rsidR="00916500">
          <w:rPr>
            <w:color w:val="FF0000"/>
          </w:rPr>
          <w:t>s</w:t>
        </w:r>
      </w:ins>
      <w:ins w:id="47" w:author="Hamidreza Gharahi" w:date="2020-08-26T15:07:00Z">
        <w:r w:rsidR="00AA4669">
          <w:rPr>
            <w:color w:val="FF0000"/>
          </w:rPr>
          <w:t xml:space="preserve"> ha</w:t>
        </w:r>
      </w:ins>
      <w:ins w:id="48" w:author="Hamidreza Gharahi" w:date="2020-08-27T14:38:00Z">
        <w:r w:rsidR="00916500">
          <w:rPr>
            <w:color w:val="FF0000"/>
          </w:rPr>
          <w:t>ve</w:t>
        </w:r>
      </w:ins>
      <w:ins w:id="49" w:author="Hamidreza Gharahi" w:date="2020-08-26T15:07:00Z">
        <w:r w:rsidR="00AA4669">
          <w:rPr>
            <w:color w:val="FF0000"/>
          </w:rPr>
          <w:t xml:space="preserve"> been</w:t>
        </w:r>
      </w:ins>
      <w:ins w:id="50" w:author="Hamidreza Gharahi" w:date="2020-08-27T14:40:00Z">
        <w:r w:rsidR="00663FE7">
          <w:rPr>
            <w:color w:val="FF0000"/>
          </w:rPr>
          <w:t xml:space="preserve"> mostly</w:t>
        </w:r>
      </w:ins>
      <w:ins w:id="51" w:author="Hamidreza Gharahi" w:date="2020-08-26T15:07:00Z">
        <w:r w:rsidR="00AA4669">
          <w:rPr>
            <w:color w:val="FF0000"/>
          </w:rPr>
          <w:t xml:space="preserve"> used for modeling the long-term structural changes in blood vessels. </w:t>
        </w:r>
      </w:ins>
      <w:r w:rsidR="004F2D65" w:rsidRPr="006B0571">
        <w:rPr>
          <w:color w:val="FF0000"/>
          <w:rPrChange w:id="52" w:author="Hamidreza Gharahi" w:date="2020-08-27T14:40:00Z">
            <w:rPr/>
          </w:rPrChange>
        </w:rPr>
        <w:t>This</w:t>
      </w:r>
      <w:r w:rsidR="005C1A4C" w:rsidRPr="006B0571">
        <w:rPr>
          <w:color w:val="FF0000"/>
          <w:rPrChange w:id="53" w:author="Hamidreza Gharahi" w:date="2020-08-27T14:40:00Z">
            <w:rPr/>
          </w:rPrChange>
        </w:rPr>
        <w:t xml:space="preserve"> </w:t>
      </w:r>
      <w:r w:rsidR="00C82655" w:rsidRPr="006B0571">
        <w:rPr>
          <w:color w:val="FF0000"/>
          <w:rPrChange w:id="54" w:author="Hamidreza Gharahi" w:date="2020-08-27T14:40:00Z">
            <w:rPr/>
          </w:rPrChange>
        </w:rPr>
        <w:t xml:space="preserve">paper </w:t>
      </w:r>
      <w:r w:rsidR="005C1A4C" w:rsidRPr="006B0571">
        <w:rPr>
          <w:color w:val="FF0000"/>
          <w:rPrChange w:id="55" w:author="Hamidreza Gharahi" w:date="2020-08-27T14:40:00Z">
            <w:rPr/>
          </w:rPrChange>
        </w:rPr>
        <w:t>aims to develop a</w:t>
      </w:r>
      <w:r w:rsidR="004F2D65" w:rsidRPr="006B0571">
        <w:rPr>
          <w:color w:val="FF0000"/>
          <w:rPrChange w:id="56" w:author="Hamidreza Gharahi" w:date="2020-08-27T14:40:00Z">
            <w:rPr/>
          </w:rPrChange>
        </w:rPr>
        <w:t xml:space="preserve"> structurally-motivated </w:t>
      </w:r>
      <w:r w:rsidR="005C1A4C" w:rsidRPr="006B0571">
        <w:rPr>
          <w:color w:val="FF0000"/>
          <w:rPrChange w:id="57" w:author="Hamidreza Gharahi" w:date="2020-08-27T14:40:00Z">
            <w:rPr/>
          </w:rPrChange>
        </w:rPr>
        <w:t xml:space="preserve">computational framework to </w:t>
      </w:r>
      <w:r w:rsidR="004F2D65" w:rsidRPr="006B0571">
        <w:rPr>
          <w:color w:val="FF0000"/>
          <w:rPrChange w:id="58" w:author="Hamidreza Gharahi" w:date="2020-08-27T14:40:00Z">
            <w:rPr/>
          </w:rPrChange>
        </w:rPr>
        <w:t>study coronary autoregul</w:t>
      </w:r>
      <w:r w:rsidR="00C82655" w:rsidRPr="006B0571">
        <w:rPr>
          <w:color w:val="FF0000"/>
          <w:rPrChange w:id="59" w:author="Hamidreza Gharahi" w:date="2020-08-27T14:40:00Z">
            <w:rPr/>
          </w:rPrChange>
        </w:rPr>
        <w:t>ation</w:t>
      </w:r>
      <w:ins w:id="60" w:author="Hamidreza Gharahi" w:date="2020-08-27T14:40:00Z">
        <w:r w:rsidR="006B0571" w:rsidRPr="006B0571">
          <w:rPr>
            <w:color w:val="FF0000"/>
            <w:rPrChange w:id="61" w:author="Hamidreza Gharahi" w:date="2020-08-27T14:40:00Z">
              <w:rPr/>
            </w:rPrChange>
          </w:rPr>
          <w:t>, a physiological concept that</w:t>
        </w:r>
      </w:ins>
      <w:ins w:id="62" w:author="Hamidreza Gharahi" w:date="2020-08-26T15:08:00Z">
        <w:r w:rsidR="00AA4669">
          <w:rPr>
            <w:color w:val="FF0000"/>
          </w:rPr>
          <w:t xml:space="preserve"> fundamentally</w:t>
        </w:r>
      </w:ins>
      <w:ins w:id="63" w:author="Hamidreza Gharahi" w:date="2020-08-26T15:07:00Z">
        <w:r w:rsidR="00AA4669">
          <w:rPr>
            <w:color w:val="FF0000"/>
          </w:rPr>
          <w:t xml:space="preserve"> </w:t>
        </w:r>
      </w:ins>
      <w:ins w:id="64" w:author="Hamidreza Gharahi" w:date="2020-08-26T15:08:00Z">
        <w:r w:rsidR="00AA4669">
          <w:rPr>
            <w:color w:val="FF0000"/>
          </w:rPr>
          <w:t>reli</w:t>
        </w:r>
      </w:ins>
      <w:ins w:id="65" w:author="Hamidreza Gharahi" w:date="2020-08-27T11:30:00Z">
        <w:r w:rsidR="006B4F50">
          <w:rPr>
            <w:color w:val="FF0000"/>
          </w:rPr>
          <w:t>es</w:t>
        </w:r>
      </w:ins>
      <w:ins w:id="66" w:author="Hamidreza Gharahi" w:date="2020-08-26T15:08:00Z">
        <w:r w:rsidR="00AA4669">
          <w:rPr>
            <w:color w:val="FF0000"/>
          </w:rPr>
          <w:t xml:space="preserve"> on functional changes of SMCs</w:t>
        </w:r>
      </w:ins>
      <w:r w:rsidR="007E17F5" w:rsidRPr="006B0571">
        <w:rPr>
          <w:color w:val="FF0000"/>
          <w:rPrChange w:id="67" w:author="Hamidreza Gharahi" w:date="2020-08-27T14:40:00Z">
            <w:rPr/>
          </w:rPrChange>
        </w:rPr>
        <w:t>.</w:t>
      </w:r>
      <w:r w:rsidR="007E17F5">
        <w:t xml:space="preserve"> The model, based on constrained mixture theory, </w:t>
      </w:r>
      <w:r w:rsidR="00A51F85">
        <w:rPr>
          <w:color w:val="FF0000"/>
        </w:rPr>
        <w:t xml:space="preserve">provides a necessary tool  which can </w:t>
      </w:r>
      <w:r w:rsidR="007E17F5">
        <w:t xml:space="preserve">be used to study baseline activation of SMCs and homeostatic stresses, while being informed by </w:t>
      </w:r>
      <w:r w:rsidR="00A51F85">
        <w:rPr>
          <w:color w:val="FF0000"/>
        </w:rPr>
        <w:t xml:space="preserve">experimental </w:t>
      </w:r>
      <w:r w:rsidR="007E17F5">
        <w:t>pressure-diameter, tree morphometry, and hemodynamics</w:t>
      </w:r>
      <w:r w:rsidR="00C82655">
        <w:t xml:space="preserve"> data</w:t>
      </w:r>
      <w:r w:rsidR="007E17F5">
        <w:t xml:space="preserve">, for both subepicardial and subendocardial trees. </w:t>
      </w:r>
      <w:r w:rsidR="00AA153F">
        <w:t xml:space="preserve">Furthermore, </w:t>
      </w:r>
      <w:r w:rsidR="00971E3F">
        <w:t xml:space="preserve">the utility of </w:t>
      </w:r>
      <w:r w:rsidR="00AA153F">
        <w:t xml:space="preserve">our model is </w:t>
      </w:r>
      <w:r w:rsidR="00971E3F">
        <w:t>demonstrated</w:t>
      </w:r>
      <w:r w:rsidR="005D5342">
        <w:t xml:space="preserve"> using two application examples: </w:t>
      </w:r>
      <w:r w:rsidR="005D5342">
        <w:lastRenderedPageBreak/>
        <w:t xml:space="preserve">1) study of </w:t>
      </w:r>
      <w:ins w:id="68" w:author="Hamidreza Gharahi" w:date="2020-08-27T14:43:00Z">
        <w:r w:rsidR="008C592E" w:rsidRPr="001C4EB0">
          <w:rPr>
            <w:color w:val="FF0000"/>
            <w:rPrChange w:id="69" w:author="Hamidreza Gharahi" w:date="2020-08-27T14:44:00Z">
              <w:rPr/>
            </w:rPrChange>
          </w:rPr>
          <w:t>short-te</w:t>
        </w:r>
      </w:ins>
      <w:ins w:id="70" w:author="Hamidreza Gharahi" w:date="2020-08-27T14:44:00Z">
        <w:r w:rsidR="008C592E" w:rsidRPr="001C4EB0">
          <w:rPr>
            <w:color w:val="FF0000"/>
            <w:rPrChange w:id="71" w:author="Hamidreza Gharahi" w:date="2020-08-27T14:44:00Z">
              <w:rPr/>
            </w:rPrChange>
          </w:rPr>
          <w:t xml:space="preserve">rm </w:t>
        </w:r>
      </w:ins>
      <w:r w:rsidR="005D5342">
        <w:t>adaptations following drops in epicardial pressure (Section 3.3), and 2) s</w:t>
      </w:r>
      <w:r w:rsidR="00C82655">
        <w:t>imulat</w:t>
      </w:r>
      <w:r w:rsidR="005D5342">
        <w:t>ion of</w:t>
      </w:r>
      <w:r w:rsidR="00C82655">
        <w:t xml:space="preserve"> </w:t>
      </w:r>
      <w:r w:rsidR="007E17F5">
        <w:t xml:space="preserve">the short-term </w:t>
      </w:r>
      <w:r w:rsidR="00AA153F">
        <w:t xml:space="preserve">coronary responses to </w:t>
      </w:r>
      <w:r w:rsidR="005D5342">
        <w:t>pharmacological agents such as adenosine (which binds to purinergic receptors and causes SMC relaxation) and L-NAME infusion (which inhibits NO synthesis and therefore induces vasoconstriction) (Section 3.</w:t>
      </w:r>
      <w:r w:rsidR="00CA456E">
        <w:t>5</w:t>
      </w:r>
      <w:r w:rsidR="005D5342">
        <w:t>)</w:t>
      </w:r>
      <w:r w:rsidR="00AA153F">
        <w:t>.</w:t>
      </w:r>
      <w:r w:rsidR="00C82655">
        <w:t xml:space="preserve"> An additional benefit of our approach is that this model could also be extended to study long-term growth and remodeling in the coronary circulation in response to hypertension, atherosclerosis, etc., thereby rendering a unified framework to describe the dynamics of both short- and long-term coronary vascular adaptations. </w:t>
      </w:r>
    </w:p>
    <w:p w14:paraId="449A16E5" w14:textId="744A7A83" w:rsidR="002F5476" w:rsidRDefault="0018113B" w:rsidP="000D4B53">
      <w:pPr>
        <w:pStyle w:val="Heading1"/>
        <w:numPr>
          <w:ilvl w:val="0"/>
          <w:numId w:val="5"/>
        </w:numPr>
        <w:jc w:val="both"/>
      </w:pPr>
      <w:r w:rsidRPr="0018113B">
        <w:t>Methods</w:t>
      </w:r>
    </w:p>
    <w:p w14:paraId="4D44A723" w14:textId="6686EF5C" w:rsidR="00A33042" w:rsidRDefault="008335CC" w:rsidP="003A2A7C">
      <w:pPr>
        <w:pStyle w:val="Heading2"/>
        <w:numPr>
          <w:ilvl w:val="1"/>
          <w:numId w:val="5"/>
        </w:numPr>
        <w:ind w:left="0" w:firstLine="0"/>
        <w:jc w:val="both"/>
      </w:pPr>
      <w:r>
        <w:t xml:space="preserve">Model overview </w:t>
      </w:r>
      <w:r w:rsidR="00A33042">
        <w:t xml:space="preserve">and </w:t>
      </w:r>
      <w:r>
        <w:t xml:space="preserve">parameter estimation </w:t>
      </w:r>
      <w:r w:rsidR="00A33042">
        <w:t>process</w:t>
      </w:r>
    </w:p>
    <w:p w14:paraId="243653EC" w14:textId="66456714" w:rsidR="00A33042" w:rsidRDefault="00BD7155" w:rsidP="003142D7">
      <w:pPr>
        <w:jc w:val="both"/>
      </w:pPr>
      <w:r>
        <w:t>Coronary arterial networks embedded in the subendo- and subepicardi</w:t>
      </w:r>
      <w:r w:rsidR="000B548D">
        <w:t>al layers</w:t>
      </w:r>
      <w:r w:rsidR="00A33042">
        <w:t xml:space="preserve"> are represented as bifurcating trees</w:t>
      </w:r>
      <w:r w:rsidR="008F11A2">
        <w:t>.</w:t>
      </w:r>
      <w:r w:rsidR="005B74AA">
        <w:t xml:space="preserve"> A </w:t>
      </w:r>
      <w:r w:rsidR="002B5A55">
        <w:t>steady state</w:t>
      </w:r>
      <w:r w:rsidR="005B74AA">
        <w:t xml:space="preserve"> fluid model describes the relation between blood flow and pressure through estimation of </w:t>
      </w:r>
      <w:r w:rsidR="000314AD">
        <w:t>vascular</w:t>
      </w:r>
      <w:r w:rsidR="005B74AA">
        <w:t xml:space="preserve"> resistance in each idealized tree segment.</w:t>
      </w:r>
      <w:r w:rsidR="00A33042">
        <w:t xml:space="preserve"> </w:t>
      </w:r>
      <w:r w:rsidR="005B74AA">
        <w:t>T</w:t>
      </w:r>
      <w:r w:rsidR="00A33042">
        <w:t xml:space="preserve">he geometry and composition of vessel segments at each </w:t>
      </w:r>
      <w:r w:rsidR="00C21E20">
        <w:t>generation</w:t>
      </w:r>
      <w:r w:rsidR="00A33042">
        <w:t xml:space="preserve"> </w:t>
      </w:r>
      <w:r w:rsidR="008F11A2">
        <w:t xml:space="preserve">of the tree </w:t>
      </w:r>
      <w:r w:rsidR="008227C9">
        <w:t>are</w:t>
      </w:r>
      <w:r w:rsidR="00D57408">
        <w:t xml:space="preserve"> </w:t>
      </w:r>
      <w:r w:rsidR="00A33042">
        <w:t xml:space="preserve">defined based on </w:t>
      </w:r>
      <w:r w:rsidR="008F11A2">
        <w:t>minimization of energy consumption and the mechanical equilibrium which relate the diameter, pressure, and vessel wall thickness</w:t>
      </w:r>
      <w:r w:rsidR="00787B2A">
        <w:t xml:space="preserve">. The model </w:t>
      </w:r>
      <w:r w:rsidR="006E11A8">
        <w:t xml:space="preserve">uses a nonlinear continuum mechanics approach and </w:t>
      </w:r>
      <w:r w:rsidR="00787B2A">
        <w:t xml:space="preserve">is endowed with </w:t>
      </w:r>
      <w:r w:rsidR="00002384">
        <w:t>auto</w:t>
      </w:r>
      <w:r w:rsidR="00787B2A">
        <w:t>regulatory mechanisms to study the coronary autoregulation.</w:t>
      </w:r>
      <w:r w:rsidR="000A4F30">
        <w:t xml:space="preserve"> </w:t>
      </w:r>
      <w:r w:rsidR="000A4F30" w:rsidRPr="00CD288B">
        <w:t>Overall, our model determines the diameter of each vessel segment as a</w:t>
      </w:r>
      <w:r w:rsidR="00C96FB6" w:rsidRPr="00CD288B">
        <w:t xml:space="preserve"> function of the coronary perfusion pressure</w:t>
      </w:r>
      <w:r w:rsidR="00D44012" w:rsidRPr="00CD288B">
        <w:t xml:space="preserve"> by </w:t>
      </w:r>
      <w:r w:rsidR="00BE0930" w:rsidRPr="00CD288B">
        <w:t>integrating</w:t>
      </w:r>
      <w:r w:rsidR="00D44012" w:rsidRPr="00CD288B">
        <w:t xml:space="preserve"> the </w:t>
      </w:r>
      <w:r w:rsidR="006A62DD" w:rsidRPr="00CD288B">
        <w:t>hemodynamics</w:t>
      </w:r>
      <w:r w:rsidR="00F710FC" w:rsidRPr="00CD288B">
        <w:t xml:space="preserve"> of the tree</w:t>
      </w:r>
      <w:r w:rsidR="006A62DD" w:rsidRPr="00CD288B">
        <w:t xml:space="preserve"> and </w:t>
      </w:r>
      <w:r w:rsidR="00BC5C76">
        <w:t>autoregulatory</w:t>
      </w:r>
      <w:r w:rsidR="00D44012" w:rsidRPr="00CD288B">
        <w:t xml:space="preserve"> response</w:t>
      </w:r>
      <w:r w:rsidR="00C343CB">
        <w:t>s</w:t>
      </w:r>
      <w:r w:rsidR="00C96FB6" w:rsidRPr="00CD288B">
        <w:t>.</w:t>
      </w:r>
    </w:p>
    <w:p w14:paraId="066B7269" w14:textId="48262399" w:rsidR="00155D2D" w:rsidRDefault="000B2032" w:rsidP="003142D7">
      <w:pPr>
        <w:jc w:val="both"/>
      </w:pPr>
      <w:r>
        <w:t>T</w:t>
      </w:r>
      <w:r w:rsidR="00ED47BF">
        <w:t xml:space="preserve">he </w:t>
      </w:r>
      <w:r w:rsidR="00CD12F5">
        <w:t xml:space="preserve">strategy to </w:t>
      </w:r>
      <w:r w:rsidR="007114B3">
        <w:t>calibrate</w:t>
      </w:r>
      <w:r w:rsidR="00CD12F5">
        <w:t xml:space="preserve"> the model is</w:t>
      </w:r>
      <w:r w:rsidR="00ED47BF">
        <w:t xml:space="preserve"> summarized in </w:t>
      </w:r>
      <w:r w:rsidR="008F1AC1" w:rsidRPr="008F1AC1">
        <w:rPr>
          <w:b/>
          <w:bCs/>
        </w:rPr>
        <w:fldChar w:fldCharType="begin"/>
      </w:r>
      <w:r w:rsidR="008F1AC1" w:rsidRPr="008F1AC1">
        <w:rPr>
          <w:b/>
          <w:bCs/>
        </w:rPr>
        <w:instrText xml:space="preserve"> REF _Ref43478903 \h </w:instrText>
      </w:r>
      <w:r w:rsidR="008F1AC1">
        <w:rPr>
          <w:b/>
          <w:bCs/>
        </w:rPr>
        <w:instrText xml:space="preserve"> \* MERGEFORMAT </w:instrText>
      </w:r>
      <w:r w:rsidR="008F1AC1" w:rsidRPr="008F1AC1">
        <w:rPr>
          <w:b/>
          <w:bCs/>
        </w:rPr>
      </w:r>
      <w:r w:rsidR="008F1AC1" w:rsidRPr="008F1AC1">
        <w:rPr>
          <w:b/>
          <w:bCs/>
        </w:rPr>
        <w:fldChar w:fldCharType="separate"/>
      </w:r>
      <w:r w:rsidR="008F1AC1" w:rsidRPr="008F1AC1">
        <w:rPr>
          <w:b/>
          <w:bCs/>
        </w:rPr>
        <w:t>Fig</w:t>
      </w:r>
      <w:r w:rsidR="008F1AC1">
        <w:rPr>
          <w:b/>
          <w:bCs/>
        </w:rPr>
        <w:t>.</w:t>
      </w:r>
      <w:r w:rsidR="008F1AC1" w:rsidRPr="008F1AC1">
        <w:rPr>
          <w:b/>
          <w:bCs/>
        </w:rPr>
        <w:t xml:space="preserve"> </w:t>
      </w:r>
      <w:r w:rsidR="008F1AC1" w:rsidRPr="008F1AC1">
        <w:rPr>
          <w:b/>
          <w:bCs/>
          <w:noProof/>
        </w:rPr>
        <w:t>1</w:t>
      </w:r>
      <w:r w:rsidR="008F1AC1" w:rsidRPr="008F1AC1">
        <w:rPr>
          <w:b/>
          <w:bCs/>
        </w:rPr>
        <w:fldChar w:fldCharType="end"/>
      </w:r>
      <w:r w:rsidR="00ED47BF" w:rsidRPr="00ED47BF">
        <w:rPr>
          <w:b/>
        </w:rPr>
        <w:fldChar w:fldCharType="begin"/>
      </w:r>
      <w:r w:rsidR="00ED47BF" w:rsidRPr="00ED47BF">
        <w:rPr>
          <w:b/>
        </w:rPr>
        <w:instrText xml:space="preserve"> REF _Ref21009054 \h  \* MERGEFORMAT </w:instrText>
      </w:r>
      <w:r w:rsidR="00ED47BF" w:rsidRPr="00ED47BF">
        <w:rPr>
          <w:b/>
        </w:rPr>
      </w:r>
      <w:r w:rsidR="00ED47BF" w:rsidRPr="00ED47BF">
        <w:rPr>
          <w:b/>
        </w:rPr>
        <w:fldChar w:fldCharType="end"/>
      </w:r>
      <w:r w:rsidR="00ED47BF">
        <w:t>.</w:t>
      </w:r>
      <w:r w:rsidR="009861C3">
        <w:t xml:space="preserve"> </w:t>
      </w:r>
      <w:r w:rsidR="00ED47BF">
        <w:t xml:space="preserve">The first </w:t>
      </w:r>
      <w:r>
        <w:t xml:space="preserve">stage </w:t>
      </w:r>
      <w:r w:rsidR="00ED47BF">
        <w:t xml:space="preserve">is to estimate the </w:t>
      </w:r>
      <w:r w:rsidR="009E7EB5">
        <w:t>constrained mixture model parameters</w:t>
      </w:r>
      <w:r w:rsidR="00215395">
        <w:t>,</w:t>
      </w:r>
      <w:r w:rsidR="009E7EB5">
        <w:t xml:space="preserve"> </w:t>
      </w:r>
      <w:r w:rsidR="005B6EEB">
        <w:t>representing</w:t>
      </w:r>
      <w:r w:rsidR="00215395">
        <w:t xml:space="preserve"> the </w:t>
      </w:r>
      <w:r w:rsidR="00972703">
        <w:t>material</w:t>
      </w:r>
      <w:r w:rsidR="00215395">
        <w:t xml:space="preserve"> properties of load-bearing constituents </w:t>
      </w:r>
      <w:r w:rsidR="00631B66">
        <w:t>within the</w:t>
      </w:r>
      <w:r w:rsidR="00215395">
        <w:t xml:space="preserve"> vessel wall (elastin, collagen, SMCs)</w:t>
      </w:r>
      <w:r w:rsidR="00DD093C">
        <w:t>,</w:t>
      </w:r>
      <w:r w:rsidR="00215395">
        <w:t xml:space="preserve"> their</w:t>
      </w:r>
      <w:r w:rsidR="00DD093C">
        <w:t xml:space="preserve"> respective</w:t>
      </w:r>
      <w:r w:rsidR="00215395">
        <w:t xml:space="preserve"> </w:t>
      </w:r>
      <w:r w:rsidR="00AC656A">
        <w:t>pre-</w:t>
      </w:r>
      <w:r w:rsidR="00215395">
        <w:t>stretches</w:t>
      </w:r>
      <w:r w:rsidR="00AC656A">
        <w:t xml:space="preserve"> (the stretch at which the constituents are deposited in homeostatic conditions)</w:t>
      </w:r>
      <w:r w:rsidR="009C65CC">
        <w:t>,</w:t>
      </w:r>
      <w:r w:rsidR="00AC656A">
        <w:t xml:space="preserve"> and</w:t>
      </w:r>
      <w:r w:rsidR="009C65CC">
        <w:t xml:space="preserve"> their</w:t>
      </w:r>
      <w:r w:rsidR="00215395">
        <w:t xml:space="preserve"> mass fractions</w:t>
      </w:r>
      <w:r w:rsidR="00E20FDD">
        <w:t>,</w:t>
      </w:r>
      <w:r w:rsidR="00215395">
        <w:t xml:space="preserve"> </w:t>
      </w:r>
      <w:r w:rsidR="009E7EB5">
        <w:t>for</w:t>
      </w:r>
      <w:r w:rsidR="00ED47BF">
        <w:t xml:space="preserve"> </w:t>
      </w:r>
      <w:r w:rsidR="00F35B6D">
        <w:t>four</w:t>
      </w:r>
      <w:r w:rsidR="002D7A16">
        <w:t xml:space="preserve"> vessel</w:t>
      </w:r>
      <w:r w:rsidR="00A719AC">
        <w:t xml:space="preserve"> types </w:t>
      </w:r>
      <w:r w:rsidR="00F35B6D">
        <w:t>(</w:t>
      </w:r>
      <w:r w:rsidR="00715F6D">
        <w:t>small arteries, large, intermediate, and small arterioles</w:t>
      </w:r>
      <w:r w:rsidR="00F35B6D">
        <w:t>)</w:t>
      </w:r>
      <w:r w:rsidR="00A719AC">
        <w:t>,</w:t>
      </w:r>
      <w:r w:rsidR="002D7A16">
        <w:t xml:space="preserve"> </w:t>
      </w:r>
      <w:r w:rsidR="00A719AC">
        <w:t>for both</w:t>
      </w:r>
      <w:r w:rsidR="002D7A16">
        <w:t xml:space="preserve"> the </w:t>
      </w:r>
      <w:r w:rsidR="00ED47BF">
        <w:t>subepicardi</w:t>
      </w:r>
      <w:r w:rsidR="002D7A16">
        <w:t>um</w:t>
      </w:r>
      <w:r w:rsidR="00ED47BF">
        <w:t xml:space="preserve"> and subendocardi</w:t>
      </w:r>
      <w:r w:rsidR="002D7A16">
        <w:t>um</w:t>
      </w:r>
      <w:r w:rsidR="00A719AC">
        <w:t xml:space="preserve"> layers</w:t>
      </w:r>
      <w:r w:rsidR="00ED47BF">
        <w:t xml:space="preserve">. </w:t>
      </w:r>
      <w:r w:rsidR="005B6EEB">
        <w:t>These parameters are estimated by comparing model predictions to data on</w:t>
      </w:r>
      <w:r w:rsidR="00AC656A">
        <w:t xml:space="preserve"> measurements of the passive and </w:t>
      </w:r>
      <w:r w:rsidR="008B6B2C">
        <w:t>full</w:t>
      </w:r>
      <w:r w:rsidR="00AC656A">
        <w:t xml:space="preserve"> </w:t>
      </w:r>
      <w:r w:rsidR="00CD12F5">
        <w:t xml:space="preserve">myogenic </w:t>
      </w:r>
      <w:r w:rsidR="00AC656A">
        <w:t xml:space="preserve">response of isolated </w:t>
      </w:r>
      <w:r w:rsidR="000E0464">
        <w:t xml:space="preserve">porcine </w:t>
      </w:r>
      <w:r w:rsidR="00AC656A">
        <w:t>coronary vessels to</w:t>
      </w:r>
      <w:r w:rsidR="005E3B19">
        <w:t xml:space="preserve"> internal</w:t>
      </w:r>
      <w:r w:rsidR="00AC656A">
        <w:t xml:space="preserve"> pressurization</w:t>
      </w:r>
      <w:r w:rsidR="003A7787">
        <w:t xml:space="preserve"> </w:t>
      </w:r>
      <w:r w:rsidR="003A7787">
        <w:fldChar w:fldCharType="begin" w:fldLock="1"/>
      </w:r>
      <w:r w:rsidR="003F6F36">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(53)"},"properties":{"noteIndex":0},"schema":"https://github.com/citation-style-language/schema/raw/master/csl-citation.json"}</w:instrText>
      </w:r>
      <w:r w:rsidR="003A7787">
        <w:fldChar w:fldCharType="separate"/>
      </w:r>
      <w:r w:rsidR="003F6F36" w:rsidRPr="003F6F36">
        <w:rPr>
          <w:noProof/>
        </w:rPr>
        <w:t>(54)</w:t>
      </w:r>
      <w:r w:rsidR="003A7787">
        <w:fldChar w:fldCharType="end"/>
      </w:r>
      <w:r w:rsidR="003A7787">
        <w:t xml:space="preserve">. </w:t>
      </w:r>
      <w:r w:rsidR="00CD12F5">
        <w:t xml:space="preserve">In addition to the </w:t>
      </w:r>
      <w:r w:rsidR="004D6A77">
        <w:t xml:space="preserve">constrained </w:t>
      </w:r>
      <w:r w:rsidR="00CD12F5">
        <w:t>mixture model parameters, this step also identifies model parameters associated with the myogenic component of the autoregulatory response.</w:t>
      </w:r>
    </w:p>
    <w:p w14:paraId="7B7C4300" w14:textId="073DBD9E" w:rsidR="00073384" w:rsidRDefault="00ED47BF" w:rsidP="003142D7">
      <w:pPr>
        <w:jc w:val="both"/>
      </w:pPr>
      <w:r>
        <w:t xml:space="preserve">Second, using the homeostatic optimization framework proposed by </w:t>
      </w:r>
      <w:r w:rsidRPr="00130548">
        <w:rPr>
          <w:noProof/>
        </w:rPr>
        <w:t xml:space="preserve">Filonova </w:t>
      </w:r>
      <w:r w:rsidR="009076DE">
        <w:rPr>
          <w:noProof/>
        </w:rPr>
        <w:t xml:space="preserve">and colleagues </w:t>
      </w:r>
      <w:r w:rsidR="00531EF2">
        <w:rPr>
          <w:noProof/>
        </w:rPr>
        <w:fldChar w:fldCharType="begin" w:fldLock="1"/>
      </w:r>
      <w:r w:rsidR="007A38C3">
        <w:rPr>
          <w:noProof/>
        </w:rPr>
        <w:instrText>ADDIN CSL_CITATION {"citationItems":[{"id":"ITEM-1","itemData":{"URL":"http://arxiv.org/abs/2001.04880","abstract":"Coupling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Alberto","non-dropping-particle":"","parse-names":false,"suffix":""}],"id":"ITEM-1","issued":{"date-parts":[["2020"]]},"title":"A Multiscale Framework for Defining Homeostasis in Distal Vascular Trees: Applications to the Pulmonary Circulation","type":"webpage"},"uris":["http://www.mendeley.com/documents/?uuid=4af91f27-e0ce-3e2c-bf05-59746a4f2658"]}],"mendeley":{"formattedCitation":"(28)","plainTextFormattedCitation":"(28)","previouslyFormattedCitation":"(28)"},"properties":{"noteIndex":0},"schema":"https://github.com/citation-style-language/schema/raw/master/csl-citation.json"}</w:instrText>
      </w:r>
      <w:r w:rsidR="00531EF2">
        <w:rPr>
          <w:noProof/>
        </w:rPr>
        <w:fldChar w:fldCharType="separate"/>
      </w:r>
      <w:r w:rsidR="00947402" w:rsidRPr="00947402">
        <w:rPr>
          <w:noProof/>
        </w:rPr>
        <w:t>(28)</w:t>
      </w:r>
      <w:r w:rsidR="00531EF2">
        <w:rPr>
          <w:noProof/>
        </w:rPr>
        <w:fldChar w:fldCharType="end"/>
      </w:r>
      <w:r>
        <w:t>, we generate two coronary trees in</w:t>
      </w:r>
      <w:r w:rsidR="002417E4">
        <w:t xml:space="preserve"> the</w:t>
      </w:r>
      <w:r>
        <w:t xml:space="preserve"> subendocardial and subepicardial layers and establish the</w:t>
      </w:r>
      <w:r w:rsidR="009B4DF6">
        <w:t>ir</w:t>
      </w:r>
      <w:r>
        <w:t xml:space="preserve"> </w:t>
      </w:r>
      <w:r w:rsidR="00C25404">
        <w:t>homeostatic</w:t>
      </w:r>
      <w:r>
        <w:t xml:space="preserve"> characteristics</w:t>
      </w:r>
      <w:r w:rsidR="00707E6D">
        <w:t>, i.e., morphometry, hemodynamics, and structure</w:t>
      </w:r>
      <w:r>
        <w:t xml:space="preserve">. </w:t>
      </w:r>
      <w:r w:rsidR="00C96FAC">
        <w:t>Motivated</w:t>
      </w:r>
      <w:r w:rsidR="00E20FDD">
        <w:t xml:space="preserve"> by Murray’s law </w:t>
      </w:r>
      <w:r w:rsidR="00E20FDD">
        <w:fldChar w:fldCharType="begin" w:fldLock="1"/>
      </w:r>
      <w:r w:rsidR="003F6F36">
        <w:instrText>ADDIN CSL_CITATION {"citationItems":[{"id":"ITEM-1","itemData":{"author":[{"dropping-particle":"","family":"Murray","given":"Cecil D","non-dropping-particle":"","parse-names":false,"suffix":""}],"container-title":"Proceedings of the National Academy of Sciences","id":"ITEM-1","issued":{"date-parts":[["1926"]]},"page":"835-841","title":"The physiological principle of minimum work applied to the angle of branching of arteries","type":"article-journal","volume":"12"},"uris":["http://www.mendeley.com/documents/?uuid=f51b91c2-5d21-45fc-863f-a4ac3cb3f144"]}],"mendeley":{"formattedCitation":"(62)","plainTextFormattedCitation":"(62)","previouslyFormattedCitation":"(61)"},"properties":{"noteIndex":0},"schema":"https://github.com/citation-style-language/schema/raw/master/csl-citation.json"}</w:instrText>
      </w:r>
      <w:r w:rsidR="00E20FDD">
        <w:fldChar w:fldCharType="separate"/>
      </w:r>
      <w:r w:rsidR="003F6F36" w:rsidRPr="003F6F36">
        <w:rPr>
          <w:noProof/>
        </w:rPr>
        <w:t>(62)</w:t>
      </w:r>
      <w:r w:rsidR="00E20FDD">
        <w:fldChar w:fldCharType="end"/>
      </w:r>
      <w:r w:rsidR="00E20FDD">
        <w:t>, th</w:t>
      </w:r>
      <w:r w:rsidR="00D10A9F">
        <w:t>e homeostatic optimization</w:t>
      </w:r>
      <w:r w:rsidR="00E20FDD">
        <w:t xml:space="preserve"> framework</w:t>
      </w:r>
      <w:r w:rsidR="0088765A">
        <w:t xml:space="preserve"> define</w:t>
      </w:r>
      <w:r w:rsidR="004E725D">
        <w:t>s</w:t>
      </w:r>
      <w:r w:rsidR="00E20FDD">
        <w:t xml:space="preserve"> </w:t>
      </w:r>
      <w:r w:rsidR="0088765A">
        <w:t xml:space="preserve">the homeostatic state (equilibrium) of </w:t>
      </w:r>
      <w:r w:rsidR="00810B71">
        <w:t>a</w:t>
      </w:r>
      <w:r w:rsidR="0088765A">
        <w:t xml:space="preserve"> vascular tree to be governed by </w:t>
      </w:r>
      <w:r w:rsidR="001B644D">
        <w:t>an energy-based minimization problem</w:t>
      </w:r>
      <w:r w:rsidR="0088765A">
        <w:t xml:space="preserve"> in which the </w:t>
      </w:r>
      <w:r w:rsidR="00A26324">
        <w:t>energy dissipation</w:t>
      </w:r>
      <w:r w:rsidR="0088765A">
        <w:t xml:space="preserve"> includes </w:t>
      </w:r>
      <w:r w:rsidR="001721A3">
        <w:t xml:space="preserve">the power needed to overcome viscous drag and the </w:t>
      </w:r>
      <w:r w:rsidR="005A0EB0">
        <w:t xml:space="preserve">metabolic energy </w:t>
      </w:r>
      <w:r w:rsidR="002C2E67">
        <w:t>spent</w:t>
      </w:r>
      <w:r w:rsidR="005A0EB0">
        <w:t xml:space="preserve"> </w:t>
      </w:r>
      <w:r w:rsidR="002C2E67">
        <w:t>on</w:t>
      </w:r>
      <w:r w:rsidR="005A0EB0">
        <w:t xml:space="preserve"> </w:t>
      </w:r>
      <w:r w:rsidR="00DB7AB5">
        <w:t>sustaining</w:t>
      </w:r>
      <w:r w:rsidR="0088765A">
        <w:t xml:space="preserve"> blood supply</w:t>
      </w:r>
      <w:r w:rsidR="00D861DF">
        <w:t xml:space="preserve"> and</w:t>
      </w:r>
      <w:r w:rsidR="0088765A">
        <w:t xml:space="preserve"> </w:t>
      </w:r>
      <w:r w:rsidR="0004097D">
        <w:t xml:space="preserve">maintaining </w:t>
      </w:r>
      <w:r w:rsidR="0088765A">
        <w:t xml:space="preserve">the </w:t>
      </w:r>
      <w:r w:rsidR="00D13E4D">
        <w:t>constituents</w:t>
      </w:r>
      <w:r w:rsidR="0088765A">
        <w:t xml:space="preserve"> of the vascular wall. </w:t>
      </w:r>
      <w:r w:rsidR="00DB7AB5">
        <w:t>This minimization is performed under mechanical equilibrium as a constraint</w:t>
      </w:r>
      <w:r w:rsidR="00B3259E">
        <w:t xml:space="preserve">. </w:t>
      </w:r>
    </w:p>
    <w:p w14:paraId="684AE900" w14:textId="43C71C63" w:rsidR="00ED47BF" w:rsidRPr="00ED47BF" w:rsidRDefault="00ED47BF" w:rsidP="003142D7">
      <w:pPr>
        <w:jc w:val="both"/>
      </w:pPr>
      <w:r>
        <w:t xml:space="preserve">Third, </w:t>
      </w:r>
      <w:r w:rsidR="00A719AC">
        <w:t xml:space="preserve">a structurally-motivated coronary autoregulation </w:t>
      </w:r>
      <w:r w:rsidR="000A3FD0">
        <w:t xml:space="preserve">model was developed, </w:t>
      </w:r>
      <w:r w:rsidR="00CD12F5">
        <w:t xml:space="preserve">integrating the </w:t>
      </w:r>
      <w:r w:rsidR="000A3FD0">
        <w:t>myogenic</w:t>
      </w:r>
      <w:r w:rsidR="00CD12F5">
        <w:t xml:space="preserve"> with </w:t>
      </w:r>
      <w:r w:rsidR="000A3FD0">
        <w:t xml:space="preserve">metabolic and shear-dependent mechanisms, for each of the two </w:t>
      </w:r>
      <w:r>
        <w:t xml:space="preserve">coronary </w:t>
      </w:r>
      <w:r w:rsidR="000A3FD0">
        <w:t>trees</w:t>
      </w:r>
      <w:r>
        <w:t xml:space="preserve">. </w:t>
      </w:r>
      <w:r w:rsidR="00065ECF">
        <w:t>In the following sections, we describe each of the three stages in detail, together with the experimental data they require</w:t>
      </w:r>
      <w:r w:rsidR="006542FC">
        <w:t>.</w:t>
      </w:r>
    </w:p>
    <w:p w14:paraId="2B28CA59" w14:textId="10A7D8DC" w:rsidR="00337480" w:rsidRDefault="00C473A5" w:rsidP="000D4B53">
      <w:pPr>
        <w:pStyle w:val="Caption"/>
      </w:pPr>
      <w:r>
        <w:rPr>
          <w:noProof/>
        </w:rPr>
        <w:lastRenderedPageBreak/>
        <w:drawing>
          <wp:inline distT="0" distB="0" distL="0" distR="0" wp14:anchorId="73A4C7CD" wp14:editId="3F99E02D">
            <wp:extent cx="5943600" cy="27613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61330"/>
                    </a:xfrm>
                    <a:prstGeom prst="rect">
                      <a:avLst/>
                    </a:prstGeom>
                    <a:noFill/>
                  </pic:spPr>
                </pic:pic>
              </a:graphicData>
            </a:graphic>
          </wp:inline>
        </w:drawing>
      </w:r>
    </w:p>
    <w:p w14:paraId="4B1AA6C2" w14:textId="371379E8" w:rsidR="000A35AD" w:rsidRPr="000A35AD" w:rsidRDefault="00752D72" w:rsidP="00C473A5">
      <w:pPr>
        <w:pStyle w:val="Caption"/>
      </w:pPr>
      <w:bookmarkStart w:id="72" w:name="_Ref43478903"/>
      <w:r w:rsidRPr="003A06E4">
        <w:t xml:space="preserve">Figure </w:t>
      </w:r>
      <w:r>
        <w:rPr>
          <w:noProof/>
        </w:rPr>
        <w:fldChar w:fldCharType="begin"/>
      </w:r>
      <w:r>
        <w:rPr>
          <w:noProof/>
        </w:rPr>
        <w:instrText xml:space="preserve"> SEQ Figure \* ARABIC </w:instrText>
      </w:r>
      <w:r>
        <w:rPr>
          <w:noProof/>
        </w:rPr>
        <w:fldChar w:fldCharType="separate"/>
      </w:r>
      <w:r w:rsidR="00925441">
        <w:rPr>
          <w:noProof/>
        </w:rPr>
        <w:t>1</w:t>
      </w:r>
      <w:r>
        <w:rPr>
          <w:noProof/>
        </w:rPr>
        <w:fldChar w:fldCharType="end"/>
      </w:r>
      <w:bookmarkEnd w:id="72"/>
      <w:r w:rsidRPr="003A06E4">
        <w:t xml:space="preserve">. </w:t>
      </w:r>
      <w:r w:rsidR="002F66C1">
        <w:t xml:space="preserve">Schematic </w:t>
      </w:r>
      <w:r>
        <w:t>of the</w:t>
      </w:r>
      <w:r w:rsidR="002F66C1">
        <w:t xml:space="preserve"> components and the</w:t>
      </w:r>
      <w:r>
        <w:t xml:space="preserve"> workflow of </w:t>
      </w:r>
      <w:r w:rsidR="001B4334">
        <w:t>modeling stages</w:t>
      </w:r>
      <w:r>
        <w:t xml:space="preserve"> and data </w:t>
      </w:r>
      <w:r w:rsidR="001B4334">
        <w:t>in the proposed constrained mixture theory model of coronary autoregulation</w:t>
      </w:r>
      <w:r>
        <w:t>. The arrows show the flow of information.</w:t>
      </w:r>
      <w:r w:rsidR="00252BF1">
        <w:t xml:space="preserve"> Red, </w:t>
      </w:r>
      <w:r w:rsidR="00EE4484">
        <w:t>black,</w:t>
      </w:r>
      <w:r w:rsidR="00252BF1">
        <w:t xml:space="preserve"> and bl</w:t>
      </w:r>
      <w:r w:rsidR="00EE4484">
        <w:t>ue</w:t>
      </w:r>
      <w:r w:rsidR="00252BF1">
        <w:t xml:space="preserve"> boxes delineate the </w:t>
      </w:r>
      <w:r w:rsidR="00184B42">
        <w:t xml:space="preserve">literature </w:t>
      </w:r>
      <w:r w:rsidR="00252BF1">
        <w:t>data, the methods used</w:t>
      </w:r>
      <w:r w:rsidR="00184B42">
        <w:t>, and model results</w:t>
      </w:r>
      <w:r w:rsidR="00EE4484">
        <w:t>,</w:t>
      </w:r>
      <w:r w:rsidR="00252BF1">
        <w:t xml:space="preserve"> respectively.</w:t>
      </w:r>
    </w:p>
    <w:p w14:paraId="457F8735" w14:textId="39235A84" w:rsidR="00441986" w:rsidRPr="00441986" w:rsidRDefault="00EC39C0" w:rsidP="005D0C8D">
      <w:pPr>
        <w:pStyle w:val="Heading2"/>
        <w:numPr>
          <w:ilvl w:val="1"/>
          <w:numId w:val="5"/>
        </w:numPr>
        <w:ind w:left="0" w:firstLine="0"/>
        <w:jc w:val="both"/>
      </w:pPr>
      <w:bookmarkStart w:id="73" w:name="_Ref37414106"/>
      <w:r>
        <w:t xml:space="preserve">Parameter estimation for </w:t>
      </w:r>
      <w:r w:rsidR="00401928">
        <w:t xml:space="preserve">the </w:t>
      </w:r>
      <w:r>
        <w:t>constrained mixture model</w:t>
      </w:r>
      <w:r w:rsidR="001B4334">
        <w:t xml:space="preserve"> </w:t>
      </w:r>
      <w:r w:rsidR="003E4992">
        <w:t>of</w:t>
      </w:r>
      <w:r w:rsidR="001B4334">
        <w:t xml:space="preserve"> 8 representative coronary vessels</w:t>
      </w:r>
      <w:bookmarkEnd w:id="73"/>
    </w:p>
    <w:p w14:paraId="5D1F99DE" w14:textId="260A41C7" w:rsidR="003C11A3" w:rsidRDefault="00897FC5">
      <w:pPr>
        <w:jc w:val="both"/>
      </w:pPr>
      <w:r>
        <w:t>A</w:t>
      </w:r>
      <w:r w:rsidR="0087319F">
        <w:t xml:space="preserve"> constrained mixture </w:t>
      </w:r>
      <w:r w:rsidR="005A3B0B">
        <w:t>theory</w:t>
      </w:r>
      <w:r>
        <w:t xml:space="preserve"> model</w:t>
      </w:r>
      <w:r w:rsidR="00C65D99">
        <w:t xml:space="preserve"> is </w:t>
      </w:r>
      <w:r w:rsidR="00996FEA">
        <w:t>used</w:t>
      </w:r>
      <w:r w:rsidR="00C65D99">
        <w:t xml:space="preserve"> to describe the</w:t>
      </w:r>
      <w:r w:rsidR="0087319F">
        <w:t xml:space="preserve"> arterial </w:t>
      </w:r>
      <w:r w:rsidR="00762121">
        <w:t>tissue</w:t>
      </w:r>
      <w:r w:rsidR="008E7372">
        <w:t xml:space="preserve"> mechanics</w:t>
      </w:r>
      <w:r w:rsidR="00352C53">
        <w:t xml:space="preserve"> with</w:t>
      </w:r>
      <w:r w:rsidR="00285128">
        <w:t xml:space="preserve"> three</w:t>
      </w:r>
      <w:r w:rsidR="0087319F">
        <w:t xml:space="preserve"> main load-bearing constituents: elastin matrix, collagen fibers, and SMCs. </w:t>
      </w:r>
      <w:r w:rsidR="00A64F14">
        <w:t>T</w:t>
      </w:r>
      <w:r w:rsidR="00E947A8">
        <w:t>his approach</w:t>
      </w:r>
      <w:r w:rsidR="00A64F14">
        <w:t xml:space="preserve"> </w:t>
      </w:r>
      <w:r w:rsidR="00F17AF2">
        <w:t>incorporates microstructural properties and cellular level functions of the vessel within a nonlinear continuum</w:t>
      </w:r>
      <w:r w:rsidR="00E947A8">
        <w:t xml:space="preserve"> </w:t>
      </w:r>
      <w:r w:rsidR="00F17AF2">
        <w:t>mechanics approach</w:t>
      </w:r>
      <w:r w:rsidR="00AD2B68">
        <w:t xml:space="preserve">, </w:t>
      </w:r>
      <w:r w:rsidR="00315941">
        <w:t>whereby the</w:t>
      </w:r>
      <w:r w:rsidR="00212505">
        <w:t xml:space="preserve"> wall </w:t>
      </w:r>
      <w:r w:rsidR="00AD2B68">
        <w:t xml:space="preserve">constituents are constrained to deform together but have mechanical properties and </w:t>
      </w:r>
      <w:r w:rsidR="00973549">
        <w:t>stresses</w:t>
      </w:r>
      <w:r w:rsidR="00F17AF2">
        <w:t xml:space="preserve">. </w:t>
      </w:r>
      <w:r w:rsidR="00184C70">
        <w:t xml:space="preserve">The relationship between transmural pressure </w:t>
      </w:r>
      <w:r w:rsidR="00184C70" w:rsidRPr="007F2A4E">
        <w:rPr>
          <w:i/>
        </w:rPr>
        <w:t>p</w:t>
      </w:r>
      <w:r w:rsidR="00184C70" w:rsidRPr="007F2A4E">
        <w:rPr>
          <w:i/>
          <w:vertAlign w:val="subscript"/>
        </w:rPr>
        <w:t>tm</w:t>
      </w:r>
      <w:r w:rsidR="00184C70">
        <w:t xml:space="preserve"> and</w:t>
      </w:r>
      <w:ins w:id="74" w:author="Hamidreza Gharahi" w:date="2020-08-27T14:46:00Z">
        <w:r w:rsidR="004022EB">
          <w:t xml:space="preserve"> </w:t>
        </w:r>
        <w:r w:rsidR="004022EB" w:rsidRPr="004022EB">
          <w:rPr>
            <w:color w:val="FF0000"/>
            <w:rPrChange w:id="75" w:author="Hamidreza Gharahi" w:date="2020-08-27T14:46:00Z">
              <w:rPr/>
            </w:rPrChange>
          </w:rPr>
          <w:t>internal</w:t>
        </w:r>
      </w:ins>
      <w:r w:rsidR="00184C70" w:rsidRPr="004022EB">
        <w:rPr>
          <w:color w:val="FF0000"/>
          <w:rPrChange w:id="76" w:author="Hamidreza Gharahi" w:date="2020-08-27T14:46:00Z">
            <w:rPr/>
          </w:rPrChange>
        </w:rPr>
        <w:t xml:space="preserve"> </w:t>
      </w:r>
      <w:r w:rsidR="00184C70">
        <w:t xml:space="preserve">diameter </w:t>
      </w:r>
      <w:r w:rsidR="00184C70" w:rsidRPr="00342ABD">
        <w:rPr>
          <w:i/>
          <w:iCs/>
        </w:rPr>
        <w:t>D</w:t>
      </w:r>
      <w:r w:rsidR="00184C70">
        <w:t xml:space="preserve"> </w:t>
      </w:r>
      <w:ins w:id="77" w:author="Hamidreza Gharahi" w:date="2020-08-27T14:17:00Z">
        <w:r w:rsidR="009F71B8">
          <w:t xml:space="preserve">in a thin walled cylinder </w:t>
        </w:r>
      </w:ins>
      <w:r w:rsidR="00184C70" w:rsidRPr="00184C70">
        <w:t>is</w:t>
      </w:r>
      <w:r w:rsidR="00184C70">
        <w:t xml:space="preserve"> </w:t>
      </w:r>
      <w:r w:rsidR="00315941">
        <w:t>given by Lap</w:t>
      </w:r>
      <w:r w:rsidR="007864EB">
        <w:t>l</w:t>
      </w:r>
      <w:r w:rsidR="00315941">
        <w:t>ace’s law</w:t>
      </w:r>
      <w:r w:rsidR="00184C70">
        <w:t xml:space="preserve">: </w:t>
      </w:r>
      <m:oMath>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D/2=</m:t>
        </m:r>
        <m:sSub>
          <m:sSubPr>
            <m:ctrlPr>
              <w:rPr>
                <w:rFonts w:ascii="Cambria Math" w:hAnsi="Cambria Math"/>
                <w:i/>
              </w:rPr>
            </m:ctrlPr>
          </m:sSubPr>
          <m:e>
            <m:r>
              <w:rPr>
                <w:rFonts w:ascii="Cambria Math" w:hAnsi="Cambria Math"/>
              </w:rPr>
              <m:t>T</m:t>
            </m:r>
          </m:e>
          <m:sub>
            <m:r>
              <w:rPr>
                <w:rFonts w:ascii="Cambria Math" w:hAnsi="Cambria Math"/>
              </w:rPr>
              <m:t>θθ</m:t>
            </m:r>
          </m:sub>
        </m:sSub>
      </m:oMath>
      <w:r w:rsidR="00184C70">
        <w:rPr>
          <w:rFonts w:eastAsiaTheme="minorEastAsia"/>
        </w:rPr>
        <w:t xml:space="preserve">, where the circumferential tension </w:t>
      </w:r>
      <m:oMath>
        <m:sSub>
          <m:sSubPr>
            <m:ctrlPr>
              <w:rPr>
                <w:rFonts w:ascii="Cambria Math" w:hAnsi="Cambria Math"/>
                <w:i/>
              </w:rPr>
            </m:ctrlPr>
          </m:sSubPr>
          <m:e>
            <m:r>
              <w:rPr>
                <w:rFonts w:ascii="Cambria Math" w:hAnsi="Cambria Math"/>
              </w:rPr>
              <m:t>T</m:t>
            </m:r>
          </m:e>
          <m:sub>
            <m:r>
              <w:rPr>
                <w:rFonts w:ascii="Cambria Math" w:hAnsi="Cambria Math"/>
              </w:rPr>
              <m:t>θθ</m:t>
            </m:r>
          </m:sub>
        </m:sSub>
      </m:oMath>
      <w:r w:rsidR="00184C70">
        <w:rPr>
          <w:rFonts w:eastAsiaTheme="minorEastAsia"/>
        </w:rPr>
        <w:t xml:space="preserve"> is determined by contributions from elastin, collagen and SMCs. </w:t>
      </w:r>
      <w:r w:rsidR="00315941">
        <w:t>Each constituent has distinct</w:t>
      </w:r>
      <w:r w:rsidR="00C22259">
        <w:t xml:space="preserve"> strain energy densities</w:t>
      </w:r>
      <w:r w:rsidR="00532A1E">
        <w:t xml:space="preserve"> </w:t>
      </w:r>
      <w:r w:rsidR="009F63B0">
        <w:t>(</w:t>
      </w:r>
      <m:oMath>
        <m:r>
          <w:rPr>
            <w:rFonts w:ascii="Cambria Math" w:hAnsi="Cambria Math"/>
          </w:rPr>
          <m:t>w</m:t>
        </m:r>
      </m:oMath>
      <w:r w:rsidR="009F63B0">
        <w:t>)</w:t>
      </w:r>
      <w:r w:rsidR="00E8093B">
        <w:t xml:space="preserve"> mapping</w:t>
      </w:r>
      <w:r w:rsidR="008227C9">
        <w:t xml:space="preserve"> deformation gradients</w:t>
      </w:r>
      <w:r w:rsidR="00532A1E">
        <w:t xml:space="preserve"> </w:t>
      </w:r>
      <w:r w:rsidR="008227C9">
        <w:t xml:space="preserve">from their </w:t>
      </w:r>
      <w:r w:rsidR="00A74FF8">
        <w:t>distinct</w:t>
      </w:r>
      <w:r w:rsidR="008227C9">
        <w:t xml:space="preserve"> stress-free </w:t>
      </w:r>
      <w:r w:rsidR="00163578">
        <w:t>configurations</w:t>
      </w:r>
      <w:r w:rsidR="008227C9">
        <w:t xml:space="preserve"> to the</w:t>
      </w:r>
      <w:r w:rsidR="008E6F63">
        <w:t xml:space="preserve"> overall</w:t>
      </w:r>
      <w:r w:rsidR="008227C9">
        <w:t xml:space="preserve"> </w:t>
      </w:r>
      <w:r w:rsidR="008227C9" w:rsidRPr="00125A72">
        <w:rPr>
          <w:i/>
        </w:rPr>
        <w:t>in</w:t>
      </w:r>
      <w:r w:rsidR="00917532">
        <w:rPr>
          <w:i/>
        </w:rPr>
        <w:t>-</w:t>
      </w:r>
      <w:r w:rsidR="008227C9" w:rsidRPr="00125A72">
        <w:rPr>
          <w:i/>
        </w:rPr>
        <w:t>vivo</w:t>
      </w:r>
      <w:r w:rsidR="008227C9">
        <w:t xml:space="preserve"> configuration</w:t>
      </w:r>
      <w:r w:rsidR="0089326B">
        <w:t xml:space="preserve">. </w:t>
      </w:r>
      <w:r w:rsidR="00E8093B">
        <w:t xml:space="preserve">In this work, we considered </w:t>
      </w:r>
      <w:r w:rsidR="00605B5B">
        <w:t>a neo-</w:t>
      </w:r>
      <w:r w:rsidR="003C7D6D">
        <w:t>H</w:t>
      </w:r>
      <w:r w:rsidR="00605B5B">
        <w:t xml:space="preserve">ookean </w:t>
      </w:r>
      <w:r w:rsidR="003C7D6D">
        <w:t xml:space="preserve">model </w:t>
      </w:r>
      <w:r w:rsidR="00B43210">
        <w:t>for</w:t>
      </w:r>
      <w:r w:rsidR="003C7D6D">
        <w:t xml:space="preserve"> elastin</w:t>
      </w:r>
      <w:r w:rsidR="00152CDC">
        <w:t xml:space="preserve"> (</w:t>
      </w:r>
      <w:r w:rsidR="00E8093B">
        <w:t xml:space="preserve">with coefficient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152CDC">
        <w:rPr>
          <w:rFonts w:eastAsiaTheme="minorEastAsia"/>
        </w:rPr>
        <w:t>)</w:t>
      </w:r>
      <w:r w:rsidR="00E8093B">
        <w:t xml:space="preserve"> and </w:t>
      </w:r>
      <w:r w:rsidR="00B43210">
        <w:t>a</w:t>
      </w:r>
      <w:r w:rsidR="00CD1DE6">
        <w:t xml:space="preserve"> </w:t>
      </w:r>
      <w:r w:rsidR="009F63B0">
        <w:t xml:space="preserve">Holzapfel’s </w:t>
      </w:r>
      <w:r w:rsidR="00B43210">
        <w:t xml:space="preserve">exponential </w:t>
      </w:r>
      <w:r w:rsidR="00CD1DE6">
        <w:t>model</w:t>
      </w:r>
      <w:r w:rsidR="00B43210">
        <w:t xml:space="preserve"> for </w:t>
      </w:r>
      <w:r w:rsidR="00E8093B">
        <w:t xml:space="preserve">i) </w:t>
      </w:r>
      <w:r w:rsidR="00B43210">
        <w:t>collagen fiber families</w:t>
      </w:r>
      <w:r w:rsidR="007D4900">
        <w:t xml:space="preserve"> </w:t>
      </w:r>
      <w:r w:rsidR="00E8093B">
        <w:t xml:space="preserve">(with coefficients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A9018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sidR="00A9018D">
        <w:rPr>
          <w:rFonts w:eastAsiaTheme="minorEastAsia"/>
        </w:rPr>
        <w:t xml:space="preserve">) </w:t>
      </w:r>
      <w:r w:rsidR="00B43210">
        <w:t xml:space="preserve">and </w:t>
      </w:r>
      <w:r w:rsidR="00E8093B">
        <w:t xml:space="preserve">ii) </w:t>
      </w:r>
      <w:r w:rsidR="00B43210">
        <w:t xml:space="preserve">passive </w:t>
      </w:r>
      <w:r w:rsidR="00C14F7D">
        <w:t>response</w:t>
      </w:r>
      <w:r w:rsidR="00B43210">
        <w:t xml:space="preserve"> of SMCs</w:t>
      </w:r>
      <w:r w:rsidR="00A9018D">
        <w:t xml:space="preserve"> (</w:t>
      </w:r>
      <m:oMath>
        <m:sSub>
          <m:sSubPr>
            <m:ctrlPr>
              <w:rPr>
                <w:rFonts w:ascii="Cambria Math" w:hAnsi="Cambria Math"/>
                <w:i/>
              </w:rPr>
            </m:ctrlPr>
          </m:sSubPr>
          <m:e>
            <m:r>
              <w:rPr>
                <w:rFonts w:ascii="Cambria Math" w:hAnsi="Cambria Math"/>
              </w:rPr>
              <m:t>c</m:t>
            </m:r>
          </m:e>
          <m:sub>
            <m:r>
              <w:rPr>
                <w:rFonts w:ascii="Cambria Math" w:hAnsi="Cambria Math"/>
              </w:rPr>
              <m:t>4</m:t>
            </m:r>
          </m:sub>
        </m:sSub>
      </m:oMath>
      <w:r w:rsidR="00A9018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oMath>
      <w:r w:rsidR="00A9018D">
        <w:rPr>
          <w:rFonts w:eastAsiaTheme="minorEastAsia"/>
        </w:rPr>
        <w:t>)</w:t>
      </w:r>
      <w:r w:rsidR="0099365F">
        <w:t>.</w:t>
      </w:r>
      <w:r w:rsidR="00706F1F">
        <w:t xml:space="preserve"> </w:t>
      </w:r>
      <w:r w:rsidR="008227C9">
        <w:t>T</w:t>
      </w:r>
      <w:r w:rsidR="003C11A3">
        <w:t>he active tension (</w:t>
      </w:r>
      <m:oMath>
        <m:sSub>
          <m:sSubPr>
            <m:ctrlPr>
              <w:rPr>
                <w:rFonts w:ascii="Cambria Math" w:hAnsi="Cambria Math"/>
                <w:i/>
              </w:rPr>
            </m:ctrlPr>
          </m:sSubPr>
          <m:e>
            <m:r>
              <w:rPr>
                <w:rFonts w:ascii="Cambria Math" w:hAnsi="Cambria Math"/>
              </w:rPr>
              <m:t>T</m:t>
            </m:r>
          </m:e>
          <m:sub>
            <m:r>
              <w:rPr>
                <w:rFonts w:ascii="Cambria Math" w:hAnsi="Cambria Math"/>
              </w:rPr>
              <m:t>act</m:t>
            </m:r>
          </m:sub>
        </m:sSub>
      </m:oMath>
      <w:r w:rsidR="003C11A3">
        <w:t xml:space="preserve">) exerted by SMCs, </w:t>
      </w:r>
      <w:r w:rsidR="00E8093B">
        <w:t>was defined as</w:t>
      </w:r>
      <w:r w:rsidR="003C11A3" w:rsidRPr="00F77496">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3C11A3" w14:paraId="401C2C74" w14:textId="77777777" w:rsidTr="009F2F34">
        <w:trPr>
          <w:trHeight w:val="341"/>
        </w:trPr>
        <w:tc>
          <w:tcPr>
            <w:tcW w:w="355" w:type="dxa"/>
            <w:vAlign w:val="center"/>
          </w:tcPr>
          <w:p w14:paraId="205EC207" w14:textId="77777777" w:rsidR="003C11A3" w:rsidRDefault="003C11A3" w:rsidP="009F2F34">
            <w:pPr>
              <w:jc w:val="center"/>
            </w:pPr>
          </w:p>
        </w:tc>
        <w:tc>
          <w:tcPr>
            <w:tcW w:w="8730" w:type="dxa"/>
          </w:tcPr>
          <w:p w14:paraId="6E463AFE" w14:textId="780C8B48" w:rsidR="003C11A3" w:rsidRPr="00F2269D" w:rsidRDefault="00133A07" w:rsidP="009F2F34">
            <w:pPr>
              <w:jc w:val="center"/>
            </w:pPr>
            <m:oMathPara>
              <m:oMathParaPr>
                <m:jc m:val="center"/>
              </m:oMathParaPr>
              <m:oMath>
                <m:sSub>
                  <m:sSubPr>
                    <m:ctrlPr>
                      <w:rPr>
                        <w:rFonts w:ascii="Cambria Math" w:hAnsi="Cambria Math"/>
                        <w:i/>
                        <w:color w:val="FF0000"/>
                        <w:rPrChange w:id="78" w:author="Hamidreza Gharahi" w:date="2020-08-27T13:39:00Z">
                          <w:rPr>
                            <w:rFonts w:ascii="Cambria Math" w:hAnsi="Cambria Math"/>
                            <w:i/>
                          </w:rPr>
                        </w:rPrChange>
                      </w:rPr>
                    </m:ctrlPr>
                  </m:sSubPr>
                  <m:e>
                    <m:r>
                      <w:rPr>
                        <w:rFonts w:ascii="Cambria Math" w:hAnsi="Cambria Math"/>
                        <w:color w:val="FF0000"/>
                        <w:rPrChange w:id="79" w:author="Hamidreza Gharahi" w:date="2020-08-27T13:39:00Z">
                          <w:rPr>
                            <w:rFonts w:ascii="Cambria Math" w:hAnsi="Cambria Math"/>
                          </w:rPr>
                        </w:rPrChange>
                      </w:rPr>
                      <m:t>T</m:t>
                    </m:r>
                  </m:e>
                  <m:sub>
                    <m:r>
                      <w:rPr>
                        <w:rFonts w:ascii="Cambria Math" w:hAnsi="Cambria Math"/>
                        <w:color w:val="FF0000"/>
                        <w:rPrChange w:id="80" w:author="Hamidreza Gharahi" w:date="2020-08-27T13:39:00Z">
                          <w:rPr>
                            <w:rFonts w:ascii="Cambria Math" w:hAnsi="Cambria Math"/>
                          </w:rPr>
                        </w:rPrChange>
                      </w:rPr>
                      <m:t>act</m:t>
                    </m:r>
                  </m:sub>
                </m:sSub>
                <m:r>
                  <w:rPr>
                    <w:rFonts w:ascii="Cambria Math" w:hAnsi="Cambria Math"/>
                    <w:color w:val="FF0000"/>
                    <w:rPrChange w:id="81" w:author="Hamidreza Gharahi" w:date="2020-08-27T13:39:00Z">
                      <w:rPr>
                        <w:rFonts w:ascii="Cambria Math" w:hAnsi="Cambria Math"/>
                      </w:rPr>
                    </w:rPrChange>
                  </w:rPr>
                  <m:t>=</m:t>
                </m:r>
                <m:f>
                  <m:fPr>
                    <m:ctrlPr>
                      <w:rPr>
                        <w:rFonts w:ascii="Cambria Math" w:hAnsi="Cambria Math"/>
                        <w:i/>
                        <w:color w:val="FF0000"/>
                        <w:rPrChange w:id="82" w:author="Hamidreza Gharahi" w:date="2020-08-27T13:39:00Z">
                          <w:rPr>
                            <w:rFonts w:ascii="Cambria Math" w:hAnsi="Cambria Math"/>
                            <w:i/>
                          </w:rPr>
                        </w:rPrChange>
                      </w:rPr>
                    </m:ctrlPr>
                  </m:fPr>
                  <m:num>
                    <m:sSubSup>
                      <m:sSubSupPr>
                        <m:ctrlPr>
                          <w:ins w:id="83" w:author="Hamidreza Gharahi" w:date="2020-08-27T13:36:00Z">
                            <w:rPr>
                              <w:rFonts w:ascii="Cambria Math" w:hAnsi="Cambria Math"/>
                              <w:i/>
                              <w:iCs/>
                              <w:color w:val="FF0000"/>
                              <w:rPrChange w:id="84" w:author="Hamidreza Gharahi" w:date="2020-08-27T13:39:00Z">
                                <w:rPr>
                                  <w:rFonts w:ascii="Cambria Math" w:hAnsi="Cambria Math"/>
                                  <w:i/>
                                  <w:iCs/>
                                </w:rPr>
                              </w:rPrChange>
                            </w:rPr>
                          </w:ins>
                        </m:ctrlPr>
                      </m:sSubSupPr>
                      <m:e>
                        <m:r>
                          <w:ins w:id="85" w:author="Hamidreza Gharahi" w:date="2020-08-27T13:36:00Z">
                            <w:rPr>
                              <w:rFonts w:ascii="Cambria Math" w:hAnsi="Cambria Math"/>
                              <w:color w:val="FF0000"/>
                              <w:rPrChange w:id="86" w:author="Hamidreza Gharahi" w:date="2020-08-27T13:39:00Z">
                                <w:rPr>
                                  <w:rFonts w:ascii="Cambria Math" w:hAnsi="Cambria Math"/>
                                </w:rPr>
                              </w:rPrChange>
                            </w:rPr>
                            <m:t>M</m:t>
                          </w:ins>
                        </m:r>
                      </m:e>
                      <m:sub>
                        <m:r>
                          <w:ins w:id="87" w:author="Hamidreza Gharahi" w:date="2020-08-27T13:36:00Z">
                            <w:rPr>
                              <w:rFonts w:ascii="Cambria Math" w:hAnsi="Cambria Math"/>
                              <w:color w:val="FF0000"/>
                              <w:rPrChange w:id="88" w:author="Hamidreza Gharahi" w:date="2020-08-27T13:39:00Z">
                                <w:rPr>
                                  <w:rFonts w:ascii="Cambria Math" w:hAnsi="Cambria Math"/>
                                </w:rPr>
                              </w:rPrChange>
                            </w:rPr>
                            <m:t>R</m:t>
                          </w:ins>
                        </m:r>
                      </m:sub>
                      <m:sup>
                        <m:r>
                          <w:ins w:id="89" w:author="Hamidreza Gharahi" w:date="2020-08-27T13:36:00Z">
                            <w:rPr>
                              <w:rFonts w:ascii="Cambria Math" w:hAnsi="Cambria Math"/>
                              <w:color w:val="FF0000"/>
                              <w:rPrChange w:id="90" w:author="Hamidreza Gharahi" w:date="2020-08-27T13:39:00Z">
                                <w:rPr>
                                  <w:rFonts w:ascii="Cambria Math" w:hAnsi="Cambria Math"/>
                                </w:rPr>
                              </w:rPrChange>
                            </w:rPr>
                            <m:t>m</m:t>
                          </w:ins>
                        </m:r>
                      </m:sup>
                    </m:sSubSup>
                    <m:r>
                      <w:del w:id="91" w:author="Hamidreza Gharahi" w:date="2020-08-27T13:36:00Z">
                        <w:rPr>
                          <w:rFonts w:ascii="Cambria Math" w:hAnsi="Cambria Math"/>
                          <w:color w:val="FF0000"/>
                          <w:rPrChange w:id="92" w:author="Hamidreza Gharahi" w:date="2020-08-27T13:39:00Z">
                            <w:rPr>
                              <w:rFonts w:ascii="Cambria Math" w:hAnsi="Cambria Math"/>
                            </w:rPr>
                          </w:rPrChange>
                        </w:rPr>
                        <m:t>S</m:t>
                      </w:del>
                    </m:r>
                  </m:num>
                  <m:den>
                    <m:sSub>
                      <m:sSubPr>
                        <m:ctrlPr>
                          <w:rPr>
                            <w:rFonts w:ascii="Cambria Math" w:hAnsi="Cambria Math"/>
                            <w:i/>
                            <w:color w:val="FF0000"/>
                            <w:rPrChange w:id="93" w:author="Hamidreza Gharahi" w:date="2020-08-27T13:39:00Z">
                              <w:rPr>
                                <w:rFonts w:ascii="Cambria Math" w:hAnsi="Cambria Math"/>
                                <w:i/>
                              </w:rPr>
                            </w:rPrChange>
                          </w:rPr>
                        </m:ctrlPr>
                      </m:sSubPr>
                      <m:e>
                        <m:r>
                          <w:rPr>
                            <w:rFonts w:ascii="Cambria Math" w:hAnsi="Cambria Math"/>
                            <w:color w:val="FF0000"/>
                            <w:rPrChange w:id="94" w:author="Hamidreza Gharahi" w:date="2020-08-27T13:39:00Z">
                              <w:rPr>
                                <w:rFonts w:ascii="Cambria Math" w:hAnsi="Cambria Math"/>
                              </w:rPr>
                            </w:rPrChange>
                          </w:rPr>
                          <m:t>ρ</m:t>
                        </m:r>
                      </m:e>
                      <m:sub>
                        <m:r>
                          <w:rPr>
                            <w:rFonts w:ascii="Cambria Math" w:hAnsi="Cambria Math"/>
                            <w:color w:val="FF0000"/>
                            <w:rPrChange w:id="95" w:author="Hamidreza Gharahi" w:date="2020-08-27T13:39:00Z">
                              <w:rPr>
                                <w:rFonts w:ascii="Cambria Math" w:hAnsi="Cambria Math"/>
                              </w:rPr>
                            </w:rPrChange>
                          </w:rPr>
                          <m:t>wall</m:t>
                        </m:r>
                      </m:sub>
                    </m:sSub>
                  </m:den>
                </m:f>
                <m:r>
                  <w:ins w:id="96" w:author="Hamidreza Gharahi" w:date="2020-08-27T13:36:00Z">
                    <w:rPr>
                      <w:rFonts w:ascii="Cambria Math" w:hAnsi="Cambria Math"/>
                      <w:color w:val="FF0000"/>
                      <w:rPrChange w:id="97" w:author="Hamidreza Gharahi" w:date="2020-08-27T13:39:00Z">
                        <w:rPr>
                          <w:rFonts w:ascii="Cambria Math" w:hAnsi="Cambria Math"/>
                        </w:rPr>
                      </w:rPrChange>
                    </w:rPr>
                    <m:t>S</m:t>
                  </w:ins>
                </m:r>
                <m:d>
                  <m:dPr>
                    <m:ctrlPr>
                      <w:rPr>
                        <w:rFonts w:ascii="Cambria Math" w:hAnsi="Cambria Math"/>
                        <w:i/>
                        <w:color w:val="FF0000"/>
                        <w:rPrChange w:id="98" w:author="Hamidreza Gharahi" w:date="2020-08-27T13:39:00Z">
                          <w:rPr>
                            <w:rFonts w:ascii="Cambria Math" w:hAnsi="Cambria Math"/>
                            <w:i/>
                          </w:rPr>
                        </w:rPrChange>
                      </w:rPr>
                    </m:ctrlPr>
                  </m:dPr>
                  <m:e>
                    <m:r>
                      <w:rPr>
                        <w:rFonts w:ascii="Cambria Math" w:hAnsi="Cambria Math"/>
                        <w:color w:val="FF0000"/>
                        <w:rPrChange w:id="99" w:author="Hamidreza Gharahi" w:date="2020-08-27T13:39:00Z">
                          <w:rPr>
                            <w:rFonts w:ascii="Cambria Math" w:hAnsi="Cambria Math"/>
                          </w:rPr>
                        </w:rPrChange>
                      </w:rPr>
                      <m:t>1-</m:t>
                    </m:r>
                    <m:sSup>
                      <m:sSupPr>
                        <m:ctrlPr>
                          <w:rPr>
                            <w:rFonts w:ascii="Cambria Math" w:hAnsi="Cambria Math"/>
                            <w:i/>
                            <w:color w:val="FF0000"/>
                            <w:rPrChange w:id="100" w:author="Hamidreza Gharahi" w:date="2020-08-27T13:39:00Z">
                              <w:rPr>
                                <w:rFonts w:ascii="Cambria Math" w:hAnsi="Cambria Math"/>
                                <w:i/>
                              </w:rPr>
                            </w:rPrChange>
                          </w:rPr>
                        </m:ctrlPr>
                      </m:sSupPr>
                      <m:e>
                        <m:d>
                          <m:dPr>
                            <m:ctrlPr>
                              <w:rPr>
                                <w:rFonts w:ascii="Cambria Math" w:hAnsi="Cambria Math"/>
                                <w:i/>
                                <w:color w:val="FF0000"/>
                                <w:rPrChange w:id="101" w:author="Hamidreza Gharahi" w:date="2020-08-27T13:39:00Z">
                                  <w:rPr>
                                    <w:rFonts w:ascii="Cambria Math" w:hAnsi="Cambria Math"/>
                                    <w:i/>
                                  </w:rPr>
                                </w:rPrChange>
                              </w:rPr>
                            </m:ctrlPr>
                          </m:dPr>
                          <m:e>
                            <m:f>
                              <m:fPr>
                                <m:ctrlPr>
                                  <w:rPr>
                                    <w:rFonts w:ascii="Cambria Math" w:hAnsi="Cambria Math"/>
                                    <w:i/>
                                    <w:color w:val="FF0000"/>
                                    <w:rPrChange w:id="102" w:author="Hamidreza Gharahi" w:date="2020-08-27T13:39:00Z">
                                      <w:rPr>
                                        <w:rFonts w:ascii="Cambria Math" w:hAnsi="Cambria Math"/>
                                        <w:i/>
                                      </w:rPr>
                                    </w:rPrChange>
                                  </w:rPr>
                                </m:ctrlPr>
                              </m:fPr>
                              <m:num>
                                <m:sSub>
                                  <m:sSubPr>
                                    <m:ctrlPr>
                                      <w:rPr>
                                        <w:rFonts w:ascii="Cambria Math" w:hAnsi="Cambria Math"/>
                                        <w:i/>
                                        <w:color w:val="FF0000"/>
                                        <w:rPrChange w:id="103" w:author="Hamidreza Gharahi" w:date="2020-08-27T13:39:00Z">
                                          <w:rPr>
                                            <w:rFonts w:ascii="Cambria Math" w:hAnsi="Cambria Math"/>
                                            <w:i/>
                                          </w:rPr>
                                        </w:rPrChange>
                                      </w:rPr>
                                    </m:ctrlPr>
                                  </m:sSubPr>
                                  <m:e>
                                    <m:r>
                                      <w:rPr>
                                        <w:rFonts w:ascii="Cambria Math" w:hAnsi="Cambria Math"/>
                                        <w:color w:val="FF0000"/>
                                        <w:rPrChange w:id="104" w:author="Hamidreza Gharahi" w:date="2020-08-27T13:39:00Z">
                                          <w:rPr>
                                            <w:rFonts w:ascii="Cambria Math" w:hAnsi="Cambria Math"/>
                                          </w:rPr>
                                        </w:rPrChange>
                                      </w:rPr>
                                      <m:t>λ</m:t>
                                    </m:r>
                                  </m:e>
                                  <m:sub>
                                    <m:r>
                                      <w:rPr>
                                        <w:rFonts w:ascii="Cambria Math" w:hAnsi="Cambria Math"/>
                                        <w:color w:val="FF0000"/>
                                        <w:rPrChange w:id="105" w:author="Hamidreza Gharahi" w:date="2020-08-27T13:39:00Z">
                                          <w:rPr>
                                            <w:rFonts w:ascii="Cambria Math" w:hAnsi="Cambria Math"/>
                                          </w:rPr>
                                        </w:rPrChange>
                                      </w:rPr>
                                      <m:t>M</m:t>
                                    </m:r>
                                  </m:sub>
                                </m:sSub>
                                <m:r>
                                  <w:rPr>
                                    <w:rFonts w:ascii="Cambria Math" w:hAnsi="Cambria Math"/>
                                    <w:color w:val="FF0000"/>
                                    <w:rPrChange w:id="106" w:author="Hamidreza Gharahi" w:date="2020-08-27T13:39:00Z">
                                      <w:rPr>
                                        <w:rFonts w:ascii="Cambria Math" w:hAnsi="Cambria Math"/>
                                      </w:rPr>
                                    </w:rPrChange>
                                  </w:rPr>
                                  <m:t>-</m:t>
                                </m:r>
                                <m:sSub>
                                  <m:sSubPr>
                                    <m:ctrlPr>
                                      <w:rPr>
                                        <w:rFonts w:ascii="Cambria Math" w:hAnsi="Cambria Math"/>
                                        <w:i/>
                                        <w:color w:val="FF0000"/>
                                        <w:rPrChange w:id="107" w:author="Hamidreza Gharahi" w:date="2020-08-27T13:39:00Z">
                                          <w:rPr>
                                            <w:rFonts w:ascii="Cambria Math" w:hAnsi="Cambria Math"/>
                                            <w:i/>
                                          </w:rPr>
                                        </w:rPrChange>
                                      </w:rPr>
                                    </m:ctrlPr>
                                  </m:sSubPr>
                                  <m:e>
                                    <m:r>
                                      <w:rPr>
                                        <w:rFonts w:ascii="Cambria Math" w:hAnsi="Cambria Math"/>
                                        <w:color w:val="FF0000"/>
                                        <w:rPrChange w:id="108" w:author="Hamidreza Gharahi" w:date="2020-08-27T13:39:00Z">
                                          <w:rPr>
                                            <w:rFonts w:ascii="Cambria Math" w:hAnsi="Cambria Math"/>
                                          </w:rPr>
                                        </w:rPrChange>
                                      </w:rPr>
                                      <m:t>λ</m:t>
                                    </m:r>
                                  </m:e>
                                  <m:sub>
                                    <m:r>
                                      <w:rPr>
                                        <w:rFonts w:ascii="Cambria Math" w:hAnsi="Cambria Math"/>
                                        <w:color w:val="FF0000"/>
                                        <w:rPrChange w:id="109" w:author="Hamidreza Gharahi" w:date="2020-08-27T13:39:00Z">
                                          <w:rPr>
                                            <w:rFonts w:ascii="Cambria Math" w:hAnsi="Cambria Math"/>
                                          </w:rPr>
                                        </w:rPrChange>
                                      </w:rPr>
                                      <m:t>θ</m:t>
                                    </m:r>
                                  </m:sub>
                                </m:sSub>
                              </m:num>
                              <m:den>
                                <m:sSub>
                                  <m:sSubPr>
                                    <m:ctrlPr>
                                      <w:rPr>
                                        <w:rFonts w:ascii="Cambria Math" w:hAnsi="Cambria Math"/>
                                        <w:i/>
                                        <w:color w:val="FF0000"/>
                                        <w:rPrChange w:id="110" w:author="Hamidreza Gharahi" w:date="2020-08-27T13:39:00Z">
                                          <w:rPr>
                                            <w:rFonts w:ascii="Cambria Math" w:hAnsi="Cambria Math"/>
                                            <w:i/>
                                          </w:rPr>
                                        </w:rPrChange>
                                      </w:rPr>
                                    </m:ctrlPr>
                                  </m:sSubPr>
                                  <m:e>
                                    <m:r>
                                      <w:rPr>
                                        <w:rFonts w:ascii="Cambria Math" w:hAnsi="Cambria Math"/>
                                        <w:color w:val="FF0000"/>
                                        <w:rPrChange w:id="111" w:author="Hamidreza Gharahi" w:date="2020-08-27T13:39:00Z">
                                          <w:rPr>
                                            <w:rFonts w:ascii="Cambria Math" w:hAnsi="Cambria Math"/>
                                          </w:rPr>
                                        </w:rPrChange>
                                      </w:rPr>
                                      <m:t>λ</m:t>
                                    </m:r>
                                  </m:e>
                                  <m:sub>
                                    <m:r>
                                      <w:rPr>
                                        <w:rFonts w:ascii="Cambria Math" w:hAnsi="Cambria Math"/>
                                        <w:color w:val="FF0000"/>
                                        <w:rPrChange w:id="112" w:author="Hamidreza Gharahi" w:date="2020-08-27T13:39:00Z">
                                          <w:rPr>
                                            <w:rFonts w:ascii="Cambria Math" w:hAnsi="Cambria Math"/>
                                          </w:rPr>
                                        </w:rPrChange>
                                      </w:rPr>
                                      <m:t>M</m:t>
                                    </m:r>
                                  </m:sub>
                                </m:sSub>
                                <m:r>
                                  <w:rPr>
                                    <w:rFonts w:ascii="Cambria Math" w:hAnsi="Cambria Math"/>
                                    <w:color w:val="FF0000"/>
                                    <w:rPrChange w:id="113" w:author="Hamidreza Gharahi" w:date="2020-08-27T13:39:00Z">
                                      <w:rPr>
                                        <w:rFonts w:ascii="Cambria Math" w:hAnsi="Cambria Math"/>
                                      </w:rPr>
                                    </w:rPrChange>
                                  </w:rPr>
                                  <m:t>-</m:t>
                                </m:r>
                                <m:sSub>
                                  <m:sSubPr>
                                    <m:ctrlPr>
                                      <w:rPr>
                                        <w:rFonts w:ascii="Cambria Math" w:hAnsi="Cambria Math"/>
                                        <w:i/>
                                        <w:color w:val="FF0000"/>
                                        <w:rPrChange w:id="114" w:author="Hamidreza Gharahi" w:date="2020-08-27T13:39:00Z">
                                          <w:rPr>
                                            <w:rFonts w:ascii="Cambria Math" w:hAnsi="Cambria Math"/>
                                            <w:i/>
                                          </w:rPr>
                                        </w:rPrChange>
                                      </w:rPr>
                                    </m:ctrlPr>
                                  </m:sSubPr>
                                  <m:e>
                                    <m:r>
                                      <w:rPr>
                                        <w:rFonts w:ascii="Cambria Math" w:hAnsi="Cambria Math"/>
                                        <w:color w:val="FF0000"/>
                                        <w:rPrChange w:id="115" w:author="Hamidreza Gharahi" w:date="2020-08-27T13:39:00Z">
                                          <w:rPr>
                                            <w:rFonts w:ascii="Cambria Math" w:hAnsi="Cambria Math"/>
                                          </w:rPr>
                                        </w:rPrChange>
                                      </w:rPr>
                                      <m:t>λ</m:t>
                                    </m:r>
                                  </m:e>
                                  <m:sub>
                                    <m:r>
                                      <w:rPr>
                                        <w:rFonts w:ascii="Cambria Math" w:hAnsi="Cambria Math"/>
                                        <w:color w:val="FF0000"/>
                                        <w:rPrChange w:id="116" w:author="Hamidreza Gharahi" w:date="2020-08-27T13:39:00Z">
                                          <w:rPr>
                                            <w:rFonts w:ascii="Cambria Math" w:hAnsi="Cambria Math"/>
                                          </w:rPr>
                                        </w:rPrChange>
                                      </w:rPr>
                                      <m:t>0</m:t>
                                    </m:r>
                                  </m:sub>
                                </m:sSub>
                              </m:den>
                            </m:f>
                          </m:e>
                        </m:d>
                      </m:e>
                      <m:sup>
                        <m:r>
                          <w:rPr>
                            <w:rFonts w:ascii="Cambria Math" w:hAnsi="Cambria Math"/>
                            <w:color w:val="FF0000"/>
                            <w:rPrChange w:id="117" w:author="Hamidreza Gharahi" w:date="2020-08-27T13:39:00Z">
                              <w:rPr>
                                <w:rFonts w:ascii="Cambria Math" w:hAnsi="Cambria Math"/>
                              </w:rPr>
                            </w:rPrChange>
                          </w:rPr>
                          <m:t>2</m:t>
                        </m:r>
                      </m:sup>
                    </m:sSup>
                  </m:e>
                </m:d>
                <m:r>
                  <w:rPr>
                    <w:rFonts w:ascii="Cambria Math" w:hAnsi="Cambria Math"/>
                    <w:color w:val="FF0000"/>
                    <w:rPrChange w:id="118" w:author="Hamidreza Gharahi" w:date="2020-08-27T13:39:00Z">
                      <w:rPr>
                        <w:rFonts w:ascii="Cambria Math" w:hAnsi="Cambria Math"/>
                      </w:rPr>
                    </w:rPrChange>
                  </w:rPr>
                  <m:t>,</m:t>
                </m:r>
              </m:oMath>
            </m:oMathPara>
          </w:p>
        </w:tc>
        <w:tc>
          <w:tcPr>
            <w:tcW w:w="265" w:type="dxa"/>
            <w:vAlign w:val="center"/>
          </w:tcPr>
          <w:p w14:paraId="175201CF" w14:textId="7287DCE5" w:rsidR="003C11A3" w:rsidRDefault="003C11A3" w:rsidP="009F2F34">
            <w:pPr>
              <w:jc w:val="center"/>
            </w:pPr>
            <w:r>
              <w:t>(</w:t>
            </w:r>
            <w:fldSimple w:instr=" SEQ Eq \* MERGEFORMAT ">
              <w:r w:rsidR="00925441">
                <w:rPr>
                  <w:noProof/>
                </w:rPr>
                <w:t>1</w:t>
              </w:r>
            </w:fldSimple>
            <w:r>
              <w:t>)</w:t>
            </w:r>
          </w:p>
        </w:tc>
      </w:tr>
    </w:tbl>
    <w:p w14:paraId="72FF3EAE" w14:textId="52C778C5" w:rsidR="008227C9" w:rsidRDefault="003C11A3" w:rsidP="003C11A3">
      <w:pPr>
        <w:jc w:val="both"/>
      </w:pPr>
      <w:r>
        <w:t xml:space="preserve">where </w:t>
      </w:r>
      <w:r w:rsidR="008227C9" w:rsidRPr="00A21E36">
        <w:rPr>
          <w:rFonts w:eastAsiaTheme="minorEastAsia"/>
          <w:i/>
        </w:rPr>
        <w:t>S</w:t>
      </w:r>
      <w:r w:rsidR="008227C9">
        <w:rPr>
          <w:rFonts w:eastAsiaTheme="minorEastAsia"/>
        </w:rPr>
        <w:t xml:space="preserve"> is the active </w:t>
      </w:r>
      <w:del w:id="119" w:author="Hamidreza Gharahi" w:date="2020-08-27T13:37:00Z">
        <w:r w:rsidR="00935AD2" w:rsidDel="00E25F27">
          <w:rPr>
            <w:rFonts w:eastAsiaTheme="minorEastAsia"/>
          </w:rPr>
          <w:delText>tension</w:delText>
        </w:r>
      </w:del>
      <w:ins w:id="120" w:author="Hamidreza Gharahi" w:date="2020-08-27T13:37:00Z">
        <w:r w:rsidR="00E25F27">
          <w:rPr>
            <w:rFonts w:eastAsiaTheme="minorEastAsia"/>
          </w:rPr>
          <w:t>stress</w:t>
        </w:r>
      </w:ins>
      <w:r w:rsidR="008227C9">
        <w:rPr>
          <w:rFonts w:eastAsiaTheme="minorEastAsia"/>
        </w:rPr>
        <w:t xml:space="preserve">, </w:t>
      </w: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Pr>
          <w:rFonts w:eastAsiaTheme="minorEastAsia"/>
        </w:rPr>
        <w:t xml:space="preserve"> is the density of arterial tissue</w:t>
      </w:r>
      <w:r w:rsidRPr="00D07E99">
        <w:rPr>
          <w:rFonts w:eastAsiaTheme="minorEastAsia"/>
          <w:color w:val="FF0000"/>
          <w:rPrChange w:id="121" w:author="Hamidreza Gharahi" w:date="2020-08-27T13:39:00Z">
            <w:rPr>
              <w:rFonts w:eastAsiaTheme="minorEastAsia"/>
            </w:rPr>
          </w:rPrChange>
        </w:rPr>
        <w:t>,</w:t>
      </w:r>
      <w:ins w:id="122" w:author="Hamidreza Gharahi" w:date="2020-08-27T13:37:00Z">
        <w:r w:rsidR="00BB6B0A" w:rsidRPr="00D07E99">
          <w:rPr>
            <w:rFonts w:eastAsiaTheme="minorEastAsia"/>
            <w:color w:val="FF0000"/>
            <w:rPrChange w:id="123" w:author="Hamidreza Gharahi" w:date="2020-08-27T13:39:00Z">
              <w:rPr>
                <w:rFonts w:eastAsiaTheme="minorEastAsia"/>
              </w:rPr>
            </w:rPrChange>
          </w:rPr>
          <w:t xml:space="preserve"> </w:t>
        </w:r>
      </w:ins>
      <m:oMath>
        <m:sSubSup>
          <m:sSubSupPr>
            <m:ctrlPr>
              <w:ins w:id="124" w:author="Hamidreza Gharahi" w:date="2020-08-27T13:37:00Z">
                <w:rPr>
                  <w:rFonts w:ascii="Cambria Math" w:hAnsi="Cambria Math"/>
                  <w:i/>
                  <w:iCs/>
                  <w:color w:val="FF0000"/>
                  <w:rPrChange w:id="125" w:author="Hamidreza Gharahi" w:date="2020-08-27T13:39:00Z">
                    <w:rPr>
                      <w:rFonts w:ascii="Cambria Math" w:hAnsi="Cambria Math"/>
                      <w:i/>
                      <w:iCs/>
                    </w:rPr>
                  </w:rPrChange>
                </w:rPr>
              </w:ins>
            </m:ctrlPr>
          </m:sSubSupPr>
          <m:e>
            <m:r>
              <w:ins w:id="126" w:author="Hamidreza Gharahi" w:date="2020-08-27T13:37:00Z">
                <w:rPr>
                  <w:rFonts w:ascii="Cambria Math" w:hAnsi="Cambria Math"/>
                  <w:color w:val="FF0000"/>
                  <w:rPrChange w:id="127" w:author="Hamidreza Gharahi" w:date="2020-08-27T13:39:00Z">
                    <w:rPr>
                      <w:rFonts w:ascii="Cambria Math" w:hAnsi="Cambria Math"/>
                    </w:rPr>
                  </w:rPrChange>
                </w:rPr>
                <m:t>M</m:t>
              </w:ins>
            </m:r>
          </m:e>
          <m:sub>
            <m:r>
              <w:ins w:id="128" w:author="Hamidreza Gharahi" w:date="2020-08-27T13:37:00Z">
                <w:rPr>
                  <w:rFonts w:ascii="Cambria Math" w:hAnsi="Cambria Math"/>
                  <w:color w:val="FF0000"/>
                  <w:rPrChange w:id="129" w:author="Hamidreza Gharahi" w:date="2020-08-27T13:39:00Z">
                    <w:rPr>
                      <w:rFonts w:ascii="Cambria Math" w:hAnsi="Cambria Math"/>
                    </w:rPr>
                  </w:rPrChange>
                </w:rPr>
                <m:t>R</m:t>
              </w:ins>
            </m:r>
          </m:sub>
          <m:sup>
            <m:r>
              <w:ins w:id="130" w:author="Hamidreza Gharahi" w:date="2020-08-27T13:37:00Z">
                <w:rPr>
                  <w:rFonts w:ascii="Cambria Math" w:hAnsi="Cambria Math"/>
                  <w:color w:val="FF0000"/>
                  <w:rPrChange w:id="131" w:author="Hamidreza Gharahi" w:date="2020-08-27T13:39:00Z">
                    <w:rPr>
                      <w:rFonts w:ascii="Cambria Math" w:hAnsi="Cambria Math"/>
                    </w:rPr>
                  </w:rPrChange>
                </w:rPr>
                <m:t>m</m:t>
              </w:ins>
            </m:r>
          </m:sup>
        </m:sSubSup>
      </m:oMath>
      <w:r w:rsidRPr="00D07E99">
        <w:rPr>
          <w:color w:val="FF0000"/>
          <w:rPrChange w:id="132" w:author="Hamidreza Gharahi" w:date="2020-08-27T13:39:00Z">
            <w:rPr/>
          </w:rPrChange>
        </w:rPr>
        <w:t xml:space="preserve"> </w:t>
      </w:r>
      <w:ins w:id="133" w:author="Hamidreza Gharahi" w:date="2020-08-27T13:38:00Z">
        <w:r w:rsidR="00BB6B0A" w:rsidRPr="00D07E99">
          <w:rPr>
            <w:color w:val="FF0000"/>
            <w:rPrChange w:id="134" w:author="Hamidreza Gharahi" w:date="2020-08-27T13:39:00Z">
              <w:rPr/>
            </w:rPrChange>
          </w:rPr>
          <w:t>area density of SMCs</w:t>
        </w:r>
        <w:r w:rsidR="00BB6B0A">
          <w:t>,</w:t>
        </w:r>
      </w:ins>
      <w:ins w:id="135" w:author="Hamidreza Gharahi" w:date="2020-08-27T13:37:00Z">
        <w:r w:rsidR="00BB6B0A">
          <w:t xml:space="preserve"> </w:t>
        </w:r>
      </w:ins>
      <m:oMath>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are stretches corresponding to the maximum and zero active </w:t>
      </w:r>
      <w:del w:id="136" w:author="Hamidreza Gharahi" w:date="2020-08-27T14:21:00Z">
        <w:r w:rsidDel="006F7633">
          <w:delText>tension</w:delText>
        </w:r>
      </w:del>
      <w:ins w:id="137" w:author="Hamidreza Gharahi" w:date="2020-08-28T09:23:00Z">
        <w:r w:rsidR="005E0802">
          <w:t>tension</w:t>
        </w:r>
      </w:ins>
      <w:r>
        <w:t xml:space="preserve">, respectively, and </w:t>
      </w:r>
      <m:oMath>
        <m:sSub>
          <m:sSubPr>
            <m:ctrlPr>
              <w:rPr>
                <w:rFonts w:ascii="Cambria Math" w:hAnsi="Cambria Math"/>
                <w:i/>
              </w:rPr>
            </m:ctrlPr>
          </m:sSubPr>
          <m:e>
            <m:r>
              <w:rPr>
                <w:rFonts w:ascii="Cambria Math" w:hAnsi="Cambria Math"/>
              </w:rPr>
              <m:t>λ</m:t>
            </m:r>
          </m:e>
          <m:sub>
            <m:r>
              <w:rPr>
                <w:rFonts w:ascii="Cambria Math" w:hAnsi="Cambria Math"/>
              </w:rPr>
              <m:t>θ</m:t>
            </m:r>
          </m:sub>
        </m:sSub>
      </m:oMath>
      <w:r>
        <w:t xml:space="preserve"> is the vessel circumferential stretch. </w:t>
      </w:r>
      <w:r w:rsidR="008227C9">
        <w:t xml:space="preserve">Since details of general mathematical forms of passive and active behaviors </w:t>
      </w:r>
      <w:r w:rsidR="00E8093B">
        <w:t xml:space="preserve">of </w:t>
      </w:r>
      <w:r w:rsidR="008227C9">
        <w:t>the constrained mixture theory models are available elsewhere</w:t>
      </w:r>
      <w:r w:rsidR="00163578">
        <w:t xml:space="preserve"> </w:t>
      </w:r>
      <w:r w:rsidR="00163578">
        <w:fldChar w:fldCharType="begin" w:fldLock="1"/>
      </w:r>
      <w:r w:rsidR="00625E74">
        <w:instrText>ADDIN CSL_CITATION {"citationItems":[{"id":"ITEM-1","itemData":{"DOI":"10.1007/s10439-007-9322-x","ISSN":"0090-6964, 1573-9686","abstract":"Cerebral vasospasm is a poorly understood clinical condition that appears to result from complex biochemical and biomechanical processes that manifest as yet another example of vascular growth and remodeling. We submit that mathematical modeling holds great promise to help synthesize diverse types of data and thereby to increase our understanding of vasospasm. Toward this ultimate goal, we present constitutive relations and parametric studies that illustrate the potential utility of a new theoretical framework that combines information on wall mechanics, hemodynamics, and chemical kinetics. In particular, we show that chemical and mechanical mediators of cellular and extracellular matrix turnover can differentially dominate the progression and resolution of vasospasm. Moreover, based on our simulations, endothelial damage can significantly alter the time-course and extent of vasospasm as can impairment of autoregulation. Although the present results are consistent with salient features of clinically reported vasospasm, and thus provide some new insight, we suggest that most importantly they reveal areas of pressing need with regard to the collection of additional experimental data. Without appropriate data, our understanding of cerebral vasospasm will remain incomplete.","author":[{"dropping-particle":"","family":"Baek","given":"S","non-dropping-particle":"","parse-names":false,"suffix":""},{"dropping-particle":"","family":"Valentín","given":"A","non-dropping-particle":"","parse-names":false,"suffix":""},{"dropping-particle":"","family":"Humphrey","given":"J D","non-dropping-particle":"","parse-names":false,"suffix":""}],"container-title":"Annals of Biomedical Engineering","id":"ITEM-1","issue":"9","issued":{"date-parts":[["2007","4","8"]]},"language":"en","page":"1498","title":"Biochemomechanics of Cerebral Vasospasm and its Resolution: II. Constitutive Relations and Model Simulations","type":"article-journal","volume":"35"},"uris":["http://www.mendeley.com/documents/?uuid=79ce8662-1e4b-4387-9a24-e768606ba1aa"]}],"mendeley":{"formattedCitation":"(10)","plainTextFormattedCitation":"(10)","previouslyFormattedCitation":"(10)"},"properties":{"noteIndex":0},"schema":"https://github.com/citation-style-language/schema/raw/master/csl-citation.json"}</w:instrText>
      </w:r>
      <w:r w:rsidR="00163578">
        <w:fldChar w:fldCharType="separate"/>
      </w:r>
      <w:r w:rsidR="00625E74" w:rsidRPr="00625E74">
        <w:rPr>
          <w:noProof/>
        </w:rPr>
        <w:t>(10)</w:t>
      </w:r>
      <w:r w:rsidR="00163578">
        <w:fldChar w:fldCharType="end"/>
      </w:r>
      <w:r w:rsidR="00163578">
        <w:t>,</w:t>
      </w:r>
      <w:r w:rsidR="008227C9">
        <w:t xml:space="preserve"> th</w:t>
      </w:r>
      <w:r w:rsidR="00544D89">
        <w:t>ey</w:t>
      </w:r>
      <w:r w:rsidR="008227C9">
        <w:t xml:space="preserve"> are briefly summarized in </w:t>
      </w:r>
      <w:r w:rsidR="008227C9" w:rsidRPr="00544D89">
        <w:rPr>
          <w:b/>
        </w:rPr>
        <w:t>Appendix A</w:t>
      </w:r>
      <w:r w:rsidR="008227C9">
        <w:t xml:space="preserve">. </w:t>
      </w:r>
    </w:p>
    <w:p w14:paraId="13E23835" w14:textId="15438B64" w:rsidR="003C11A3" w:rsidRPr="004148AF" w:rsidRDefault="000E197D" w:rsidP="003C11A3">
      <w:pPr>
        <w:jc w:val="both"/>
        <w:rPr>
          <w:i/>
          <w:iCs/>
          <w:color w:val="FF0000"/>
          <w:rPrChange w:id="138" w:author="Hamidreza Gharahi" w:date="2020-08-27T16:01:00Z">
            <w:rPr>
              <w:i/>
              <w:iCs/>
            </w:rPr>
          </w:rPrChange>
        </w:rPr>
      </w:pPr>
      <w:r>
        <w:t xml:space="preserve">The three main control mechanisms controlling active SMC </w:t>
      </w:r>
      <w:del w:id="139" w:author="Hamidreza Gharahi" w:date="2020-08-27T14:18:00Z">
        <w:r w:rsidDel="009F71B8">
          <w:delText xml:space="preserve">tension </w:delText>
        </w:r>
      </w:del>
      <w:ins w:id="140" w:author="Hamidreza Gharahi" w:date="2020-08-27T14:18:00Z">
        <w:r w:rsidR="009F71B8">
          <w:t xml:space="preserve">stress </w:t>
        </w:r>
      </w:ins>
      <w:r>
        <w:rPr>
          <w:i/>
          <w:iCs/>
        </w:rPr>
        <w:t>S</w:t>
      </w:r>
      <w:r>
        <w:t xml:space="preserve"> in coronary autoregulation are myogenic, shear-dependent, and metabolic. </w:t>
      </w:r>
      <w:r w:rsidR="0088753C">
        <w:t>In this work,</w:t>
      </w:r>
      <w:r>
        <w:t xml:space="preserve"> we are interested in a formulation that separates the myogenic contribution from the shear-dependent and metabolic contributions to SMC </w:t>
      </w:r>
      <w:del w:id="141" w:author="Hamidreza Gharahi" w:date="2020-08-27T14:22:00Z">
        <w:r w:rsidDel="000D1A59">
          <w:delText xml:space="preserve">tension </w:delText>
        </w:r>
      </w:del>
      <w:ins w:id="142" w:author="Hamidreza Gharahi" w:date="2020-08-27T14:22:00Z">
        <w:r w:rsidR="000D1A59">
          <w:t xml:space="preserve">stress </w:t>
        </w:r>
      </w:ins>
      <w:r>
        <w:rPr>
          <w:i/>
          <w:iCs/>
        </w:rPr>
        <w:t>S</w:t>
      </w:r>
      <w:r>
        <w:t xml:space="preserve">. </w:t>
      </w:r>
      <w:r w:rsidRPr="004148AF">
        <w:rPr>
          <w:color w:val="FF0000"/>
          <w:rPrChange w:id="143" w:author="Hamidreza Gharahi" w:date="2020-08-27T16:01:00Z">
            <w:rPr/>
          </w:rPrChange>
        </w:rPr>
        <w:t xml:space="preserve">Therefore, we </w:t>
      </w:r>
      <w:r w:rsidR="0088753C" w:rsidRPr="004148AF">
        <w:rPr>
          <w:color w:val="FF0000"/>
          <w:rPrChange w:id="144" w:author="Hamidreza Gharahi" w:date="2020-08-27T16:01:00Z">
            <w:rPr/>
          </w:rPrChange>
        </w:rPr>
        <w:t xml:space="preserve">have assumed the following functional relationship for </w:t>
      </w:r>
      <w:r w:rsidR="0088753C" w:rsidRPr="004148AF">
        <w:rPr>
          <w:i/>
          <w:iCs/>
          <w:color w:val="FF0000"/>
          <w:rPrChange w:id="145" w:author="Hamidreza Gharahi" w:date="2020-08-27T16:01:00Z">
            <w:rPr>
              <w:i/>
              <w:iCs/>
            </w:rPr>
          </w:rPrChange>
        </w:rP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3C11A3" w:rsidRPr="004148AF" w14:paraId="794C85CB" w14:textId="77777777" w:rsidTr="009F2F34">
        <w:trPr>
          <w:trHeight w:val="341"/>
        </w:trPr>
        <w:tc>
          <w:tcPr>
            <w:tcW w:w="355" w:type="dxa"/>
            <w:vAlign w:val="center"/>
          </w:tcPr>
          <w:p w14:paraId="68930977" w14:textId="77777777" w:rsidR="003C11A3" w:rsidRPr="004148AF" w:rsidRDefault="003C11A3" w:rsidP="009F2F34">
            <w:pPr>
              <w:jc w:val="center"/>
              <w:rPr>
                <w:color w:val="FF0000"/>
                <w:rPrChange w:id="146" w:author="Hamidreza Gharahi" w:date="2020-08-27T16:01:00Z">
                  <w:rPr/>
                </w:rPrChange>
              </w:rPr>
            </w:pPr>
          </w:p>
        </w:tc>
        <w:tc>
          <w:tcPr>
            <w:tcW w:w="8730" w:type="dxa"/>
          </w:tcPr>
          <w:p w14:paraId="6BDF0D9E" w14:textId="2C3B9268" w:rsidR="003C11A3" w:rsidRPr="004148AF" w:rsidRDefault="0088753C" w:rsidP="009F2F34">
            <w:pPr>
              <w:jc w:val="center"/>
              <w:rPr>
                <w:color w:val="FF0000"/>
                <w:rPrChange w:id="147" w:author="Hamidreza Gharahi" w:date="2020-08-27T16:01:00Z">
                  <w:rPr/>
                </w:rPrChange>
              </w:rPr>
            </w:pPr>
            <m:oMathPara>
              <m:oMathParaPr>
                <m:jc m:val="center"/>
              </m:oMathParaPr>
              <m:oMath>
                <m:r>
                  <w:rPr>
                    <w:rFonts w:ascii="Cambria Math" w:hAnsi="Cambria Math"/>
                    <w:color w:val="FF0000"/>
                    <w:rPrChange w:id="148" w:author="Hamidreza Gharahi" w:date="2020-08-27T16:01:00Z">
                      <w:rPr>
                        <w:rFonts w:ascii="Cambria Math" w:hAnsi="Cambria Math"/>
                      </w:rPr>
                    </w:rPrChange>
                  </w:rPr>
                  <m:t>S=A</m:t>
                </m:r>
                <m:d>
                  <m:dPr>
                    <m:ctrlPr>
                      <w:rPr>
                        <w:rFonts w:ascii="Cambria Math" w:hAnsi="Cambria Math"/>
                        <w:i/>
                        <w:color w:val="FF0000"/>
                        <w:rPrChange w:id="149" w:author="Hamidreza Gharahi" w:date="2020-08-27T16:01:00Z">
                          <w:rPr>
                            <w:rFonts w:ascii="Cambria Math" w:hAnsi="Cambria Math"/>
                            <w:i/>
                          </w:rPr>
                        </w:rPrChange>
                      </w:rPr>
                    </m:ctrlPr>
                  </m:dPr>
                  <m:e>
                    <m:r>
                      <w:rPr>
                        <w:rFonts w:ascii="Cambria Math" w:hAnsi="Cambria Math"/>
                        <w:color w:val="FF0000"/>
                        <w:rPrChange w:id="150" w:author="Hamidreza Gharahi" w:date="2020-08-27T16:01:00Z">
                          <w:rPr>
                            <w:rFonts w:ascii="Cambria Math" w:hAnsi="Cambria Math"/>
                          </w:rPr>
                        </w:rPrChange>
                      </w:rPr>
                      <m:t>τ,MV</m:t>
                    </m:r>
                    <m:sSub>
                      <m:sSubPr>
                        <m:ctrlPr>
                          <w:rPr>
                            <w:rFonts w:ascii="Cambria Math" w:hAnsi="Cambria Math"/>
                            <w:i/>
                            <w:color w:val="FF0000"/>
                            <w:rPrChange w:id="151" w:author="Hamidreza Gharahi" w:date="2020-08-27T16:01:00Z">
                              <w:rPr>
                                <w:rFonts w:ascii="Cambria Math" w:hAnsi="Cambria Math"/>
                                <w:i/>
                              </w:rPr>
                            </w:rPrChange>
                          </w:rPr>
                        </m:ctrlPr>
                      </m:sSubPr>
                      <m:e>
                        <m:r>
                          <w:rPr>
                            <w:rFonts w:ascii="Cambria Math" w:hAnsi="Cambria Math"/>
                            <w:color w:val="FF0000"/>
                            <w:rPrChange w:id="152" w:author="Hamidreza Gharahi" w:date="2020-08-27T16:01:00Z">
                              <w:rPr>
                                <w:rFonts w:ascii="Cambria Math" w:hAnsi="Cambria Math"/>
                              </w:rPr>
                            </w:rPrChange>
                          </w:rPr>
                          <m:t>O</m:t>
                        </m:r>
                      </m:e>
                      <m:sub>
                        <m:r>
                          <w:rPr>
                            <w:rFonts w:ascii="Cambria Math" w:hAnsi="Cambria Math"/>
                            <w:color w:val="FF0000"/>
                            <w:rPrChange w:id="153" w:author="Hamidreza Gharahi" w:date="2020-08-27T16:01:00Z">
                              <w:rPr>
                                <w:rFonts w:ascii="Cambria Math" w:hAnsi="Cambria Math"/>
                              </w:rPr>
                            </w:rPrChange>
                          </w:rPr>
                          <m:t>2</m:t>
                        </m:r>
                      </m:sub>
                    </m:sSub>
                  </m:e>
                </m:d>
                <m:r>
                  <w:rPr>
                    <w:rFonts w:ascii="Cambria Math" w:hAnsi="Cambria Math"/>
                    <w:color w:val="FF0000"/>
                    <w:rPrChange w:id="154" w:author="Hamidreza Gharahi" w:date="2020-08-27T16:01:00Z">
                      <w:rPr>
                        <w:rFonts w:ascii="Cambria Math" w:hAnsi="Cambria Math"/>
                      </w:rPr>
                    </w:rPrChange>
                  </w:rPr>
                  <m:t>×</m:t>
                </m:r>
                <m:sSub>
                  <m:sSubPr>
                    <m:ctrlPr>
                      <w:rPr>
                        <w:rFonts w:ascii="Cambria Math" w:hAnsi="Cambria Math"/>
                        <w:i/>
                        <w:color w:val="FF0000"/>
                        <w:rPrChange w:id="155" w:author="Hamidreza Gharahi" w:date="2020-08-27T16:01:00Z">
                          <w:rPr>
                            <w:rFonts w:ascii="Cambria Math" w:hAnsi="Cambria Math"/>
                            <w:i/>
                          </w:rPr>
                        </w:rPrChange>
                      </w:rPr>
                    </m:ctrlPr>
                  </m:sSubPr>
                  <m:e>
                    <m:r>
                      <w:rPr>
                        <w:rFonts w:ascii="Cambria Math" w:hAnsi="Cambria Math"/>
                        <w:color w:val="FF0000"/>
                        <w:rPrChange w:id="156" w:author="Hamidreza Gharahi" w:date="2020-08-27T16:01:00Z">
                          <w:rPr>
                            <w:rFonts w:ascii="Cambria Math" w:hAnsi="Cambria Math"/>
                          </w:rPr>
                        </w:rPrChange>
                      </w:rPr>
                      <m:t>S</m:t>
                    </m:r>
                  </m:e>
                  <m:sub>
                    <m:r>
                      <w:rPr>
                        <w:rFonts w:ascii="Cambria Math" w:hAnsi="Cambria Math"/>
                        <w:color w:val="FF0000"/>
                        <w:rPrChange w:id="157" w:author="Hamidreza Gharahi" w:date="2020-08-27T16:01:00Z">
                          <w:rPr>
                            <w:rFonts w:ascii="Cambria Math" w:hAnsi="Cambria Math"/>
                          </w:rPr>
                        </w:rPrChange>
                      </w:rPr>
                      <m:t>p</m:t>
                    </m:r>
                  </m:sub>
                </m:sSub>
                <m:d>
                  <m:dPr>
                    <m:ctrlPr>
                      <w:rPr>
                        <w:rFonts w:ascii="Cambria Math" w:hAnsi="Cambria Math"/>
                        <w:i/>
                        <w:color w:val="FF0000"/>
                        <w:rPrChange w:id="158" w:author="Hamidreza Gharahi" w:date="2020-08-27T16:01:00Z">
                          <w:rPr>
                            <w:rFonts w:ascii="Cambria Math" w:hAnsi="Cambria Math"/>
                            <w:i/>
                          </w:rPr>
                        </w:rPrChange>
                      </w:rPr>
                    </m:ctrlPr>
                  </m:dPr>
                  <m:e>
                    <m:sSub>
                      <m:sSubPr>
                        <m:ctrlPr>
                          <w:rPr>
                            <w:rFonts w:ascii="Cambria Math" w:hAnsi="Cambria Math"/>
                            <w:i/>
                            <w:color w:val="FF0000"/>
                            <w:rPrChange w:id="159" w:author="Hamidreza Gharahi" w:date="2020-08-27T16:01:00Z">
                              <w:rPr>
                                <w:rFonts w:ascii="Cambria Math" w:hAnsi="Cambria Math"/>
                                <w:i/>
                              </w:rPr>
                            </w:rPrChange>
                          </w:rPr>
                        </m:ctrlPr>
                      </m:sSubPr>
                      <m:e>
                        <m:r>
                          <w:rPr>
                            <w:rFonts w:ascii="Cambria Math" w:hAnsi="Cambria Math"/>
                            <w:color w:val="FF0000"/>
                            <w:rPrChange w:id="160" w:author="Hamidreza Gharahi" w:date="2020-08-27T16:01:00Z">
                              <w:rPr>
                                <w:rFonts w:ascii="Cambria Math" w:hAnsi="Cambria Math"/>
                              </w:rPr>
                            </w:rPrChange>
                          </w:rPr>
                          <m:t>p</m:t>
                        </m:r>
                      </m:e>
                      <m:sub>
                        <m:r>
                          <w:rPr>
                            <w:rFonts w:ascii="Cambria Math" w:hAnsi="Cambria Math"/>
                            <w:color w:val="FF0000"/>
                            <w:rPrChange w:id="161" w:author="Hamidreza Gharahi" w:date="2020-08-27T16:01:00Z">
                              <w:rPr>
                                <w:rFonts w:ascii="Cambria Math" w:hAnsi="Cambria Math"/>
                              </w:rPr>
                            </w:rPrChange>
                          </w:rPr>
                          <m:t>tm</m:t>
                        </m:r>
                      </m:sub>
                    </m:sSub>
                  </m:e>
                </m:d>
                <m:r>
                  <w:rPr>
                    <w:rFonts w:ascii="Cambria Math" w:hAnsi="Cambria Math"/>
                    <w:color w:val="FF0000"/>
                    <w:rPrChange w:id="162" w:author="Hamidreza Gharahi" w:date="2020-08-27T16:01:00Z">
                      <w:rPr>
                        <w:rFonts w:ascii="Cambria Math" w:hAnsi="Cambria Math"/>
                      </w:rPr>
                    </w:rPrChange>
                  </w:rPr>
                  <m:t>,</m:t>
                </m:r>
              </m:oMath>
            </m:oMathPara>
          </w:p>
        </w:tc>
        <w:tc>
          <w:tcPr>
            <w:tcW w:w="265" w:type="dxa"/>
          </w:tcPr>
          <w:p w14:paraId="671A5C1C" w14:textId="6027E071" w:rsidR="003C11A3" w:rsidRPr="004148AF" w:rsidRDefault="003C11A3" w:rsidP="009F2F34">
            <w:pPr>
              <w:jc w:val="center"/>
              <w:rPr>
                <w:color w:val="FF0000"/>
                <w:rPrChange w:id="163" w:author="Hamidreza Gharahi" w:date="2020-08-27T16:01:00Z">
                  <w:rPr/>
                </w:rPrChange>
              </w:rPr>
            </w:pPr>
            <w:r w:rsidRPr="004148AF">
              <w:rPr>
                <w:color w:val="FF0000"/>
                <w:rPrChange w:id="164" w:author="Hamidreza Gharahi" w:date="2020-08-27T16:01:00Z">
                  <w:rPr/>
                </w:rPrChange>
              </w:rPr>
              <w:t>(</w:t>
            </w:r>
            <w:bookmarkStart w:id="165" w:name="eq2_f"/>
            <w:r w:rsidRPr="004148AF">
              <w:rPr>
                <w:color w:val="FF0000"/>
                <w:rPrChange w:id="166" w:author="Hamidreza Gharahi" w:date="2020-08-27T16:01:00Z">
                  <w:rPr/>
                </w:rPrChange>
              </w:rPr>
              <w:fldChar w:fldCharType="begin"/>
            </w:r>
            <w:r w:rsidRPr="004148AF">
              <w:rPr>
                <w:color w:val="FF0000"/>
                <w:rPrChange w:id="167" w:author="Hamidreza Gharahi" w:date="2020-08-27T16:01:00Z">
                  <w:rPr/>
                </w:rPrChange>
              </w:rPr>
              <w:instrText xml:space="preserve"> SEQ Eq \* MERGEFORMAT </w:instrText>
            </w:r>
            <w:r w:rsidRPr="004148AF">
              <w:rPr>
                <w:color w:val="FF0000"/>
                <w:rPrChange w:id="168" w:author="Hamidreza Gharahi" w:date="2020-08-27T16:01:00Z">
                  <w:rPr/>
                </w:rPrChange>
              </w:rPr>
              <w:fldChar w:fldCharType="separate"/>
            </w:r>
            <w:r w:rsidR="00925441" w:rsidRPr="004148AF">
              <w:rPr>
                <w:noProof/>
                <w:color w:val="FF0000"/>
                <w:rPrChange w:id="169" w:author="Hamidreza Gharahi" w:date="2020-08-27T16:01:00Z">
                  <w:rPr>
                    <w:noProof/>
                  </w:rPr>
                </w:rPrChange>
              </w:rPr>
              <w:t>2</w:t>
            </w:r>
            <w:r w:rsidRPr="004148AF">
              <w:rPr>
                <w:color w:val="FF0000"/>
                <w:rPrChange w:id="170" w:author="Hamidreza Gharahi" w:date="2020-08-27T16:01:00Z">
                  <w:rPr/>
                </w:rPrChange>
              </w:rPr>
              <w:fldChar w:fldCharType="end"/>
            </w:r>
            <w:bookmarkEnd w:id="165"/>
            <w:r w:rsidRPr="004148AF">
              <w:rPr>
                <w:color w:val="FF0000"/>
                <w:rPrChange w:id="171" w:author="Hamidreza Gharahi" w:date="2020-08-27T16:01:00Z">
                  <w:rPr/>
                </w:rPrChange>
              </w:rPr>
              <w:t>)</w:t>
            </w:r>
          </w:p>
        </w:tc>
      </w:tr>
    </w:tbl>
    <w:p w14:paraId="63521A42" w14:textId="5B47F3DF" w:rsidR="003C11A3" w:rsidRDefault="004E060A">
      <w:pPr>
        <w:spacing w:before="240"/>
        <w:jc w:val="both"/>
      </w:pPr>
      <w:r w:rsidRPr="004148AF">
        <w:rPr>
          <w:color w:val="FF0000"/>
          <w:rPrChange w:id="172" w:author="Hamidreza Gharahi" w:date="2020-08-27T16:01:00Z">
            <w:rPr/>
          </w:rPrChange>
        </w:rPr>
        <w:t>w</w:t>
      </w:r>
      <w:r w:rsidR="00E8621E" w:rsidRPr="004148AF">
        <w:rPr>
          <w:color w:val="FF0000"/>
          <w:rPrChange w:id="173" w:author="Hamidreza Gharahi" w:date="2020-08-27T16:01:00Z">
            <w:rPr/>
          </w:rPrChange>
        </w:rPr>
        <w:t xml:space="preserve">here </w:t>
      </w:r>
      <m:oMath>
        <m:r>
          <w:rPr>
            <w:rFonts w:ascii="Cambria Math" w:eastAsiaTheme="minorEastAsia" w:hAnsi="Cambria Math"/>
            <w:color w:val="FF0000"/>
            <w:rPrChange w:id="174" w:author="Hamidreza Gharahi" w:date="2020-08-27T16:01:00Z">
              <w:rPr>
                <w:rFonts w:ascii="Cambria Math" w:eastAsiaTheme="minorEastAsia" w:hAnsi="Cambria Math"/>
              </w:rPr>
            </w:rPrChange>
          </w:rPr>
          <m:t>A</m:t>
        </m:r>
      </m:oMath>
      <w:r w:rsidR="0088753C" w:rsidRPr="004148AF">
        <w:rPr>
          <w:rFonts w:eastAsiaTheme="minorEastAsia"/>
          <w:i/>
          <w:iCs/>
          <w:color w:val="FF0000"/>
          <w:rPrChange w:id="175" w:author="Hamidreza Gharahi" w:date="2020-08-27T16:01:00Z">
            <w:rPr>
              <w:rFonts w:eastAsiaTheme="minorEastAsia"/>
              <w:i/>
              <w:iCs/>
            </w:rPr>
          </w:rPrChange>
        </w:rPr>
        <w:t xml:space="preserve"> </w:t>
      </w:r>
      <w:r w:rsidR="0088753C" w:rsidRPr="004148AF">
        <w:rPr>
          <w:rFonts w:eastAsiaTheme="minorEastAsia"/>
          <w:color w:val="FF0000"/>
          <w:rPrChange w:id="176" w:author="Hamidreza Gharahi" w:date="2020-08-27T16:01:00Z">
            <w:rPr>
              <w:rFonts w:eastAsiaTheme="minorEastAsia"/>
            </w:rPr>
          </w:rPrChange>
        </w:rPr>
        <w:t>is the</w:t>
      </w:r>
      <w:ins w:id="177" w:author="Hamidreza Gharahi" w:date="2020-08-27T15:58:00Z">
        <w:r w:rsidR="0002217E" w:rsidRPr="004148AF">
          <w:rPr>
            <w:rFonts w:eastAsiaTheme="minorEastAsia"/>
            <w:color w:val="FF0000"/>
            <w:rPrChange w:id="178" w:author="Hamidreza Gharahi" w:date="2020-08-27T16:01:00Z">
              <w:rPr>
                <w:rFonts w:eastAsiaTheme="minorEastAsia"/>
              </w:rPr>
            </w:rPrChange>
          </w:rPr>
          <w:t xml:space="preserve"> </w:t>
        </w:r>
      </w:ins>
      <w:del w:id="179" w:author="Hamidreza Gharahi" w:date="2020-08-28T09:19:00Z">
        <w:r w:rsidR="0088753C" w:rsidRPr="004148AF" w:rsidDel="007447C6">
          <w:rPr>
            <w:rFonts w:eastAsiaTheme="minorEastAsia"/>
            <w:color w:val="FF0000"/>
            <w:rPrChange w:id="180" w:author="Hamidreza Gharahi" w:date="2020-08-27T16:01:00Z">
              <w:rPr>
                <w:rFonts w:eastAsiaTheme="minorEastAsia"/>
              </w:rPr>
            </w:rPrChange>
          </w:rPr>
          <w:delText xml:space="preserve"> </w:delText>
        </w:r>
      </w:del>
      <w:r w:rsidR="0088753C" w:rsidRPr="004148AF">
        <w:rPr>
          <w:rFonts w:eastAsiaTheme="minorEastAsia"/>
          <w:color w:val="FF0000"/>
          <w:rPrChange w:id="181" w:author="Hamidreza Gharahi" w:date="2020-08-27T16:01:00Z">
            <w:rPr>
              <w:rFonts w:eastAsiaTheme="minorEastAsia"/>
            </w:rPr>
          </w:rPrChange>
        </w:rPr>
        <w:t>activation level</w:t>
      </w:r>
      <w:r w:rsidR="00E8621E" w:rsidRPr="004148AF">
        <w:rPr>
          <w:color w:val="FF0000"/>
          <w:rPrChange w:id="182" w:author="Hamidreza Gharahi" w:date="2020-08-27T16:01:00Z">
            <w:rPr/>
          </w:rPrChange>
        </w:rPr>
        <w:t xml:space="preserve"> </w:t>
      </w:r>
      <w:r w:rsidR="0088753C" w:rsidRPr="004148AF">
        <w:rPr>
          <w:rFonts w:eastAsiaTheme="minorEastAsia"/>
          <w:color w:val="FF0000"/>
          <w:rPrChange w:id="183" w:author="Hamidreza Gharahi" w:date="2020-08-27T16:01:00Z">
            <w:rPr>
              <w:rFonts w:eastAsiaTheme="minorEastAsia"/>
            </w:rPr>
          </w:rPrChange>
        </w:rPr>
        <w:t>(</w:t>
      </w:r>
      <m:oMath>
        <m:r>
          <w:rPr>
            <w:rFonts w:ascii="Cambria Math" w:hAnsi="Cambria Math"/>
            <w:color w:val="FF0000"/>
            <w:rPrChange w:id="184" w:author="Hamidreza Gharahi" w:date="2020-08-27T16:01:00Z">
              <w:rPr>
                <w:rFonts w:ascii="Cambria Math" w:hAnsi="Cambria Math"/>
              </w:rPr>
            </w:rPrChange>
          </w:rPr>
          <m:t>0&lt;A&lt;1</m:t>
        </m:r>
      </m:oMath>
      <w:r w:rsidR="0088753C" w:rsidRPr="004148AF">
        <w:rPr>
          <w:rFonts w:eastAsiaTheme="minorEastAsia"/>
          <w:color w:val="FF0000"/>
          <w:rPrChange w:id="185" w:author="Hamidreza Gharahi" w:date="2020-08-27T16:01:00Z">
            <w:rPr>
              <w:rFonts w:eastAsiaTheme="minorEastAsia"/>
            </w:rPr>
          </w:rPrChange>
        </w:rPr>
        <w:t xml:space="preserve">), determined by </w:t>
      </w:r>
      <w:r w:rsidR="004F580E" w:rsidRPr="004148AF">
        <w:rPr>
          <w:rFonts w:eastAsiaTheme="minorEastAsia"/>
          <w:color w:val="FF0000"/>
          <w:rPrChange w:id="186" w:author="Hamidreza Gharahi" w:date="2020-08-27T16:01:00Z">
            <w:rPr>
              <w:rFonts w:eastAsiaTheme="minorEastAsia"/>
            </w:rPr>
          </w:rPrChange>
        </w:rPr>
        <w:t xml:space="preserve">wall </w:t>
      </w:r>
      <w:r w:rsidR="0088753C" w:rsidRPr="004148AF">
        <w:rPr>
          <w:rFonts w:eastAsiaTheme="minorEastAsia"/>
          <w:color w:val="FF0000"/>
          <w:rPrChange w:id="187" w:author="Hamidreza Gharahi" w:date="2020-08-27T16:01:00Z">
            <w:rPr>
              <w:rFonts w:eastAsiaTheme="minorEastAsia"/>
            </w:rPr>
          </w:rPrChange>
        </w:rPr>
        <w:t>shea</w:t>
      </w:r>
      <w:r w:rsidR="004F580E" w:rsidRPr="004148AF">
        <w:rPr>
          <w:rFonts w:eastAsiaTheme="minorEastAsia"/>
          <w:color w:val="FF0000"/>
          <w:rPrChange w:id="188" w:author="Hamidreza Gharahi" w:date="2020-08-27T16:01:00Z">
            <w:rPr>
              <w:rFonts w:eastAsiaTheme="minorEastAsia"/>
            </w:rPr>
          </w:rPrChange>
        </w:rPr>
        <w:t>r stress</w:t>
      </w:r>
      <w:r w:rsidR="0088753C" w:rsidRPr="004148AF">
        <w:rPr>
          <w:rFonts w:eastAsiaTheme="minorEastAsia"/>
          <w:color w:val="FF0000"/>
          <w:rPrChange w:id="189" w:author="Hamidreza Gharahi" w:date="2020-08-27T16:01:00Z">
            <w:rPr>
              <w:rFonts w:eastAsiaTheme="minorEastAsia"/>
            </w:rPr>
          </w:rPrChange>
        </w:rPr>
        <w:t xml:space="preserve"> (</w:t>
      </w:r>
      <m:oMath>
        <m:r>
          <w:rPr>
            <w:rFonts w:ascii="Cambria Math" w:hAnsi="Cambria Math"/>
            <w:color w:val="FF0000"/>
            <w:rPrChange w:id="190" w:author="Hamidreza Gharahi" w:date="2020-08-27T16:01:00Z">
              <w:rPr>
                <w:rFonts w:ascii="Cambria Math" w:hAnsi="Cambria Math"/>
              </w:rPr>
            </w:rPrChange>
          </w:rPr>
          <m:t>τ</m:t>
        </m:r>
      </m:oMath>
      <w:r w:rsidR="0088753C" w:rsidRPr="004148AF">
        <w:rPr>
          <w:rFonts w:eastAsiaTheme="minorEastAsia"/>
          <w:color w:val="FF0000"/>
          <w:rPrChange w:id="191" w:author="Hamidreza Gharahi" w:date="2020-08-27T16:01:00Z">
            <w:rPr>
              <w:rFonts w:eastAsiaTheme="minorEastAsia"/>
            </w:rPr>
          </w:rPrChange>
        </w:rPr>
        <w:t xml:space="preserve">) and metabolic </w:t>
      </w:r>
      <w:r w:rsidR="004F580E" w:rsidRPr="004148AF">
        <w:rPr>
          <w:rFonts w:eastAsiaTheme="minorEastAsia"/>
          <w:color w:val="FF0000"/>
          <w:rPrChange w:id="192" w:author="Hamidreza Gharahi" w:date="2020-08-27T16:01:00Z">
            <w:rPr>
              <w:rFonts w:eastAsiaTheme="minorEastAsia"/>
            </w:rPr>
          </w:rPrChange>
        </w:rPr>
        <w:t xml:space="preserve">activity </w:t>
      </w:r>
      <w:r w:rsidR="0088753C" w:rsidRPr="004148AF">
        <w:rPr>
          <w:rFonts w:eastAsiaTheme="minorEastAsia"/>
          <w:color w:val="FF0000"/>
          <w:rPrChange w:id="193" w:author="Hamidreza Gharahi" w:date="2020-08-27T16:01:00Z">
            <w:rPr>
              <w:rFonts w:eastAsiaTheme="minorEastAsia"/>
            </w:rPr>
          </w:rPrChange>
        </w:rPr>
        <w:t>(</w:t>
      </w:r>
      <m:oMath>
        <m:r>
          <w:rPr>
            <w:rFonts w:ascii="Cambria Math" w:hAnsi="Cambria Math"/>
            <w:color w:val="FF0000"/>
            <w:rPrChange w:id="194" w:author="Hamidreza Gharahi" w:date="2020-08-27T16:01:00Z">
              <w:rPr>
                <w:rFonts w:ascii="Cambria Math" w:hAnsi="Cambria Math"/>
              </w:rPr>
            </w:rPrChange>
          </w:rPr>
          <m:t>MV</m:t>
        </m:r>
        <m:sSub>
          <m:sSubPr>
            <m:ctrlPr>
              <w:rPr>
                <w:rFonts w:ascii="Cambria Math" w:hAnsi="Cambria Math"/>
                <w:i/>
                <w:color w:val="FF0000"/>
                <w:rPrChange w:id="195" w:author="Hamidreza Gharahi" w:date="2020-08-27T16:01:00Z">
                  <w:rPr>
                    <w:rFonts w:ascii="Cambria Math" w:hAnsi="Cambria Math"/>
                    <w:i/>
                  </w:rPr>
                </w:rPrChange>
              </w:rPr>
            </m:ctrlPr>
          </m:sSubPr>
          <m:e>
            <m:r>
              <w:rPr>
                <w:rFonts w:ascii="Cambria Math" w:hAnsi="Cambria Math"/>
                <w:color w:val="FF0000"/>
                <w:rPrChange w:id="196" w:author="Hamidreza Gharahi" w:date="2020-08-27T16:01:00Z">
                  <w:rPr>
                    <w:rFonts w:ascii="Cambria Math" w:hAnsi="Cambria Math"/>
                  </w:rPr>
                </w:rPrChange>
              </w:rPr>
              <m:t>O</m:t>
            </m:r>
          </m:e>
          <m:sub>
            <m:r>
              <w:rPr>
                <w:rFonts w:ascii="Cambria Math" w:hAnsi="Cambria Math"/>
                <w:color w:val="FF0000"/>
                <w:rPrChange w:id="197" w:author="Hamidreza Gharahi" w:date="2020-08-27T16:01:00Z">
                  <w:rPr>
                    <w:rFonts w:ascii="Cambria Math" w:hAnsi="Cambria Math"/>
                  </w:rPr>
                </w:rPrChange>
              </w:rPr>
              <m:t>2</m:t>
            </m:r>
          </m:sub>
        </m:sSub>
      </m:oMath>
      <w:r w:rsidR="0088753C" w:rsidRPr="004148AF">
        <w:rPr>
          <w:rFonts w:eastAsiaTheme="minorEastAsia"/>
          <w:color w:val="FF0000"/>
          <w:rPrChange w:id="198" w:author="Hamidreza Gharahi" w:date="2020-08-27T16:01:00Z">
            <w:rPr>
              <w:rFonts w:eastAsiaTheme="minorEastAsia"/>
            </w:rPr>
          </w:rPrChange>
        </w:rPr>
        <w:t>) mechanisms</w:t>
      </w:r>
      <w:r w:rsidR="00BC4E5F" w:rsidRPr="004148AF">
        <w:rPr>
          <w:rFonts w:eastAsiaTheme="minorEastAsia"/>
          <w:color w:val="FF0000"/>
          <w:rPrChange w:id="199" w:author="Hamidreza Gharahi" w:date="2020-08-27T16:01:00Z">
            <w:rPr>
              <w:rFonts w:eastAsiaTheme="minorEastAsia"/>
            </w:rPr>
          </w:rPrChange>
        </w:rPr>
        <w:t>;</w:t>
      </w:r>
      <w:r w:rsidR="0088753C" w:rsidRPr="004148AF">
        <w:rPr>
          <w:rFonts w:eastAsiaTheme="minorEastAsia"/>
          <w:color w:val="FF0000"/>
          <w:rPrChange w:id="200" w:author="Hamidreza Gharahi" w:date="2020-08-27T16:01:00Z">
            <w:rPr>
              <w:rFonts w:eastAsiaTheme="minorEastAsia"/>
            </w:rPr>
          </w:rPrChange>
        </w:rPr>
        <w:t xml:space="preserve"> and </w:t>
      </w:r>
      <m:oMath>
        <m:sSub>
          <m:sSubPr>
            <m:ctrlPr>
              <w:rPr>
                <w:rFonts w:ascii="Cambria Math" w:hAnsi="Cambria Math"/>
                <w:i/>
                <w:color w:val="FF0000"/>
                <w:rPrChange w:id="201" w:author="Hamidreza Gharahi" w:date="2020-08-27T16:01:00Z">
                  <w:rPr>
                    <w:rFonts w:ascii="Cambria Math" w:hAnsi="Cambria Math"/>
                    <w:i/>
                  </w:rPr>
                </w:rPrChange>
              </w:rPr>
            </m:ctrlPr>
          </m:sSubPr>
          <m:e>
            <m:r>
              <w:rPr>
                <w:rFonts w:ascii="Cambria Math" w:hAnsi="Cambria Math"/>
                <w:color w:val="FF0000"/>
                <w:rPrChange w:id="202" w:author="Hamidreza Gharahi" w:date="2020-08-27T16:01:00Z">
                  <w:rPr>
                    <w:rFonts w:ascii="Cambria Math" w:hAnsi="Cambria Math"/>
                  </w:rPr>
                </w:rPrChange>
              </w:rPr>
              <m:t>S</m:t>
            </m:r>
          </m:e>
          <m:sub>
            <m:r>
              <w:rPr>
                <w:rFonts w:ascii="Cambria Math" w:hAnsi="Cambria Math"/>
                <w:color w:val="FF0000"/>
                <w:rPrChange w:id="203" w:author="Hamidreza Gharahi" w:date="2020-08-27T16:01:00Z">
                  <w:rPr>
                    <w:rFonts w:ascii="Cambria Math" w:hAnsi="Cambria Math"/>
                  </w:rPr>
                </w:rPrChange>
              </w:rPr>
              <m:t>p</m:t>
            </m:r>
          </m:sub>
        </m:sSub>
      </m:oMath>
      <w:r w:rsidR="0088753C" w:rsidRPr="004148AF">
        <w:rPr>
          <w:rFonts w:eastAsiaTheme="minorEastAsia"/>
          <w:color w:val="FF0000"/>
          <w:rPrChange w:id="204" w:author="Hamidreza Gharahi" w:date="2020-08-27T16:01:00Z">
            <w:rPr>
              <w:rFonts w:eastAsiaTheme="minorEastAsia"/>
            </w:rPr>
          </w:rPrChange>
        </w:rPr>
        <w:t xml:space="preserve"> is a </w:t>
      </w:r>
      <w:r w:rsidR="00BC4E5F" w:rsidRPr="004148AF">
        <w:rPr>
          <w:color w:val="FF0000"/>
          <w:rPrChange w:id="205" w:author="Hamidreza Gharahi" w:date="2020-08-27T16:01:00Z">
            <w:rPr/>
          </w:rPrChange>
        </w:rPr>
        <w:t xml:space="preserve">pressure-dependent </w:t>
      </w:r>
      <w:del w:id="206" w:author="Hamidreza Gharahi" w:date="2020-08-27T14:22:00Z">
        <w:r w:rsidR="00BC4E5F" w:rsidRPr="004148AF" w:rsidDel="00BD5458">
          <w:rPr>
            <w:color w:val="FF0000"/>
            <w:rPrChange w:id="207" w:author="Hamidreza Gharahi" w:date="2020-08-27T16:01:00Z">
              <w:rPr/>
            </w:rPrChange>
          </w:rPr>
          <w:delText>tension</w:delText>
        </w:r>
      </w:del>
      <w:ins w:id="208" w:author="Hamidreza Gharahi" w:date="2020-08-27T14:22:00Z">
        <w:r w:rsidR="00BD5458" w:rsidRPr="004148AF">
          <w:rPr>
            <w:color w:val="FF0000"/>
            <w:rPrChange w:id="209" w:author="Hamidreza Gharahi" w:date="2020-08-27T16:01:00Z">
              <w:rPr/>
            </w:rPrChange>
          </w:rPr>
          <w:t>stress</w:t>
        </w:r>
      </w:ins>
      <w:r w:rsidR="0088753C" w:rsidRPr="004148AF">
        <w:rPr>
          <w:rFonts w:eastAsiaTheme="minorEastAsia"/>
          <w:color w:val="FF0000"/>
          <w:rPrChange w:id="210" w:author="Hamidreza Gharahi" w:date="2020-08-27T16:01:00Z">
            <w:rPr>
              <w:rFonts w:eastAsiaTheme="minorEastAsia"/>
            </w:rPr>
          </w:rPrChange>
        </w:rPr>
        <w:t xml:space="preserve">, and </w:t>
      </w:r>
      <w:r w:rsidR="00BC4E5F" w:rsidRPr="004148AF">
        <w:rPr>
          <w:rFonts w:eastAsiaTheme="minorEastAsia"/>
          <w:color w:val="FF0000"/>
          <w:rPrChange w:id="211" w:author="Hamidreza Gharahi" w:date="2020-08-27T16:01:00Z">
            <w:rPr>
              <w:rFonts w:eastAsiaTheme="minorEastAsia"/>
            </w:rPr>
          </w:rPrChange>
        </w:rPr>
        <w:t xml:space="preserve">it </w:t>
      </w:r>
      <w:r w:rsidR="0088753C" w:rsidRPr="004148AF">
        <w:rPr>
          <w:rFonts w:eastAsiaTheme="minorEastAsia"/>
          <w:color w:val="FF0000"/>
          <w:rPrChange w:id="212" w:author="Hamidreza Gharahi" w:date="2020-08-27T16:01:00Z">
            <w:rPr>
              <w:rFonts w:eastAsiaTheme="minorEastAsia"/>
            </w:rPr>
          </w:rPrChange>
        </w:rPr>
        <w:t xml:space="preserve">represents the </w:t>
      </w:r>
      <w:r w:rsidR="0088753C" w:rsidRPr="004148AF">
        <w:rPr>
          <w:color w:val="FF0000"/>
          <w:rPrChange w:id="213" w:author="Hamidreza Gharahi" w:date="2020-08-27T16:01:00Z">
            <w:rPr/>
          </w:rPrChange>
        </w:rPr>
        <w:t xml:space="preserve">myogenic </w:t>
      </w:r>
      <w:r w:rsidR="004F580E" w:rsidRPr="004148AF">
        <w:rPr>
          <w:color w:val="FF0000"/>
          <w:rPrChange w:id="214" w:author="Hamidreza Gharahi" w:date="2020-08-27T16:01:00Z">
            <w:rPr/>
          </w:rPrChange>
        </w:rPr>
        <w:t>control</w:t>
      </w:r>
      <w:r w:rsidR="00BC4E5F" w:rsidRPr="004148AF">
        <w:rPr>
          <w:rFonts w:eastAsiaTheme="minorEastAsia"/>
          <w:color w:val="FF0000"/>
          <w:rPrChange w:id="215" w:author="Hamidreza Gharahi" w:date="2020-08-27T16:01:00Z">
            <w:rPr>
              <w:rFonts w:eastAsiaTheme="minorEastAsia"/>
            </w:rPr>
          </w:rPrChange>
        </w:rPr>
        <w:t>.</w:t>
      </w:r>
      <w:r w:rsidR="003C11A3" w:rsidRPr="004148AF">
        <w:rPr>
          <w:color w:val="FF0000"/>
          <w:rPrChange w:id="216" w:author="Hamidreza Gharahi" w:date="2020-08-27T16:01:00Z">
            <w:rPr/>
          </w:rPrChange>
        </w:rPr>
        <w:t xml:space="preserve"> </w:t>
      </w:r>
      <w:r w:rsidR="003C11A3">
        <w:t xml:space="preserve">Following Cornelissen and colleagues </w:t>
      </w:r>
      <w:r w:rsidR="003C11A3">
        <w:fldChar w:fldCharType="begin" w:fldLock="1"/>
      </w:r>
      <w:r w:rsidR="007A38C3">
        <w:instrText>ADDIN CSL_CITATION {"citationItems":[{"id":"ITEM-1","itemData":{"DOI":"10.1152/ajpheart.00491.2001","ISSN":"0363-6135","abstract":"Myogenic response, flow-dependent dilation, and direct metabolic control are important mechanisms controlling coronary flow. A model was developed to study how these control mechanisms interact at different locations in the arteriolar tree and to evaluate their contribution to autoregulatory and metabolic flow control. The model consists of 10 resistance compartments in series, each representing parallel vessel units, with their diameters determined by tone depending on either flow and pressure [flow-dependent tone reduction factor (TRFflow) × Tonemyo] or directly on metabolic factors (Tonemeta). The pressure-Tonemyo and flow-TRFflow relations depend on the vessel size obtained from interpolation of data on isolated vessels. Flow-dependent dilation diminishes autoregulatory properties compared with pressure-flow lines obtained from vessels solely influenced by Tonemyo. By applying Tonemeta to the four distal compartments, the autoregulatory properties are restored and tone is equally distributed over the ...","author":[{"dropping-particle":"","family":"Cornelissen","given":"Annemiek J. M.","non-dropping-particle":"","parse-names":false,"suffix":""},{"dropping-particle":"","family":"Dankelman","given":"Jenny","non-dropping-particle":"","parse-names":false,"suffix":""},{"dropping-particle":"","family":"VanBavel","given":"Ed","non-dropping-particle":"","parse-names":false,"suffix":""},{"dropping-particle":"","family":"Spaan","given":"Jos A. E.","non-dropping-particle":"","parse-names":false,"suffix":""}],"container-title":"American Journal of Physiology-Heart and Circulatory Physiology","id":"ITEM-1","issue":"6","issued":{"date-parts":[["2002","6"]]},"page":"H2224-H2237","publisher":" American Physiological SocietyBethesda, MD ","title":"Balance between myogenic, flow-dependent, and metabolic flow control in coronary arterial tree: a model study","type":"article-journal","volume":"282"},"uris":["http://www.mendeley.com/documents/?uuid=66d2ec66-1f21-3334-ad52-00894cdafb56"]}],"mendeley":{"formattedCitation":"(18)","plainTextFormattedCitation":"(18)","previouslyFormattedCitation":"(18)"},"properties":{"noteIndex":0},"schema":"https://github.com/citation-style-language/schema/raw/master/csl-citation.json"}</w:instrText>
      </w:r>
      <w:r w:rsidR="003C11A3">
        <w:fldChar w:fldCharType="separate"/>
      </w:r>
      <w:r w:rsidR="00947402" w:rsidRPr="00947402">
        <w:rPr>
          <w:noProof/>
        </w:rPr>
        <w:t>(18)</w:t>
      </w:r>
      <w:r w:rsidR="003C11A3">
        <w:fldChar w:fldCharType="end"/>
      </w:r>
      <w:r w:rsidR="003C11A3">
        <w:t xml:space="preserve">, we assume that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3C11A3">
        <w:rPr>
          <w:rFonts w:eastAsiaTheme="minorEastAsia"/>
        </w:rPr>
        <w:t xml:space="preserve"> </w:t>
      </w:r>
      <w:r w:rsidR="003C11A3">
        <w:t xml:space="preserve">follows a </w:t>
      </w:r>
      <w:r w:rsidR="00BC4E5F">
        <w:t>Hill curve</w:t>
      </w:r>
      <w:r w:rsidR="003C11A3">
        <w:t xml:space="preserve"> for positive transmural pressures and is zero in negative transmural pressures</w:t>
      </w:r>
      <w:r w:rsidR="00BC4E5F">
        <w:t>:</w:t>
      </w:r>
      <w:r w:rsidR="003C11A3">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3C11A3" w14:paraId="66CFC250" w14:textId="77777777" w:rsidTr="009F2F34">
        <w:trPr>
          <w:trHeight w:val="341"/>
        </w:trPr>
        <w:tc>
          <w:tcPr>
            <w:tcW w:w="355" w:type="dxa"/>
            <w:vAlign w:val="center"/>
          </w:tcPr>
          <w:p w14:paraId="5FC650B5" w14:textId="77777777" w:rsidR="003C11A3" w:rsidRDefault="003C11A3" w:rsidP="009F2F34">
            <w:pPr>
              <w:jc w:val="center"/>
            </w:pPr>
          </w:p>
        </w:tc>
        <w:tc>
          <w:tcPr>
            <w:tcW w:w="8730" w:type="dxa"/>
            <w:vAlign w:val="center"/>
          </w:tcPr>
          <w:p w14:paraId="56131DD3" w14:textId="079B10FD" w:rsidR="003C11A3" w:rsidRPr="008A5B04" w:rsidRDefault="00133A07" w:rsidP="009F2F34">
            <w:pPr>
              <w:jc w:val="center"/>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num>
                <m:den>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0</m:t>
                      </m:r>
                    </m:sub>
                    <m:sup>
                      <m:r>
                        <w:rPr>
                          <w:rFonts w:ascii="Cambria Math" w:hAnsi="Cambria Math"/>
                        </w:rPr>
                        <m:t>β</m:t>
                      </m:r>
                    </m:sup>
                  </m:sSubSup>
                </m:den>
              </m:f>
              <m:r>
                <w:rPr>
                  <w:rFonts w:ascii="Cambria Math" w:hAnsi="Cambria Math"/>
                </w:rPr>
                <m:t xml:space="preserve"> </m:t>
              </m:r>
            </m:oMath>
            <w:r w:rsidR="003C11A3" w:rsidRPr="008A5B04">
              <w:rPr>
                <w:rFonts w:eastAsiaTheme="minorEastAsia"/>
              </w:rPr>
              <w:t>for</w:t>
            </w:r>
            <m:oMath>
              <m:r>
                <w:rPr>
                  <w:rFonts w:ascii="Cambria Math" w:eastAsiaTheme="minorEastAsia"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 xml:space="preserve">≥0, </m:t>
              </m:r>
            </m:oMath>
            <w:r w:rsidR="003C11A3" w:rsidRPr="008A5B04">
              <w:rPr>
                <w:rFonts w:eastAsiaTheme="minorEastAsia"/>
              </w:rPr>
              <w:t>and</w:t>
            </w:r>
            <m:oMath>
              <m:r>
                <w:rPr>
                  <w:rFonts w:ascii="Cambria Math" w:hAnsi="Cambria Math"/>
                </w:rPr>
                <m:t xml:space="preserve"> </m:t>
              </m:r>
            </m:oMath>
          </w:p>
          <w:p w14:paraId="366BFAF9" w14:textId="1CFD83F6" w:rsidR="003C11A3" w:rsidRPr="00F2269D" w:rsidRDefault="00133A07" w:rsidP="009F2F34">
            <w:pPr>
              <w:jc w:val="center"/>
            </w:pPr>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m:t>
                      </m:r>
                    </m:sub>
                  </m:sSub>
                </m:e>
              </m:d>
              <m:r>
                <w:rPr>
                  <w:rFonts w:ascii="Cambria Math" w:hAnsi="Cambria Math"/>
                </w:rPr>
                <m:t xml:space="preserve">=0 </m:t>
              </m:r>
            </m:oMath>
            <w:r w:rsidR="003C11A3" w:rsidRPr="008A5B04">
              <w:rPr>
                <w:rFonts w:eastAsiaTheme="minorEastAsia"/>
              </w:rPr>
              <w:t>for</w:t>
            </w:r>
            <w:r w:rsidR="007D4900">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&lt;0,</m:t>
              </m:r>
            </m:oMath>
          </w:p>
        </w:tc>
        <w:tc>
          <w:tcPr>
            <w:tcW w:w="265" w:type="dxa"/>
            <w:vAlign w:val="center"/>
          </w:tcPr>
          <w:p w14:paraId="6787FBB2" w14:textId="04AF08A7" w:rsidR="003C11A3" w:rsidRDefault="003C11A3" w:rsidP="009F2F34">
            <w:pPr>
              <w:jc w:val="center"/>
            </w:pPr>
            <w:r>
              <w:t>(</w:t>
            </w:r>
            <w:bookmarkStart w:id="217" w:name="eq6"/>
            <w:bookmarkStart w:id="218" w:name="eq3_f"/>
            <w:r>
              <w:fldChar w:fldCharType="begin"/>
            </w:r>
            <w:r>
              <w:instrText xml:space="preserve"> SEQ Eq \* MERGEFORMAT </w:instrText>
            </w:r>
            <w:r>
              <w:fldChar w:fldCharType="separate"/>
            </w:r>
            <w:r w:rsidR="00925441">
              <w:rPr>
                <w:noProof/>
              </w:rPr>
              <w:t>3</w:t>
            </w:r>
            <w:r>
              <w:fldChar w:fldCharType="end"/>
            </w:r>
            <w:bookmarkEnd w:id="217"/>
            <w:bookmarkEnd w:id="218"/>
            <w:r>
              <w:t>)</w:t>
            </w:r>
          </w:p>
        </w:tc>
      </w:tr>
    </w:tbl>
    <w:p w14:paraId="314762E0" w14:textId="382E70AD" w:rsidR="003C11A3" w:rsidRDefault="003C11A3" w:rsidP="005E4A63">
      <w:pPr>
        <w:spacing w:before="240"/>
        <w:jc w:val="both"/>
      </w:pPr>
      <w:r>
        <w:t xml:space="preserve">where </w:t>
      </w:r>
      <m:oMath>
        <m:r>
          <w:rPr>
            <w:rFonts w:ascii="Cambria Math" w:hAnsi="Cambria Math"/>
          </w:rPr>
          <m:t>β</m:t>
        </m:r>
      </m:oMath>
      <w:r>
        <w:t xml:space="preserve"> is the </w:t>
      </w:r>
      <w:del w:id="219" w:author="Hamidreza Gharahi" w:date="2020-08-28T09:25:00Z">
        <w:r w:rsidDel="00A61022">
          <w:delText>slope of the curve</w:delText>
        </w:r>
      </w:del>
      <w:ins w:id="220" w:author="Hamidreza Gharahi" w:date="2020-08-28T09:25:00Z">
        <w:r w:rsidR="00A61022">
          <w:t xml:space="preserve">Hill </w:t>
        </w:r>
        <w:r w:rsidR="00B0687C">
          <w:t>slope</w:t>
        </w:r>
      </w:ins>
      <w:r>
        <w:t xml:space="preserve">, </w:t>
      </w:r>
      <m:oMath>
        <m:sSub>
          <m:sSubPr>
            <m:ctrlPr>
              <w:rPr>
                <w:rFonts w:ascii="Cambria Math" w:hAnsi="Cambria Math"/>
                <w:i/>
              </w:rPr>
            </m:ctrlPr>
          </m:sSubPr>
          <m:e>
            <m:r>
              <w:rPr>
                <w:rFonts w:ascii="Cambria Math" w:hAnsi="Cambria Math"/>
              </w:rPr>
              <m:t>S</m:t>
            </m:r>
          </m:e>
          <m:sub>
            <m:r>
              <w:rPr>
                <w:rFonts w:ascii="Cambria Math" w:hAnsi="Cambria Math"/>
              </w:rPr>
              <m:t>max</m:t>
            </m:r>
          </m:sub>
        </m:sSub>
      </m:oMath>
      <w:r>
        <w:t xml:space="preserve"> is the total maximum </w:t>
      </w:r>
      <w:del w:id="221" w:author="Hamidreza Gharahi" w:date="2020-08-27T14:22:00Z">
        <w:r w:rsidR="00BC4E5F" w:rsidDel="00762F24">
          <w:delText xml:space="preserve">myogenic </w:delText>
        </w:r>
      </w:del>
      <w:ins w:id="222" w:author="Hamidreza Gharahi" w:date="2020-08-27T14:22:00Z">
        <w:r w:rsidR="00762F24">
          <w:t xml:space="preserve">active </w:t>
        </w:r>
      </w:ins>
      <w:del w:id="223" w:author="Hamidreza Gharahi" w:date="2020-08-27T14:22:00Z">
        <w:r w:rsidR="008C764D" w:rsidDel="00C14962">
          <w:delText>tension</w:delText>
        </w:r>
      </w:del>
      <w:ins w:id="224" w:author="Hamidreza Gharahi" w:date="2020-08-27T14:22:00Z">
        <w:r w:rsidR="00C14962">
          <w:t>stress</w:t>
        </w:r>
      </w:ins>
      <w:r>
        <w:t xml:space="preserve">, and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t xml:space="preserve"> is a parameter that offsets the center of the curve.</w:t>
      </w:r>
    </w:p>
    <w:p w14:paraId="595E5EF8" w14:textId="44719CF9" w:rsidR="00537412" w:rsidRDefault="0057432A" w:rsidP="00E103E0">
      <w:pPr>
        <w:jc w:val="both"/>
      </w:pPr>
      <w:r>
        <w:t>In addition to</w:t>
      </w:r>
      <w:r w:rsidR="00E75B3C">
        <w:t xml:space="preserve"> the material</w:t>
      </w:r>
      <w:r>
        <w:t xml:space="preserve"> parameters</w:t>
      </w:r>
      <w:r w:rsidR="006F2165">
        <w:t xml:space="preserve"> determining the </w:t>
      </w:r>
      <w:r w:rsidR="00061F99">
        <w:t>active</w:t>
      </w:r>
      <w:r w:rsidR="006F2165">
        <w:t xml:space="preserve"> and passive behavior o</w:t>
      </w:r>
      <w:r w:rsidR="00645A7D">
        <w:t>f</w:t>
      </w:r>
      <w:r w:rsidR="006F2165">
        <w:t xml:space="preserve"> individual constituents</w:t>
      </w:r>
      <w:r>
        <w:t xml:space="preserve">, </w:t>
      </w:r>
      <w:r w:rsidR="00F730FF">
        <w:t xml:space="preserve">other </w:t>
      </w:r>
      <w:r w:rsidR="00150430">
        <w:t>important</w:t>
      </w:r>
      <w:r w:rsidR="00537412">
        <w:t xml:space="preserve"> parameters </w:t>
      </w:r>
      <w:r w:rsidR="00E86AC0">
        <w:t xml:space="preserve">that define the mechanical homeostatic condition </w:t>
      </w:r>
      <w:r w:rsidR="00537412">
        <w:t>in the constrained mixture models of vascular tissue are</w:t>
      </w:r>
      <w:r w:rsidR="00E86AC0">
        <w:t>:</w:t>
      </w:r>
      <w:r w:rsidR="00537412">
        <w:t xml:space="preserve"> </w:t>
      </w:r>
      <w:r w:rsidR="00093D47">
        <w:t xml:space="preserve">1) </w:t>
      </w:r>
      <w:r w:rsidR="00E86AC0">
        <w:t xml:space="preserve">the </w:t>
      </w:r>
      <w:r w:rsidR="00096E8B">
        <w:t>homeostatic</w:t>
      </w:r>
      <w:r w:rsidR="0058170B">
        <w:t xml:space="preserve"> </w:t>
      </w:r>
      <w:r w:rsidR="00805BD2">
        <w:t>pre-</w:t>
      </w:r>
      <w:r w:rsidR="00537412">
        <w:t>stretch</w:t>
      </w:r>
      <w:r w:rsidR="00E86AC0">
        <w:t>es</w:t>
      </w:r>
      <w:r w:rsidR="00537412">
        <w:t xml:space="preserve"> at which </w:t>
      </w:r>
      <w:r w:rsidR="00953630">
        <w:t xml:space="preserve">each </w:t>
      </w:r>
      <w:r w:rsidR="00537412">
        <w:t>constituent</w:t>
      </w:r>
      <w:r w:rsidR="00953630">
        <w:t xml:space="preserve"> is</w:t>
      </w:r>
      <w:r w:rsidR="00537412">
        <w:t xml:space="preserve"> deposited </w:t>
      </w:r>
      <w:r w:rsidR="00BA1299">
        <w:t>(</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rsidR="00BA129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rsidR="00BA129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oMath>
      <w:r w:rsidR="00BA1299">
        <w:rPr>
          <w:rFonts w:eastAsiaTheme="minorEastAsia"/>
        </w:rPr>
        <w:t>,</w:t>
      </w:r>
      <w:r w:rsidR="00E173B7">
        <w:rPr>
          <w:rFonts w:eastAsiaTheme="minorEastAsia"/>
        </w:rPr>
        <w:t xml:space="preserve"> and</w:t>
      </w:r>
      <w:r w:rsidR="00BA129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rsidR="00E86AC0">
        <w:rPr>
          <w:rFonts w:eastAsiaTheme="minorEastAsia"/>
        </w:rPr>
        <w:t xml:space="preserve">, see </w:t>
      </w:r>
      <w:r w:rsidR="00E86AC0" w:rsidRPr="00544D89">
        <w:rPr>
          <w:b/>
        </w:rPr>
        <w:t>Appendix A</w:t>
      </w:r>
      <w:r w:rsidR="00E86AC0">
        <w:rPr>
          <w:b/>
        </w:rPr>
        <w:t xml:space="preserve"> </w:t>
      </w:r>
      <w:r w:rsidR="00E86AC0" w:rsidRPr="00342ABD">
        <w:rPr>
          <w:bCs/>
        </w:rPr>
        <w:t>for details</w:t>
      </w:r>
      <w:r w:rsidR="002F5469" w:rsidRPr="002F5469">
        <w:rPr>
          <w:rFonts w:eastAsiaTheme="minorEastAsia"/>
        </w:rPr>
        <w:t>)</w:t>
      </w:r>
      <w:r w:rsidR="002F5469">
        <w:rPr>
          <w:rFonts w:eastAsiaTheme="minorEastAsia"/>
        </w:rPr>
        <w:t>,</w:t>
      </w:r>
      <w:r w:rsidR="00537412">
        <w:t xml:space="preserve"> and </w:t>
      </w:r>
      <w:r w:rsidR="00D96EBC">
        <w:t xml:space="preserve">2) </w:t>
      </w:r>
      <w:r w:rsidR="00537412">
        <w:t>the fraction of the</w:t>
      </w:r>
      <w:r w:rsidR="003B7FDC">
        <w:t xml:space="preserve"> vessel</w:t>
      </w:r>
      <w:r w:rsidR="00537412">
        <w:t xml:space="preserve"> wall</w:t>
      </w:r>
      <w:r w:rsidR="00F85238">
        <w:t xml:space="preserve"> </w:t>
      </w:r>
      <w:r w:rsidR="00E86AC0">
        <w:t xml:space="preserve">occupied by </w:t>
      </w:r>
      <w:r w:rsidR="00537412">
        <w:t xml:space="preserve">each </w:t>
      </w:r>
      <w:r w:rsidR="002808CC">
        <w:t>constituent</w:t>
      </w:r>
      <w:r w:rsidR="00537412">
        <w:t xml:space="preserve"> (mass fractions</w:t>
      </w:r>
      <w:r w:rsidR="003331C5">
        <w:t xml:space="preserve"> </w:t>
      </w:r>
      <m:oMath>
        <m:sSup>
          <m:sSupPr>
            <m:ctrlPr>
              <w:rPr>
                <w:rFonts w:ascii="Cambria Math" w:hAnsi="Cambria Math"/>
                <w:i/>
              </w:rPr>
            </m:ctrlPr>
          </m:sSupPr>
          <m:e>
            <m:r>
              <w:rPr>
                <w:rFonts w:ascii="Cambria Math" w:hAnsi="Cambria Math"/>
              </w:rPr>
              <m:t>ν</m:t>
            </m:r>
          </m:e>
          <m:sup>
            <m:r>
              <w:rPr>
                <w:rFonts w:ascii="Cambria Math" w:hAnsi="Cambria Math"/>
              </w:rPr>
              <m:t>e</m:t>
            </m:r>
          </m:sup>
        </m:sSup>
      </m:oMath>
      <w:r w:rsidR="003331C5">
        <w:rPr>
          <w:rFonts w:eastAsiaTheme="minorEastAsia"/>
        </w:rPr>
        <w:t xml:space="preserve">, </w:t>
      </w:r>
      <m:oMath>
        <m:sSup>
          <m:sSupPr>
            <m:ctrlPr>
              <w:rPr>
                <w:rFonts w:ascii="Cambria Math" w:hAnsi="Cambria Math"/>
                <w:i/>
              </w:rPr>
            </m:ctrlPr>
          </m:sSupPr>
          <m:e>
            <m:r>
              <w:rPr>
                <w:rFonts w:ascii="Cambria Math" w:hAnsi="Cambria Math"/>
              </w:rPr>
              <m:t>ν</m:t>
            </m:r>
          </m:e>
          <m:sup>
            <m:r>
              <w:rPr>
                <w:rFonts w:ascii="Cambria Math" w:hAnsi="Cambria Math"/>
              </w:rPr>
              <m:t>c</m:t>
            </m:r>
          </m:sup>
        </m:sSup>
        <m:r>
          <w:rPr>
            <w:rFonts w:ascii="Cambria Math" w:hAnsi="Cambria Math"/>
          </w:rPr>
          <m:t>,</m:t>
        </m:r>
      </m:oMath>
      <w:r w:rsidR="003331C5">
        <w:rPr>
          <w:rFonts w:eastAsiaTheme="minorEastAsia"/>
        </w:rPr>
        <w:t xml:space="preserve"> and </w:t>
      </w:r>
      <m:oMath>
        <m:sSup>
          <m:sSupPr>
            <m:ctrlPr>
              <w:rPr>
                <w:rFonts w:ascii="Cambria Math" w:hAnsi="Cambria Math"/>
                <w:i/>
              </w:rPr>
            </m:ctrlPr>
          </m:sSupPr>
          <m:e>
            <m:r>
              <w:rPr>
                <w:rFonts w:ascii="Cambria Math" w:hAnsi="Cambria Math"/>
              </w:rPr>
              <m:t>ν</m:t>
            </m:r>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e</m:t>
            </m:r>
          </m:sup>
        </m:sSup>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c</m:t>
            </m:r>
          </m:sup>
        </m:sSup>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m</m:t>
            </m:r>
          </m:sup>
        </m:sSup>
        <m:r>
          <w:rPr>
            <w:rFonts w:ascii="Cambria Math" w:hAnsi="Cambria Math"/>
          </w:rPr>
          <m:t>=1</m:t>
        </m:r>
      </m:oMath>
      <w:r w:rsidR="00537412">
        <w:t>).</w:t>
      </w:r>
      <w:r w:rsidR="00C51ACD">
        <w:t xml:space="preserve"> </w:t>
      </w:r>
    </w:p>
    <w:p w14:paraId="7D80340B" w14:textId="662BCF0D" w:rsidR="00DC3828" w:rsidRDefault="00E86AC0" w:rsidP="00F94237">
      <w:pPr>
        <w:jc w:val="both"/>
      </w:pPr>
      <w:r>
        <w:t>C</w:t>
      </w:r>
      <w:r w:rsidR="006D3516">
        <w:t>onstrained mixture models</w:t>
      </w:r>
      <w:r w:rsidR="00893161">
        <w:t xml:space="preserve"> </w:t>
      </w:r>
      <w:r w:rsidR="00E338F0">
        <w:t>ha</w:t>
      </w:r>
      <w:r w:rsidR="006D3516">
        <w:t>ve</w:t>
      </w:r>
      <w:r w:rsidR="00E338F0">
        <w:t xml:space="preserve"> been widely used </w:t>
      </w:r>
      <w:r w:rsidR="00893161">
        <w:t>in</w:t>
      </w:r>
      <w:r w:rsidR="006B293D">
        <w:t xml:space="preserve"> the computational study of</w:t>
      </w:r>
      <w:r w:rsidR="00893161">
        <w:t xml:space="preserve"> growth and remodeling of large arteries,</w:t>
      </w:r>
      <w:r w:rsidR="00E338F0">
        <w:t xml:space="preserve"> under the general assumption that</w:t>
      </w:r>
      <w:r w:rsidR="00893161">
        <w:t xml:space="preserve"> the homeostatic stress of each </w:t>
      </w:r>
      <w:r w:rsidR="00E338F0">
        <w:t xml:space="preserve">wall </w:t>
      </w:r>
      <w:r w:rsidR="00893161">
        <w:t xml:space="preserve">constituent </w:t>
      </w:r>
      <w:r w:rsidR="000E6E7F">
        <w:t>is</w:t>
      </w:r>
      <w:r w:rsidR="00893161">
        <w:t xml:space="preserve"> constant</w:t>
      </w:r>
      <w:r w:rsidR="00775FBF">
        <w:t xml:space="preserve"> </w:t>
      </w:r>
      <w:r w:rsidR="00893161">
        <w:fldChar w:fldCharType="begin" w:fldLock="1"/>
      </w:r>
      <w:r w:rsidR="003F6F36">
        <w:instrText>ADDIN CSL_CITATION {"citationItems":[{"id":"ITEM-1","itemData":{"DOI":"10.1115/1.1762899","ISSN":"01480731","abstract":"Evidence from diverse investigations suggests that arterial growth and remodeling correlates well with changes in mechanical stresses from their homeostatic values. Ultimately, therefore, there is a need for a comprehensive theory that accounts for changes in the 3-D distribution of stress within the arterial wall, including residual stress, and its relation to the mechanisms of mechanotransduction. Here, however, we consider a simpler theory that allows competing hypotheses to be tested easily, that can provide guidance in the development of a 3-D theory, and that may be useful in modeling solid-fluid interactions and interpreting clinical data. Specifically, we present a 2-D constrained mixture model for the adaptation of a cylindrical artery in response to a sustained alteration in flow. Using a rule-of-mixtures model for the stress response and first order kinetics for the production and removal of the three primary load-bearing constituents within the wall, we illustrate capabilities of the model by comparing responses given complete versus negligible turnover of elastin. Findings suggest that biological constraints may result in sub-optimal adaptations, consistent with reported observations. To build upon this finding, however, there is a need for significantly more data to guide the hypothesis testing as well as the formulation of specific constitutive relations within the model.","author":[{"dropping-particle":"","family":"Gleason","given":"R. L.","non-dropping-particle":"","parse-names":false,"suffix":""},{"dropping-particle":"","family":"Taber","given":"L. A.","non-dropping-particle":"","parse-names":false,"suffix":""},{"dropping-particle":"","family":"Humphrey","given":"J. D.","non-dropping-particle":"","parse-names":false,"suffix":""}],"container-title":"Journal of Biomechanical Engineering","id":"ITEM-1","issue":"3","issued":{"date-parts":[["2004","6","1"]]},"page":"371-381","publisher":"American Society of Mechanical Engineers Digital Collection","title":"A 2-D model of flow-induced alterations in the geometry, structure, and properties of carotid arteries","type":"article-journal","volume":"126"},"uris":["http://www.mendeley.com/documents/?uuid=80baa1cb-02e3-3c35-8814-3cf027247a8b"]},{"id":"ITEM-2","itemData":{"DOI":"10.1007/s10237-007-0101-2","ISSN":"16177959","abstract":"A mathematical model is presented for growth and remodeling of arteries. The model is a thick-walled tube composed of a constrained mixture of smooth muscle cells, elastin and collagen. Material properties and radial and axial distributions of each constituent are prescribed according to previously published data. The analysis includes stress-dependent growth and contractility of the muscle and turnover of collagen fibers. Simulations were conducted for homeostatic conditions and for the temporal response following sudden hypertension. Numerical pressure-radius relations and opening angles (residual stress) show reasonable agreement with published experimental results. In particular, for realistic material and structural properties, the model predicts measured variations in opening angles along the length of the aorta with reasonable accuracy. These results provide a better understanding of the determinants of residual stress in arteries and could lend insight into the importance of constituent distributions in both natural and tissue-engineered blood vessels. © 2007 Springer-Verlag.","author":[{"dropping-particle":"","family":"Alford","given":"Patrick W.","non-dropping-particle":"","parse-names":false,"suffix":""},{"dropping-particle":"","family":"Humphrey","given":"Jay D.","non-dropping-particle":"","parse-names":false,"suffix":""},{"dropping-particle":"","family":"Taber","given":"Larry A.","non-dropping-particle":"","parse-names":false,"suffix":""}],"container-title":"Biomechanics and Modeling in Mechanobiology","id":"ITEM-2","issue":"4","issued":{"date-parts":[["2008","8","2"]]},"page":"245-262","publisher":"Springer","title":"Growth and remodeling in a thick-walled artery model: Effects of spatial variations in wall constituents","type":"article-journal","volume":"7"},"uris":["http://www.mendeley.com/documents/?uuid=b9f4d41c-7305-3417-ab6a-2392f0616f1c"]},{"id":"ITEM-3","itemData":{"DOI":"10.1016/j.cma.2008.09.013","ISSN":"0045-7825","abstract":"It is now well known that altered hemodynamics can alter the genes that are expressed by diverse vascular cells, which in turn plays a critical role in the ability of a blood vessel to adapt to new biomechanical conditions and governs the natural history of the progression of many types of disease. Fortunately, when taken together, recent advances in molecular and cell biology, in vivo medical imaging, biomechanics, computational mechanics, and computing power provide an unprecedented opportunity to begin to understand such hemodynamic effects on vascular biology, physiology, and pathophysiology. Moreover, with increased understanding will come the promise of improved designs for medical devices and clinical interventions. The goal of this paper, therefore, is to present a new computational framework that brings together recent advances in computational biosolid and biofluid mechanics that can exploit new information on the biology of vascular growth and remodeling as well as in vivo patient-specific medical imaging so as to enable realistic simulations of vascular adaptations, disease progression, and clinical intervention.","author":[{"dropping-particle":"","family":"Figueroa","given":"C. Alberto","non-dropping-particle":"","parse-names":false,"suffix":""},{"dropping-particle":"","family":"Baek","given":"Seungik","non-dropping-particle":"","parse-names":false,"suffix":""},{"dropping-particle":"","family":"Taylor","given":"Charles A","non-dropping-particle":"","parse-names":false,"suffix":""},{"dropping-particle":"","family":"Humphrey","given":"Jay D","non-dropping-particle":"","parse-names":false,"suffix":""}],"collection-title":"Models and Methods in Computational Vascular and Cardiovascular Mechanics","container-title":"Computer Methods in Applied Mechanics and Engineering","id":"ITEM-3","issue":"45","issued":{"date-parts":[["2009","4","8"]]},"page":"3583-3602","title":"A computational framework for fluid–solid-growth modeling in cardiovascular simulations","type":"article-journal","volume":"198"},"uris":["http://www.mendeley.com/documents/?uuid=2ae20878-f9c2-4829-ac0c-31efb5e68e89"]},{"id":"ITEM-4","itemData":{"DOI":"10.1080/10255842.2010.495344","ISSN":"1025-5842","abstract":"Despite rapid expansion of our knowledge of vascular adaptation, developing patient-specific models of diseased arteries is still an open problem. In this study, we extend existing finite element models of stress-mediated growth and remodelling of arteries to incorporate a medical image-based geometry of a healthy aorta and, then, simulate abdominal aortic aneurysm. Degradation of elastin initiates a local dilatation of the aorta while stress-mediated turnover of collagen and smooth muscle compensates the loss of elastin. Stress distributions and expansion rates during the aneurysm growth are studied for multiple spatial distribution functions of elastin degradation and kinetic parameters. Temporal variations of the degradation function are also investigated with either direct time-dependent degradation or stretch-induced degradation as possible biochemical and biomechanical mechanisms for elastin degradation. The results show that this computational model has the capability to capture the complexities of aneurysm progression due to variations of geometry, extent of damage and stress-mediated turnover as a step towards patient-specific modelling.","author":[{"dropping-particle":"","family":"Zeinali-Davarani","given":"Shahrokh","non-dropping-particle":"","parse-names":false,"suffix":""},{"dropping-particle":"","family":"Sheidaei","given":"Azadeh","non-dropping-particle":"","parse-names":false,"suffix":""},{"dropping-particle":"","family":"Baek","given":"Seungik","non-dropping-particle":"","parse-names":false,"suffix":""}],"container-title":"Computer Methods in Biomechanics and Biomedical Engineering","id":"ITEM-4","issue":"9","issued":{"date-parts":[["2011","4","8"]]},"page":"803-817","title":"A finite element model of stress-mediated vascular adaptation: application to abdominal aortic aneurysms","type":"article-journal","volume":"14"},"uris":["http://www.mendeley.com/documents/?uuid=bfdf334b-6e3e-4c3e-b270-10ca75858a7b"]}],"mendeley":{"formattedCitation":"(2, 27, 29, 90)","plainTextFormattedCitation":"(2, 27, 29, 90)","previouslyFormattedCitation":"(2, 27, 29, 89)"},"properties":{"noteIndex":0},"schema":"https://github.com/citation-style-language/schema/raw/master/csl-citation.json"}</w:instrText>
      </w:r>
      <w:r w:rsidR="00893161">
        <w:fldChar w:fldCharType="separate"/>
      </w:r>
      <w:r w:rsidR="003F6F36" w:rsidRPr="003F6F36">
        <w:rPr>
          <w:noProof/>
        </w:rPr>
        <w:t>(2, 27, 29, 90)</w:t>
      </w:r>
      <w:r w:rsidR="00893161">
        <w:fldChar w:fldCharType="end"/>
      </w:r>
      <w:r w:rsidR="00893161">
        <w:t xml:space="preserve">. However, the homeostatic </w:t>
      </w:r>
      <w:r w:rsidR="008335CC">
        <w:t xml:space="preserve">stress of each constituent </w:t>
      </w:r>
      <w:r w:rsidR="00893161">
        <w:t xml:space="preserve">is unlikely to remain constant along </w:t>
      </w:r>
      <w:r w:rsidR="0039090E">
        <w:t>the</w:t>
      </w:r>
      <w:r w:rsidR="00893161">
        <w:t xml:space="preserve"> tree</w:t>
      </w:r>
      <w:r w:rsidR="000612D8">
        <w:t>,</w:t>
      </w:r>
      <w:r w:rsidR="00893161">
        <w:t xml:space="preserve"> since stresses </w:t>
      </w:r>
      <w:r w:rsidR="008335CC">
        <w:t xml:space="preserve">such as </w:t>
      </w:r>
      <w:r w:rsidR="00893161">
        <w:t xml:space="preserve">hoop stress and </w:t>
      </w:r>
      <w:r w:rsidR="008335CC">
        <w:t xml:space="preserve">wall </w:t>
      </w:r>
      <w:r w:rsidR="00893161">
        <w:t xml:space="preserve">shear stress </w:t>
      </w:r>
      <w:r w:rsidR="00E338F0">
        <w:t xml:space="preserve">vary </w:t>
      </w:r>
      <w:r w:rsidR="00893161">
        <w:t xml:space="preserve">significantly from large arteries to small arterioles </w:t>
      </w:r>
      <w:r w:rsidR="00893161">
        <w:fldChar w:fldCharType="begin" w:fldLock="1"/>
      </w:r>
      <w:r w:rsidR="003F6F36">
        <w:instrText>ADDIN CSL_CITATION {"citationItems":[{"id":"ITEM-1","itemData":{"DOI":"10.1161/01.HYP.0000184428.16429.be","ISSN":"0194-911X","PMID":"16172421","abstract":"Vascular functions, including tissue perfusion and peripheral resistance, reflect continuous structural adaptation (remodeling) of blood vessels in response to several stimuli. Here, a theoretical model is presented that relates the structural and functional properties of microvascular networks to the adaptive responses of individual segments to hemodynamic and metabolic stimuli. All vessels are assumed to respond, according to a common set of adaptation rules, to changes in wall shear stress, circumferential wall stress, and tissue metabolic status (indicated by partial pressure of oxygen). An increase in vessel diameter with increasing wall shear stress and an increase in wall mass with increased circumferential stress are needed to ensure stable vascular adaptation. The model allows quantitative predictions of the effects of changes in systemic hemodynamic conditions or local adaptation characteristics on vessel structure and on peripheral resistance. Predicted effects of driving pressure on the ratio of wall thickness to vessel diameter are consistent with experimental observations. In addition, peripheral resistance increases by approximately 65% for an increase in driving pressure from 50 to 150 mm Hg. Peripheral resistance is predicted to be markedly increased in response to a decrease in vascular sensitivity to wall shear stress, and to be decreased in response to increased tissue metabolic demand. This theoretical approach provides a framework for integrating available information on structural remodeling in the vascular system and predicting responses to changing conditions or altered vascular reactivity, as may occur in hypertension.","author":[{"dropping-particle":"","family":"Pries","given":"A. R.","non-dropping-particle":"","parse-names":false,"suffix":""},{"dropping-particle":"","family":"Reglin","given":"B.","non-dropping-particle":"","parse-names":false,"suffix":""},{"dropping-particle":"","family":"Secomb","given":"T. W.","non-dropping-particle":"","parse-names":false,"suffix":""}],"container-title":"Hypertension","id":"ITEM-1","issue":"4","issued":{"date-parts":[["2005","10"]]},"page":"725-731","title":"Remodeling of Blood Vessels","type":"article-journal","volume":"46"},"uris":["http://www.mendeley.com/documents/?uuid=b37fa70e-0b38-3b58-b0ab-2933d5082d6d"]},{"id":"ITEM-2","itemData":{"URL":"http://arxiv.org/abs/2001.04880","abstract":"Coupling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Alberto","non-dropping-particle":"","parse-names":false,"suffix":""}],"id":"ITEM-2","issued":{"date-parts":[["2020"]]},"title":"A Multiscale Framework for Defining Homeostasis in Distal Vascular Trees: Applications to the Pulmonary Circulation","type":"webpage"},"uris":["http://www.mendeley.com/documents/?uuid=4af91f27-e0ce-3e2c-bf05-59746a4f2658"]}],"mendeley":{"formattedCitation":"(28, 70)","plainTextFormattedCitation":"(28, 70)","previouslyFormattedCitation":"(28, 69)"},"properties":{"noteIndex":0},"schema":"https://github.com/citation-style-language/schema/raw/master/csl-citation.json"}</w:instrText>
      </w:r>
      <w:r w:rsidR="00893161">
        <w:fldChar w:fldCharType="separate"/>
      </w:r>
      <w:r w:rsidR="003F6F36" w:rsidRPr="003F6F36">
        <w:rPr>
          <w:noProof/>
        </w:rPr>
        <w:t>(28, 70)</w:t>
      </w:r>
      <w:r w:rsidR="00893161">
        <w:fldChar w:fldCharType="end"/>
      </w:r>
      <w:r w:rsidR="00893161">
        <w:t xml:space="preserve">. </w:t>
      </w:r>
      <w:r w:rsidR="009218F9">
        <w:t>Th</w:t>
      </w:r>
      <w:r w:rsidR="00FC6247">
        <w:t>erefore</w:t>
      </w:r>
      <w:r w:rsidR="00893161">
        <w:t xml:space="preserve">, </w:t>
      </w:r>
      <w:r w:rsidR="00EF78F0">
        <w:t xml:space="preserve">to account for this </w:t>
      </w:r>
      <w:r w:rsidR="008335CC">
        <w:t xml:space="preserve">likely </w:t>
      </w:r>
      <w:r w:rsidR="00EF78F0">
        <w:t>variability</w:t>
      </w:r>
      <w:r w:rsidR="008335CC">
        <w:t xml:space="preserve"> in constituent homeostatic stress</w:t>
      </w:r>
      <w:r w:rsidR="00EF78F0">
        <w:t xml:space="preserve">, in this work </w:t>
      </w:r>
      <w:r w:rsidR="00893161">
        <w:t>we</w:t>
      </w:r>
      <w:r w:rsidR="00EF78F0">
        <w:t xml:space="preserve"> </w:t>
      </w:r>
      <w:r w:rsidR="00893161">
        <w:t>assume</w:t>
      </w:r>
      <w:r w:rsidR="00EF78F0">
        <w:t>d</w:t>
      </w:r>
      <w:r w:rsidR="00893161">
        <w:t xml:space="preserve"> that the mechanical properties of constituents</w:t>
      </w:r>
      <w:r w:rsidR="003609F8">
        <w:t xml:space="preserve"> (</w:t>
      </w:r>
      <w:r w:rsidR="00B80FC2">
        <w:rPr>
          <w:rFonts w:eastAsiaTheme="minorEastAsia"/>
        </w:rPr>
        <w:t xml:space="preserve">material stiffnesses </w:t>
      </w:r>
      <m:oMath>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5</m:t>
            </m:r>
          </m:sub>
        </m:sSub>
      </m:oMath>
      <w:r w:rsidR="003609F8">
        <w:rPr>
          <w:rFonts w:eastAsiaTheme="minorEastAsia"/>
        </w:rPr>
        <w:t xml:space="preserve"> and active SMC parameters</w:t>
      </w:r>
      <w:r w:rsidR="00893161">
        <w:t xml:space="preserve"> </w:t>
      </w:r>
      <m:oMath>
        <m:sSub>
          <m:sSubPr>
            <m:ctrlPr>
              <w:rPr>
                <w:rFonts w:ascii="Cambria Math" w:hAnsi="Cambria Math"/>
                <w:i/>
              </w:rPr>
            </m:ctrlPr>
          </m:sSubPr>
          <m:e>
            <m:r>
              <w:rPr>
                <w:rFonts w:ascii="Cambria Math" w:hAnsi="Cambria Math"/>
              </w:rPr>
              <m:t>S</m:t>
            </m:r>
          </m:e>
          <m:sub>
            <m:r>
              <w:rPr>
                <w:rFonts w:ascii="Cambria Math" w:hAnsi="Cambria Math"/>
              </w:rPr>
              <m:t>max</m:t>
            </m:r>
          </m:sub>
        </m:sSub>
      </m:oMath>
      <w:r w:rsidR="001D22E7">
        <w:rPr>
          <w:rFonts w:eastAsiaTheme="minorEastAsia"/>
        </w:rPr>
        <w:t xml:space="preserve">, </w:t>
      </w:r>
      <m:oMath>
        <m:r>
          <w:rPr>
            <w:rFonts w:ascii="Cambria Math" w:eastAsiaTheme="minorEastAsia" w:hAnsi="Cambria Math"/>
          </w:rPr>
          <m:t>β</m:t>
        </m:r>
      </m:oMath>
      <w:r w:rsidR="001D22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oMath>
      <w:r w:rsidR="001D22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oMath>
      <w:r w:rsidR="001D22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sidR="002B2C13" w:rsidRPr="002B2C13">
        <w:rPr>
          <w:rFonts w:eastAsiaTheme="minorEastAsia"/>
        </w:rPr>
        <w:t>)</w:t>
      </w:r>
      <m:oMath>
        <m:r>
          <w:rPr>
            <w:rFonts w:ascii="Cambria Math" w:eastAsiaTheme="minorEastAsia" w:hAnsi="Cambria Math"/>
          </w:rPr>
          <m:t xml:space="preserve"> </m:t>
        </m:r>
      </m:oMath>
      <w:r w:rsidR="00893161">
        <w:t xml:space="preserve">are constant across the </w:t>
      </w:r>
      <w:r w:rsidR="004D3E1B">
        <w:t>vascular</w:t>
      </w:r>
      <w:r w:rsidR="00893161">
        <w:t xml:space="preserve"> tree, but</w:t>
      </w:r>
      <w:r w:rsidR="00EF78F0">
        <w:t xml:space="preserve"> that</w:t>
      </w:r>
      <w:r w:rsidR="00893161">
        <w:t xml:space="preserve"> </w:t>
      </w:r>
      <w:r w:rsidR="00EF78F0">
        <w:t xml:space="preserve">the </w:t>
      </w:r>
      <w:r w:rsidR="00893161">
        <w:t xml:space="preserve">parameters </w:t>
      </w:r>
      <w:r w:rsidR="00D072B7">
        <w:t>representing</w:t>
      </w:r>
      <w:r w:rsidR="00893161">
        <w:t xml:space="preserve"> the </w:t>
      </w:r>
      <w:r w:rsidR="00EF78F0">
        <w:t xml:space="preserve">wall </w:t>
      </w:r>
      <w:r w:rsidR="00893161">
        <w:t xml:space="preserve">composition (mass fractions) and </w:t>
      </w:r>
      <w:r w:rsidR="00C14336">
        <w:t xml:space="preserve">homeostatic </w:t>
      </w:r>
      <w:r w:rsidR="00893161">
        <w:t xml:space="preserve">deposition </w:t>
      </w:r>
      <w:r w:rsidR="003C0A7E">
        <w:t xml:space="preserve">stretch </w:t>
      </w:r>
      <w:r w:rsidR="00893161">
        <w:t>of the constituents (pre</w:t>
      </w:r>
      <w:r w:rsidR="00871A4D">
        <w:t>-</w:t>
      </w:r>
      <w:r w:rsidR="00893161">
        <w:t xml:space="preserve">stretches) </w:t>
      </w:r>
      <w:r w:rsidR="00BF63FD">
        <w:t xml:space="preserve">are vessel-specific (i.e., </w:t>
      </w:r>
      <w:r w:rsidR="00893161">
        <w:t xml:space="preserve">vary </w:t>
      </w:r>
      <w:r w:rsidR="005A3B0B">
        <w:t xml:space="preserve">with </w:t>
      </w:r>
      <w:r w:rsidR="008335CC">
        <w:t>v</w:t>
      </w:r>
      <w:r w:rsidR="005A3B0B">
        <w:t>essel size</w:t>
      </w:r>
      <w:r w:rsidR="00FC1E3B">
        <w:t xml:space="preserve"> and </w:t>
      </w:r>
      <w:r w:rsidR="0094722F">
        <w:t>its homeostatic transmural pressure</w:t>
      </w:r>
      <w:r w:rsidR="00BF63FD">
        <w:t>)</w:t>
      </w:r>
      <w:r w:rsidR="00893161">
        <w:t>.</w:t>
      </w:r>
      <w:r w:rsidR="00F41E9A">
        <w:t xml:space="preserve"> </w:t>
      </w:r>
      <w:r w:rsidR="00863071" w:rsidRPr="005E4A63">
        <w:rPr>
          <w:b/>
          <w:bCs/>
        </w:rPr>
        <w:fldChar w:fldCharType="begin"/>
      </w:r>
      <w:r w:rsidR="00863071" w:rsidRPr="005E4A63">
        <w:rPr>
          <w:b/>
          <w:bCs/>
        </w:rPr>
        <w:instrText xml:space="preserve"> REF _Ref21000503 \h </w:instrText>
      </w:r>
      <w:r w:rsidR="00863071">
        <w:rPr>
          <w:b/>
          <w:bCs/>
        </w:rPr>
        <w:instrText xml:space="preserve"> \* MERGEFORMAT </w:instrText>
      </w:r>
      <w:r w:rsidR="00863071" w:rsidRPr="005E4A63">
        <w:rPr>
          <w:b/>
          <w:bCs/>
        </w:rPr>
      </w:r>
      <w:r w:rsidR="00863071" w:rsidRPr="005E4A63">
        <w:rPr>
          <w:b/>
          <w:bCs/>
        </w:rPr>
        <w:fldChar w:fldCharType="separate"/>
      </w:r>
      <w:r w:rsidR="00925441" w:rsidRPr="00925441">
        <w:rPr>
          <w:b/>
          <w:bCs/>
        </w:rPr>
        <w:t xml:space="preserve">Table </w:t>
      </w:r>
      <w:r w:rsidR="00925441" w:rsidRPr="00925441">
        <w:rPr>
          <w:b/>
          <w:bCs/>
          <w:noProof/>
        </w:rPr>
        <w:t>1</w:t>
      </w:r>
      <w:r w:rsidR="00863071" w:rsidRPr="005E4A63">
        <w:rPr>
          <w:b/>
          <w:bCs/>
        </w:rPr>
        <w:fldChar w:fldCharType="end"/>
      </w:r>
      <w:r w:rsidR="00863071">
        <w:t xml:space="preserve"> </w:t>
      </w:r>
      <w:r w:rsidR="00A812E2">
        <w:t>summarizes the parameters of the constrained mixture model and their definitions.</w:t>
      </w:r>
    </w:p>
    <w:p w14:paraId="7DA54E2E" w14:textId="2AF81FE9" w:rsidR="00011E25" w:rsidRDefault="00011E25" w:rsidP="00011E25">
      <w:pPr>
        <w:pStyle w:val="Caption"/>
      </w:pPr>
      <w:bookmarkStart w:id="225" w:name="_Ref21000503"/>
      <w:bookmarkStart w:id="226" w:name="_Ref40192889"/>
      <w:r>
        <w:t xml:space="preserve">Table </w:t>
      </w:r>
      <w:r>
        <w:rPr>
          <w:noProof/>
        </w:rPr>
        <w:fldChar w:fldCharType="begin"/>
      </w:r>
      <w:r>
        <w:rPr>
          <w:noProof/>
        </w:rPr>
        <w:instrText xml:space="preserve"> SEQ Table \* ARABIC </w:instrText>
      </w:r>
      <w:r>
        <w:rPr>
          <w:noProof/>
        </w:rPr>
        <w:fldChar w:fldCharType="separate"/>
      </w:r>
      <w:r w:rsidR="00925441">
        <w:rPr>
          <w:noProof/>
        </w:rPr>
        <w:t>1</w:t>
      </w:r>
      <w:r>
        <w:rPr>
          <w:noProof/>
        </w:rPr>
        <w:fldChar w:fldCharType="end"/>
      </w:r>
      <w:bookmarkEnd w:id="225"/>
      <w:r>
        <w:t>. Parameters defining the mechanical properties of the vessel wall model.</w:t>
      </w:r>
      <w:bookmarkEnd w:id="226"/>
      <w:r>
        <w:t xml:space="preserve"> The passive and active material parameters are constant across all representative vessels. The vessel-specific parameters vary between representative vessels with respect to their size and myocardial location.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1"/>
        <w:gridCol w:w="1440"/>
        <w:gridCol w:w="4049"/>
        <w:gridCol w:w="1440"/>
      </w:tblGrid>
      <w:tr w:rsidR="00011E25" w:rsidRPr="00354986" w14:paraId="3301645F" w14:textId="77777777" w:rsidTr="000E197D">
        <w:tc>
          <w:tcPr>
            <w:tcW w:w="1299" w:type="pct"/>
            <w:tcBorders>
              <w:top w:val="single" w:sz="18" w:space="0" w:color="auto"/>
              <w:bottom w:val="single" w:sz="18" w:space="0" w:color="auto"/>
            </w:tcBorders>
            <w:vAlign w:val="center"/>
          </w:tcPr>
          <w:p w14:paraId="49B53FDC" w14:textId="77777777" w:rsidR="00011E25" w:rsidRPr="00354986" w:rsidRDefault="00011E25" w:rsidP="000E197D">
            <w:pPr>
              <w:jc w:val="center"/>
              <w:rPr>
                <w:rFonts w:cstheme="majorBidi"/>
              </w:rPr>
            </w:pPr>
          </w:p>
        </w:tc>
        <w:tc>
          <w:tcPr>
            <w:tcW w:w="769" w:type="pct"/>
            <w:tcBorders>
              <w:top w:val="single" w:sz="18" w:space="0" w:color="auto"/>
              <w:bottom w:val="single" w:sz="18" w:space="0" w:color="auto"/>
            </w:tcBorders>
            <w:vAlign w:val="center"/>
          </w:tcPr>
          <w:p w14:paraId="495FAC38" w14:textId="77777777" w:rsidR="00011E25" w:rsidRPr="00354986" w:rsidRDefault="00011E25" w:rsidP="000E197D">
            <w:pPr>
              <w:jc w:val="center"/>
              <w:rPr>
                <w:rFonts w:cstheme="majorBidi"/>
              </w:rPr>
            </w:pPr>
            <w:r w:rsidRPr="00354986">
              <w:rPr>
                <w:rFonts w:cstheme="majorBidi"/>
              </w:rPr>
              <w:t>Parameter</w:t>
            </w:r>
          </w:p>
        </w:tc>
        <w:tc>
          <w:tcPr>
            <w:tcW w:w="2163" w:type="pct"/>
            <w:tcBorders>
              <w:top w:val="single" w:sz="18" w:space="0" w:color="auto"/>
              <w:bottom w:val="single" w:sz="18" w:space="0" w:color="auto"/>
            </w:tcBorders>
            <w:vAlign w:val="center"/>
          </w:tcPr>
          <w:p w14:paraId="765EBD40" w14:textId="77777777" w:rsidR="00011E25" w:rsidRPr="00354986" w:rsidRDefault="00011E25" w:rsidP="000E197D">
            <w:pPr>
              <w:jc w:val="center"/>
              <w:rPr>
                <w:rFonts w:cstheme="majorBidi"/>
              </w:rPr>
            </w:pPr>
            <w:r w:rsidRPr="00354986">
              <w:rPr>
                <w:rFonts w:cstheme="majorBidi"/>
              </w:rPr>
              <w:t>Description</w:t>
            </w:r>
          </w:p>
        </w:tc>
        <w:tc>
          <w:tcPr>
            <w:tcW w:w="769" w:type="pct"/>
            <w:tcBorders>
              <w:top w:val="single" w:sz="18" w:space="0" w:color="auto"/>
              <w:bottom w:val="single" w:sz="18" w:space="0" w:color="auto"/>
            </w:tcBorders>
            <w:vAlign w:val="center"/>
          </w:tcPr>
          <w:p w14:paraId="2B8F4972" w14:textId="77777777" w:rsidR="00011E25" w:rsidRPr="00354986" w:rsidRDefault="00011E25" w:rsidP="000E197D">
            <w:pPr>
              <w:jc w:val="center"/>
              <w:rPr>
                <w:rFonts w:cstheme="majorBidi"/>
              </w:rPr>
            </w:pPr>
            <w:r w:rsidRPr="00354986">
              <w:rPr>
                <w:rFonts w:cstheme="majorBidi"/>
              </w:rPr>
              <w:t>Unit</w:t>
            </w:r>
          </w:p>
        </w:tc>
      </w:tr>
      <w:tr w:rsidR="00011E25" w:rsidRPr="00354986" w14:paraId="1A0211DA" w14:textId="77777777" w:rsidTr="000E197D">
        <w:trPr>
          <w:trHeight w:val="359"/>
        </w:trPr>
        <w:tc>
          <w:tcPr>
            <w:tcW w:w="1299" w:type="pct"/>
            <w:vMerge w:val="restart"/>
            <w:tcBorders>
              <w:top w:val="single" w:sz="18" w:space="0" w:color="auto"/>
            </w:tcBorders>
            <w:vAlign w:val="center"/>
          </w:tcPr>
          <w:p w14:paraId="57744EB3" w14:textId="77777777" w:rsidR="00011E25" w:rsidRDefault="00011E25" w:rsidP="000E197D">
            <w:pPr>
              <w:jc w:val="center"/>
              <w:rPr>
                <w:rFonts w:cstheme="majorBidi"/>
              </w:rPr>
            </w:pPr>
            <w:r w:rsidRPr="00354986">
              <w:rPr>
                <w:rFonts w:cstheme="majorBidi"/>
              </w:rPr>
              <w:t>Passive material parameters</w:t>
            </w:r>
            <w:r>
              <w:rPr>
                <w:rFonts w:cstheme="majorBidi"/>
              </w:rPr>
              <w:t xml:space="preserve"> </w:t>
            </w:r>
          </w:p>
          <w:p w14:paraId="23FC2017" w14:textId="77777777" w:rsidR="00011E25" w:rsidRPr="00354986" w:rsidRDefault="00011E25" w:rsidP="000E197D">
            <w:pPr>
              <w:jc w:val="center"/>
              <w:rPr>
                <w:rFonts w:cstheme="majorBidi"/>
              </w:rPr>
            </w:pPr>
            <w:r>
              <w:rPr>
                <w:rFonts w:cstheme="majorBidi"/>
              </w:rPr>
              <w:t>(Appendix A)</w:t>
            </w:r>
          </w:p>
        </w:tc>
        <w:tc>
          <w:tcPr>
            <w:tcW w:w="769" w:type="pct"/>
            <w:tcBorders>
              <w:top w:val="single" w:sz="18" w:space="0" w:color="auto"/>
              <w:bottom w:val="single" w:sz="4" w:space="0" w:color="000000"/>
            </w:tcBorders>
            <w:vAlign w:val="center"/>
          </w:tcPr>
          <w:p w14:paraId="1A67DDE3" w14:textId="77777777" w:rsidR="00011E25" w:rsidRPr="00354986" w:rsidRDefault="00133A07" w:rsidP="000E197D">
            <w:pPr>
              <w:jc w:val="center"/>
              <w:rPr>
                <w:rFonts w:eastAsiaTheme="minorEastAsia"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1</m:t>
                    </m:r>
                  </m:sub>
                </m:sSub>
              </m:oMath>
            </m:oMathPara>
          </w:p>
        </w:tc>
        <w:tc>
          <w:tcPr>
            <w:tcW w:w="2163" w:type="pct"/>
            <w:tcBorders>
              <w:top w:val="single" w:sz="18" w:space="0" w:color="auto"/>
              <w:bottom w:val="single" w:sz="4" w:space="0" w:color="000000"/>
            </w:tcBorders>
            <w:vAlign w:val="center"/>
          </w:tcPr>
          <w:p w14:paraId="1DB8048A" w14:textId="77777777" w:rsidR="00011E25" w:rsidRPr="00354986" w:rsidRDefault="00011E25" w:rsidP="000E197D">
            <w:pPr>
              <w:jc w:val="center"/>
              <w:rPr>
                <w:rFonts w:eastAsiaTheme="minorEastAsia" w:cstheme="majorBidi"/>
              </w:rPr>
            </w:pPr>
            <w:r w:rsidRPr="00354986">
              <w:rPr>
                <w:rFonts w:eastAsiaTheme="minorEastAsia" w:cstheme="majorBidi"/>
              </w:rPr>
              <w:t>Elastin material parameter</w:t>
            </w:r>
          </w:p>
        </w:tc>
        <w:tc>
          <w:tcPr>
            <w:tcW w:w="769" w:type="pct"/>
            <w:tcBorders>
              <w:top w:val="single" w:sz="18" w:space="0" w:color="auto"/>
              <w:bottom w:val="single" w:sz="4" w:space="0" w:color="000000"/>
            </w:tcBorders>
            <w:vAlign w:val="center"/>
          </w:tcPr>
          <w:p w14:paraId="3792E904" w14:textId="77777777" w:rsidR="00011E25" w:rsidRPr="00354986" w:rsidRDefault="00011E25" w:rsidP="000E197D">
            <w:pPr>
              <w:jc w:val="center"/>
              <w:rPr>
                <w:rFonts w:eastAsiaTheme="minorEastAsia" w:cstheme="majorBidi"/>
              </w:rPr>
            </w:pPr>
            <w:r w:rsidRPr="00354986">
              <w:rPr>
                <w:rFonts w:eastAsiaTheme="minorEastAsia" w:cstheme="majorBidi"/>
              </w:rPr>
              <w:t>Pa/kg</w:t>
            </w:r>
          </w:p>
        </w:tc>
      </w:tr>
      <w:tr w:rsidR="00011E25" w:rsidRPr="00354986" w14:paraId="36C30C7C" w14:textId="77777777" w:rsidTr="000E197D">
        <w:trPr>
          <w:trHeight w:val="359"/>
        </w:trPr>
        <w:tc>
          <w:tcPr>
            <w:tcW w:w="1299" w:type="pct"/>
            <w:vMerge/>
            <w:vAlign w:val="center"/>
          </w:tcPr>
          <w:p w14:paraId="5C73920A"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58B66C2A" w14:textId="77777777" w:rsidR="00011E25" w:rsidRPr="00354986" w:rsidRDefault="00133A07"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2</m:t>
                    </m:r>
                  </m:sub>
                </m:sSub>
              </m:oMath>
            </m:oMathPara>
          </w:p>
        </w:tc>
        <w:tc>
          <w:tcPr>
            <w:tcW w:w="2163" w:type="pct"/>
            <w:tcBorders>
              <w:top w:val="single" w:sz="4" w:space="0" w:color="000000"/>
              <w:bottom w:val="single" w:sz="4" w:space="0" w:color="000000"/>
            </w:tcBorders>
            <w:vAlign w:val="center"/>
          </w:tcPr>
          <w:p w14:paraId="69605BA0" w14:textId="77777777" w:rsidR="00011E25" w:rsidRPr="00354986" w:rsidRDefault="00011E25" w:rsidP="000E197D">
            <w:pPr>
              <w:jc w:val="center"/>
              <w:rPr>
                <w:rFonts w:eastAsiaTheme="minorEastAsia" w:cstheme="majorBidi"/>
              </w:rPr>
            </w:pPr>
            <w:r w:rsidRPr="00354986">
              <w:rPr>
                <w:rFonts w:eastAsiaTheme="minorEastAsia" w:cstheme="majorBidi"/>
              </w:rPr>
              <w:t>Collagen material parameter</w:t>
            </w:r>
          </w:p>
        </w:tc>
        <w:tc>
          <w:tcPr>
            <w:tcW w:w="769" w:type="pct"/>
            <w:tcBorders>
              <w:top w:val="single" w:sz="4" w:space="0" w:color="000000"/>
              <w:bottom w:val="single" w:sz="4" w:space="0" w:color="000000"/>
            </w:tcBorders>
            <w:vAlign w:val="center"/>
          </w:tcPr>
          <w:p w14:paraId="30A7F732" w14:textId="77777777" w:rsidR="00011E25" w:rsidRPr="00354986" w:rsidRDefault="00011E25" w:rsidP="000E197D">
            <w:pPr>
              <w:jc w:val="center"/>
              <w:rPr>
                <w:rFonts w:eastAsiaTheme="minorEastAsia" w:cstheme="majorBidi"/>
              </w:rPr>
            </w:pPr>
            <w:r w:rsidRPr="00354986">
              <w:rPr>
                <w:rFonts w:eastAsiaTheme="minorEastAsia" w:cstheme="majorBidi"/>
              </w:rPr>
              <w:t>Pa/kg</w:t>
            </w:r>
          </w:p>
        </w:tc>
      </w:tr>
      <w:tr w:rsidR="00011E25" w:rsidRPr="00354986" w14:paraId="3F635FDA" w14:textId="77777777" w:rsidTr="000E197D">
        <w:trPr>
          <w:trHeight w:val="359"/>
        </w:trPr>
        <w:tc>
          <w:tcPr>
            <w:tcW w:w="1299" w:type="pct"/>
            <w:vMerge/>
            <w:vAlign w:val="center"/>
          </w:tcPr>
          <w:p w14:paraId="73C2CA49"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12D7392D" w14:textId="77777777" w:rsidR="00011E25" w:rsidRPr="00354986" w:rsidRDefault="00133A07"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3</m:t>
                    </m:r>
                  </m:sub>
                </m:sSub>
              </m:oMath>
            </m:oMathPara>
          </w:p>
        </w:tc>
        <w:tc>
          <w:tcPr>
            <w:tcW w:w="2163" w:type="pct"/>
            <w:tcBorders>
              <w:top w:val="single" w:sz="4" w:space="0" w:color="000000"/>
              <w:bottom w:val="single" w:sz="4" w:space="0" w:color="000000"/>
            </w:tcBorders>
            <w:vAlign w:val="center"/>
          </w:tcPr>
          <w:p w14:paraId="65B92120" w14:textId="77777777" w:rsidR="00011E25" w:rsidRPr="00354986" w:rsidRDefault="00011E25" w:rsidP="000E197D">
            <w:pPr>
              <w:jc w:val="center"/>
              <w:rPr>
                <w:rFonts w:cstheme="majorBidi"/>
              </w:rPr>
            </w:pPr>
            <w:r w:rsidRPr="00354986">
              <w:rPr>
                <w:rFonts w:eastAsiaTheme="minorEastAsia" w:cstheme="majorBidi"/>
              </w:rPr>
              <w:t>Collagen dimensionless material parameter</w:t>
            </w:r>
          </w:p>
        </w:tc>
        <w:tc>
          <w:tcPr>
            <w:tcW w:w="769" w:type="pct"/>
            <w:tcBorders>
              <w:top w:val="single" w:sz="4" w:space="0" w:color="000000"/>
              <w:bottom w:val="single" w:sz="4" w:space="0" w:color="000000"/>
            </w:tcBorders>
            <w:vAlign w:val="center"/>
          </w:tcPr>
          <w:p w14:paraId="0A38C828" w14:textId="77777777" w:rsidR="00011E25" w:rsidRPr="00354986" w:rsidRDefault="00011E25" w:rsidP="000E197D">
            <w:pPr>
              <w:jc w:val="center"/>
              <w:rPr>
                <w:rFonts w:cstheme="majorBidi"/>
              </w:rPr>
            </w:pPr>
            <w:r w:rsidRPr="00354986">
              <w:rPr>
                <w:rFonts w:cstheme="majorBidi"/>
              </w:rPr>
              <w:t>-</w:t>
            </w:r>
          </w:p>
        </w:tc>
      </w:tr>
      <w:tr w:rsidR="00011E25" w:rsidRPr="00354986" w14:paraId="40F423A2" w14:textId="77777777" w:rsidTr="000E197D">
        <w:trPr>
          <w:trHeight w:val="359"/>
        </w:trPr>
        <w:tc>
          <w:tcPr>
            <w:tcW w:w="1299" w:type="pct"/>
            <w:vMerge/>
            <w:vAlign w:val="center"/>
          </w:tcPr>
          <w:p w14:paraId="6261064F"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3F3BF5EB" w14:textId="77777777" w:rsidR="00011E25" w:rsidRPr="00354986" w:rsidRDefault="00133A07" w:rsidP="000E197D">
            <w:pPr>
              <w:jc w:val="center"/>
              <w:rPr>
                <w:rFonts w:eastAsia="Calibri" w:cstheme="majorBidi"/>
              </w:rPr>
            </w:pPr>
            <m:oMathPara>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4</m:t>
                    </m:r>
                  </m:sub>
                </m:sSub>
              </m:oMath>
            </m:oMathPara>
          </w:p>
        </w:tc>
        <w:tc>
          <w:tcPr>
            <w:tcW w:w="2163" w:type="pct"/>
            <w:tcBorders>
              <w:top w:val="single" w:sz="4" w:space="0" w:color="000000"/>
              <w:bottom w:val="single" w:sz="4" w:space="0" w:color="000000"/>
            </w:tcBorders>
            <w:vAlign w:val="center"/>
          </w:tcPr>
          <w:p w14:paraId="7A55FD74" w14:textId="77777777" w:rsidR="00011E25" w:rsidRPr="00354986" w:rsidRDefault="00011E25" w:rsidP="000E197D">
            <w:pPr>
              <w:jc w:val="center"/>
              <w:rPr>
                <w:rFonts w:eastAsiaTheme="minorEastAsia" w:cstheme="majorBidi"/>
              </w:rPr>
            </w:pPr>
            <w:r w:rsidRPr="00354986">
              <w:rPr>
                <w:rFonts w:eastAsiaTheme="minorEastAsia" w:cstheme="majorBidi"/>
              </w:rPr>
              <w:t>SMCs material parameter</w:t>
            </w:r>
          </w:p>
        </w:tc>
        <w:tc>
          <w:tcPr>
            <w:tcW w:w="769" w:type="pct"/>
            <w:tcBorders>
              <w:top w:val="single" w:sz="4" w:space="0" w:color="000000"/>
              <w:bottom w:val="single" w:sz="4" w:space="0" w:color="000000"/>
            </w:tcBorders>
            <w:vAlign w:val="center"/>
          </w:tcPr>
          <w:p w14:paraId="4FE9371D" w14:textId="77777777" w:rsidR="00011E25" w:rsidRPr="00354986" w:rsidRDefault="00011E25" w:rsidP="000E197D">
            <w:pPr>
              <w:jc w:val="center"/>
              <w:rPr>
                <w:rFonts w:cstheme="majorBidi"/>
              </w:rPr>
            </w:pPr>
            <w:r w:rsidRPr="00354986">
              <w:rPr>
                <w:rFonts w:eastAsiaTheme="minorEastAsia" w:cstheme="majorBidi"/>
              </w:rPr>
              <w:t>Pa/kg</w:t>
            </w:r>
          </w:p>
        </w:tc>
      </w:tr>
      <w:tr w:rsidR="00011E25" w:rsidRPr="00354986" w14:paraId="3254E6EF" w14:textId="77777777" w:rsidTr="000E197D">
        <w:trPr>
          <w:trHeight w:val="359"/>
        </w:trPr>
        <w:tc>
          <w:tcPr>
            <w:tcW w:w="1299" w:type="pct"/>
            <w:vMerge/>
            <w:tcBorders>
              <w:bottom w:val="single" w:sz="8" w:space="0" w:color="auto"/>
            </w:tcBorders>
            <w:vAlign w:val="center"/>
          </w:tcPr>
          <w:p w14:paraId="7107DE5B" w14:textId="77777777" w:rsidR="00011E25" w:rsidRPr="00354986" w:rsidRDefault="00011E25" w:rsidP="000E197D">
            <w:pPr>
              <w:jc w:val="center"/>
              <w:rPr>
                <w:rFonts w:cstheme="majorBidi"/>
              </w:rPr>
            </w:pPr>
          </w:p>
        </w:tc>
        <w:tc>
          <w:tcPr>
            <w:tcW w:w="769" w:type="pct"/>
            <w:tcBorders>
              <w:top w:val="single" w:sz="4" w:space="0" w:color="000000"/>
              <w:bottom w:val="single" w:sz="8" w:space="0" w:color="auto"/>
            </w:tcBorders>
            <w:vAlign w:val="center"/>
          </w:tcPr>
          <w:p w14:paraId="55EA4776" w14:textId="77777777" w:rsidR="00011E25" w:rsidRPr="00354986" w:rsidRDefault="00133A07" w:rsidP="000E197D">
            <w:pPr>
              <w:jc w:val="center"/>
              <w:rPr>
                <w:rFonts w:eastAsia="Calibri" w:cstheme="majorBidi"/>
              </w:rPr>
            </w:pPr>
            <m:oMathPara>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5</m:t>
                    </m:r>
                  </m:sub>
                </m:sSub>
              </m:oMath>
            </m:oMathPara>
          </w:p>
        </w:tc>
        <w:tc>
          <w:tcPr>
            <w:tcW w:w="2163" w:type="pct"/>
            <w:tcBorders>
              <w:top w:val="single" w:sz="4" w:space="0" w:color="000000"/>
              <w:bottom w:val="single" w:sz="8" w:space="0" w:color="auto"/>
            </w:tcBorders>
            <w:vAlign w:val="center"/>
          </w:tcPr>
          <w:p w14:paraId="17C46431" w14:textId="77777777" w:rsidR="00011E25" w:rsidRPr="00354986" w:rsidRDefault="00011E25" w:rsidP="000E197D">
            <w:pPr>
              <w:jc w:val="center"/>
              <w:rPr>
                <w:rFonts w:eastAsiaTheme="minorEastAsia" w:cstheme="majorBidi"/>
              </w:rPr>
            </w:pPr>
            <w:r w:rsidRPr="00354986">
              <w:rPr>
                <w:rFonts w:eastAsiaTheme="minorEastAsia" w:cstheme="majorBidi"/>
              </w:rPr>
              <w:t>SMCs dimensionless material parameter</w:t>
            </w:r>
          </w:p>
        </w:tc>
        <w:tc>
          <w:tcPr>
            <w:tcW w:w="769" w:type="pct"/>
            <w:tcBorders>
              <w:top w:val="single" w:sz="4" w:space="0" w:color="000000"/>
              <w:bottom w:val="single" w:sz="8" w:space="0" w:color="auto"/>
            </w:tcBorders>
            <w:vAlign w:val="center"/>
          </w:tcPr>
          <w:p w14:paraId="64447BF9" w14:textId="77777777" w:rsidR="00011E25" w:rsidRPr="00354986" w:rsidRDefault="00011E25" w:rsidP="000E197D">
            <w:pPr>
              <w:jc w:val="center"/>
              <w:rPr>
                <w:rFonts w:cstheme="majorBidi"/>
              </w:rPr>
            </w:pPr>
            <w:r w:rsidRPr="00354986">
              <w:rPr>
                <w:rFonts w:cstheme="majorBidi"/>
              </w:rPr>
              <w:t>-</w:t>
            </w:r>
          </w:p>
        </w:tc>
      </w:tr>
      <w:tr w:rsidR="00011E25" w:rsidRPr="00354986" w14:paraId="00EC2923" w14:textId="77777777" w:rsidTr="000E197D">
        <w:trPr>
          <w:trHeight w:val="131"/>
        </w:trPr>
        <w:tc>
          <w:tcPr>
            <w:tcW w:w="1299" w:type="pct"/>
            <w:vMerge w:val="restart"/>
            <w:tcBorders>
              <w:top w:val="single" w:sz="8" w:space="0" w:color="auto"/>
            </w:tcBorders>
            <w:vAlign w:val="center"/>
          </w:tcPr>
          <w:p w14:paraId="7E2C32BE" w14:textId="77777777" w:rsidR="00011E25" w:rsidRDefault="00011E25" w:rsidP="000E197D">
            <w:pPr>
              <w:jc w:val="center"/>
              <w:rPr>
                <w:rFonts w:cstheme="majorBidi"/>
              </w:rPr>
            </w:pPr>
            <w:r w:rsidRPr="00354986">
              <w:rPr>
                <w:rFonts w:cstheme="majorBidi"/>
              </w:rPr>
              <w:t>Active</w:t>
            </w:r>
            <w:r>
              <w:rPr>
                <w:rFonts w:cstheme="majorBidi"/>
              </w:rPr>
              <w:t xml:space="preserve"> SMC</w:t>
            </w:r>
            <w:r w:rsidRPr="00354986">
              <w:rPr>
                <w:rFonts w:cstheme="majorBidi"/>
              </w:rPr>
              <w:t xml:space="preserve"> </w:t>
            </w:r>
            <w:r>
              <w:rPr>
                <w:rFonts w:cstheme="majorBidi"/>
              </w:rPr>
              <w:t>model</w:t>
            </w:r>
            <w:r w:rsidRPr="00354986">
              <w:rPr>
                <w:rFonts w:cstheme="majorBidi"/>
              </w:rPr>
              <w:t xml:space="preserve"> parameters</w:t>
            </w:r>
          </w:p>
          <w:p w14:paraId="00A38DA7" w14:textId="77777777" w:rsidR="00011E25" w:rsidRPr="00354986" w:rsidRDefault="00011E25" w:rsidP="000E197D">
            <w:pPr>
              <w:jc w:val="center"/>
              <w:rPr>
                <w:rFonts w:cstheme="majorBidi"/>
              </w:rPr>
            </w:pPr>
            <w:r>
              <w:rPr>
                <w:rFonts w:cstheme="majorBidi"/>
              </w:rPr>
              <w:t>(Section 2.1)</w:t>
            </w:r>
          </w:p>
        </w:tc>
        <w:tc>
          <w:tcPr>
            <w:tcW w:w="769" w:type="pct"/>
            <w:tcBorders>
              <w:top w:val="single" w:sz="8" w:space="0" w:color="auto"/>
              <w:bottom w:val="single" w:sz="4" w:space="0" w:color="000000"/>
            </w:tcBorders>
            <w:vAlign w:val="center"/>
          </w:tcPr>
          <w:p w14:paraId="1D7DDF11" w14:textId="77777777" w:rsidR="00011E25" w:rsidRPr="00354986" w:rsidRDefault="00133A07" w:rsidP="000E197D">
            <w:pPr>
              <w:jc w:val="center"/>
              <w:rPr>
                <w:rFonts w:eastAsia="Times New Roman" w:cstheme="majorBidi"/>
              </w:rPr>
            </w:pPr>
            <m:oMathPara>
              <m:oMath>
                <m:sSub>
                  <m:sSubPr>
                    <m:ctrlPr>
                      <w:rPr>
                        <w:rFonts w:ascii="Cambria Math" w:eastAsia="Calibri" w:hAnsi="Cambria Math" w:cstheme="majorBidi"/>
                        <w:i/>
                      </w:rPr>
                    </m:ctrlPr>
                  </m:sSubPr>
                  <m:e>
                    <m:r>
                      <w:rPr>
                        <w:rFonts w:ascii="Cambria Math" w:eastAsia="Calibri" w:hAnsi="Cambria Math" w:cstheme="majorBidi"/>
                      </w:rPr>
                      <m:t>S</m:t>
                    </m:r>
                  </m:e>
                  <m:sub>
                    <m:r>
                      <w:rPr>
                        <w:rFonts w:ascii="Cambria Math" w:eastAsia="Calibri" w:hAnsi="Cambria Math" w:cstheme="majorBidi"/>
                      </w:rPr>
                      <m:t>max</m:t>
                    </m:r>
                  </m:sub>
                </m:sSub>
              </m:oMath>
            </m:oMathPara>
          </w:p>
        </w:tc>
        <w:tc>
          <w:tcPr>
            <w:tcW w:w="2163" w:type="pct"/>
            <w:tcBorders>
              <w:top w:val="single" w:sz="8" w:space="0" w:color="auto"/>
              <w:bottom w:val="single" w:sz="4" w:space="0" w:color="000000"/>
            </w:tcBorders>
            <w:vAlign w:val="center"/>
          </w:tcPr>
          <w:p w14:paraId="00E346C7" w14:textId="73FCA877" w:rsidR="00011E25" w:rsidRPr="00354986" w:rsidRDefault="00011E25" w:rsidP="000E197D">
            <w:pPr>
              <w:jc w:val="center"/>
              <w:rPr>
                <w:rFonts w:eastAsia="Times New Roman" w:cstheme="majorBidi"/>
              </w:rPr>
            </w:pPr>
            <w:r w:rsidRPr="00354986">
              <w:rPr>
                <w:rFonts w:eastAsia="Times New Roman" w:cstheme="majorBidi"/>
              </w:rPr>
              <w:t xml:space="preserve">Total maximum </w:t>
            </w:r>
            <w:del w:id="227" w:author="Hamidreza Gharahi" w:date="2020-08-27T14:19:00Z">
              <w:r w:rsidRPr="00354986" w:rsidDel="00094C5A">
                <w:rPr>
                  <w:rFonts w:eastAsia="Times New Roman" w:cstheme="majorBidi"/>
                </w:rPr>
                <w:delText>tension</w:delText>
              </w:r>
            </w:del>
            <w:ins w:id="228" w:author="Hamidreza Gharahi" w:date="2020-08-27T14:19:00Z">
              <w:r w:rsidR="00094C5A">
                <w:rPr>
                  <w:rFonts w:eastAsia="Times New Roman" w:cstheme="majorBidi"/>
                </w:rPr>
                <w:t>stress</w:t>
              </w:r>
            </w:ins>
          </w:p>
        </w:tc>
        <w:tc>
          <w:tcPr>
            <w:tcW w:w="769" w:type="pct"/>
            <w:tcBorders>
              <w:top w:val="single" w:sz="8" w:space="0" w:color="auto"/>
              <w:bottom w:val="single" w:sz="4" w:space="0" w:color="000000"/>
            </w:tcBorders>
            <w:vAlign w:val="center"/>
          </w:tcPr>
          <w:p w14:paraId="2A1EF6BB" w14:textId="77777777" w:rsidR="00011E25" w:rsidRPr="00354986" w:rsidRDefault="00011E25" w:rsidP="000E197D">
            <w:pPr>
              <w:jc w:val="center"/>
              <w:rPr>
                <w:rFonts w:eastAsia="Times New Roman" w:cstheme="majorBidi"/>
              </w:rPr>
            </w:pPr>
            <w:r w:rsidRPr="00354986">
              <w:rPr>
                <w:rFonts w:eastAsia="Times New Roman" w:cstheme="majorBidi"/>
              </w:rPr>
              <w:t>MPa</w:t>
            </w:r>
          </w:p>
        </w:tc>
      </w:tr>
      <w:tr w:rsidR="00011E25" w:rsidRPr="00354986" w14:paraId="4C08CCEE" w14:textId="77777777" w:rsidTr="000E197D">
        <w:trPr>
          <w:trHeight w:val="127"/>
        </w:trPr>
        <w:tc>
          <w:tcPr>
            <w:tcW w:w="1299" w:type="pct"/>
            <w:vMerge/>
            <w:vAlign w:val="center"/>
          </w:tcPr>
          <w:p w14:paraId="7EF2C5BB"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4298829B" w14:textId="77777777" w:rsidR="00011E25" w:rsidRPr="00354986" w:rsidRDefault="00011E25" w:rsidP="000E197D">
            <w:pPr>
              <w:jc w:val="center"/>
              <w:rPr>
                <w:rFonts w:cstheme="majorBidi"/>
              </w:rPr>
            </w:pPr>
            <m:oMathPara>
              <m:oMath>
                <m:r>
                  <w:rPr>
                    <w:rFonts w:ascii="Cambria Math" w:hAnsi="Cambria Math" w:cstheme="majorBidi"/>
                  </w:rPr>
                  <m:t>β</m:t>
                </m:r>
              </m:oMath>
            </m:oMathPara>
          </w:p>
        </w:tc>
        <w:tc>
          <w:tcPr>
            <w:tcW w:w="2163" w:type="pct"/>
            <w:tcBorders>
              <w:top w:val="single" w:sz="4" w:space="0" w:color="000000"/>
              <w:bottom w:val="single" w:sz="4" w:space="0" w:color="000000"/>
            </w:tcBorders>
            <w:vAlign w:val="center"/>
          </w:tcPr>
          <w:p w14:paraId="6FD75A6F" w14:textId="77777777" w:rsidR="00011E25" w:rsidRPr="00354986" w:rsidRDefault="00011E25" w:rsidP="000E197D">
            <w:pPr>
              <w:jc w:val="center"/>
              <w:rPr>
                <w:rFonts w:cstheme="majorBidi"/>
              </w:rPr>
            </w:pPr>
            <w:r w:rsidRPr="00354986">
              <w:rPr>
                <w:rFonts w:cstheme="majorBidi"/>
              </w:rPr>
              <w:t>Hill curve slope</w:t>
            </w:r>
          </w:p>
        </w:tc>
        <w:tc>
          <w:tcPr>
            <w:tcW w:w="769" w:type="pct"/>
            <w:tcBorders>
              <w:top w:val="single" w:sz="4" w:space="0" w:color="000000"/>
              <w:bottom w:val="single" w:sz="4" w:space="0" w:color="000000"/>
            </w:tcBorders>
            <w:vAlign w:val="center"/>
          </w:tcPr>
          <w:p w14:paraId="33B54445" w14:textId="77777777" w:rsidR="00011E25" w:rsidRPr="00354986" w:rsidRDefault="00011E25" w:rsidP="000E197D">
            <w:pPr>
              <w:jc w:val="center"/>
              <w:rPr>
                <w:rFonts w:cstheme="majorBidi"/>
              </w:rPr>
            </w:pPr>
            <w:r w:rsidRPr="00354986">
              <w:rPr>
                <w:rFonts w:cstheme="majorBidi"/>
              </w:rPr>
              <w:t>-</w:t>
            </w:r>
          </w:p>
        </w:tc>
      </w:tr>
      <w:tr w:rsidR="00011E25" w:rsidRPr="00354986" w14:paraId="478E9DBA" w14:textId="77777777" w:rsidTr="000E197D">
        <w:trPr>
          <w:trHeight w:val="127"/>
        </w:trPr>
        <w:tc>
          <w:tcPr>
            <w:tcW w:w="1299" w:type="pct"/>
            <w:vMerge/>
            <w:vAlign w:val="center"/>
          </w:tcPr>
          <w:p w14:paraId="08AA9357"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12E33205" w14:textId="77777777" w:rsidR="00011E25" w:rsidRPr="00354986" w:rsidRDefault="00133A07"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0</m:t>
                    </m:r>
                  </m:sub>
                </m:sSub>
              </m:oMath>
            </m:oMathPara>
          </w:p>
        </w:tc>
        <w:tc>
          <w:tcPr>
            <w:tcW w:w="2163" w:type="pct"/>
            <w:tcBorders>
              <w:top w:val="single" w:sz="4" w:space="0" w:color="000000"/>
              <w:bottom w:val="single" w:sz="4" w:space="0" w:color="000000"/>
            </w:tcBorders>
            <w:vAlign w:val="center"/>
          </w:tcPr>
          <w:p w14:paraId="3102B33F" w14:textId="77777777" w:rsidR="00011E25" w:rsidRPr="00354986" w:rsidRDefault="00011E25" w:rsidP="000E197D">
            <w:pPr>
              <w:jc w:val="center"/>
              <w:rPr>
                <w:rFonts w:cstheme="majorBidi"/>
              </w:rPr>
            </w:pPr>
            <w:r w:rsidRPr="00354986">
              <w:rPr>
                <w:rFonts w:cstheme="majorBidi"/>
              </w:rPr>
              <w:t>Hill curve offset</w:t>
            </w:r>
          </w:p>
        </w:tc>
        <w:tc>
          <w:tcPr>
            <w:tcW w:w="769" w:type="pct"/>
            <w:tcBorders>
              <w:top w:val="single" w:sz="4" w:space="0" w:color="000000"/>
              <w:bottom w:val="single" w:sz="4" w:space="0" w:color="000000"/>
            </w:tcBorders>
            <w:vAlign w:val="center"/>
          </w:tcPr>
          <w:p w14:paraId="4FA35206" w14:textId="77777777" w:rsidR="00011E25" w:rsidRPr="00354986" w:rsidRDefault="00011E25" w:rsidP="000E197D">
            <w:pPr>
              <w:jc w:val="center"/>
              <w:rPr>
                <w:rFonts w:cstheme="majorBidi"/>
              </w:rPr>
            </w:pPr>
            <w:r w:rsidRPr="00354986">
              <w:rPr>
                <w:rFonts w:cstheme="majorBidi"/>
              </w:rPr>
              <w:t>mmHg</w:t>
            </w:r>
          </w:p>
        </w:tc>
      </w:tr>
      <w:tr w:rsidR="00011E25" w:rsidRPr="00354986" w14:paraId="3F22242D" w14:textId="77777777" w:rsidTr="000E197D">
        <w:trPr>
          <w:trHeight w:val="127"/>
        </w:trPr>
        <w:tc>
          <w:tcPr>
            <w:tcW w:w="1299" w:type="pct"/>
            <w:vMerge/>
            <w:vAlign w:val="center"/>
          </w:tcPr>
          <w:p w14:paraId="4545B17A"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1DB6650C" w14:textId="77777777" w:rsidR="00011E25" w:rsidRPr="00354986" w:rsidRDefault="00133A07"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0</m:t>
                    </m:r>
                  </m:sub>
                </m:sSub>
              </m:oMath>
            </m:oMathPara>
          </w:p>
        </w:tc>
        <w:tc>
          <w:tcPr>
            <w:tcW w:w="2163" w:type="pct"/>
            <w:tcBorders>
              <w:top w:val="single" w:sz="4" w:space="0" w:color="000000"/>
              <w:bottom w:val="single" w:sz="4" w:space="0" w:color="000000"/>
            </w:tcBorders>
            <w:vAlign w:val="center"/>
          </w:tcPr>
          <w:p w14:paraId="794F3B06" w14:textId="08489D9D" w:rsidR="00011E25" w:rsidRPr="00354986" w:rsidRDefault="00011E25" w:rsidP="000E197D">
            <w:pPr>
              <w:jc w:val="center"/>
              <w:rPr>
                <w:rFonts w:cstheme="majorBidi"/>
              </w:rPr>
            </w:pPr>
            <w:r w:rsidRPr="00354986">
              <w:rPr>
                <w:rFonts w:cstheme="majorBidi"/>
              </w:rPr>
              <w:t>Zero</w:t>
            </w:r>
            <w:r w:rsidR="00052FA9">
              <w:rPr>
                <w:rFonts w:cstheme="majorBidi"/>
              </w:rPr>
              <w:t xml:space="preserve"> active</w:t>
            </w:r>
            <w:r w:rsidRPr="00354986">
              <w:rPr>
                <w:rFonts w:cstheme="majorBidi"/>
              </w:rPr>
              <w:t xml:space="preserve"> </w:t>
            </w:r>
            <w:r w:rsidR="0098599C">
              <w:rPr>
                <w:rFonts w:cstheme="majorBidi"/>
              </w:rPr>
              <w:t>tension</w:t>
            </w:r>
            <w:r w:rsidRPr="00354986">
              <w:rPr>
                <w:rFonts w:cstheme="majorBidi"/>
              </w:rPr>
              <w:t xml:space="preserve"> stretch</w:t>
            </w:r>
          </w:p>
        </w:tc>
        <w:tc>
          <w:tcPr>
            <w:tcW w:w="769" w:type="pct"/>
            <w:tcBorders>
              <w:top w:val="single" w:sz="4" w:space="0" w:color="000000"/>
              <w:bottom w:val="single" w:sz="4" w:space="0" w:color="000000"/>
            </w:tcBorders>
            <w:vAlign w:val="center"/>
          </w:tcPr>
          <w:p w14:paraId="6F9841D3" w14:textId="77777777" w:rsidR="00011E25" w:rsidRPr="00354986" w:rsidRDefault="00011E25" w:rsidP="000E197D">
            <w:pPr>
              <w:jc w:val="center"/>
              <w:rPr>
                <w:rFonts w:cstheme="majorBidi"/>
              </w:rPr>
            </w:pPr>
            <w:r w:rsidRPr="00354986">
              <w:rPr>
                <w:rFonts w:cstheme="majorBidi"/>
              </w:rPr>
              <w:t>-</w:t>
            </w:r>
          </w:p>
        </w:tc>
      </w:tr>
      <w:tr w:rsidR="00011E25" w:rsidRPr="00354986" w14:paraId="6645538E" w14:textId="77777777" w:rsidTr="000E197D">
        <w:trPr>
          <w:trHeight w:val="127"/>
        </w:trPr>
        <w:tc>
          <w:tcPr>
            <w:tcW w:w="1299" w:type="pct"/>
            <w:vMerge/>
            <w:vAlign w:val="center"/>
          </w:tcPr>
          <w:p w14:paraId="1BD2BB2D" w14:textId="77777777" w:rsidR="00011E25" w:rsidRPr="00354986" w:rsidRDefault="00011E25" w:rsidP="000E197D">
            <w:pPr>
              <w:jc w:val="center"/>
              <w:rPr>
                <w:rFonts w:cstheme="majorBidi"/>
              </w:rPr>
            </w:pPr>
          </w:p>
        </w:tc>
        <w:tc>
          <w:tcPr>
            <w:tcW w:w="769" w:type="pct"/>
            <w:tcBorders>
              <w:top w:val="single" w:sz="4" w:space="0" w:color="000000"/>
            </w:tcBorders>
            <w:vAlign w:val="center"/>
          </w:tcPr>
          <w:p w14:paraId="7E63653E" w14:textId="77777777" w:rsidR="00011E25" w:rsidRPr="00354986" w:rsidRDefault="00133A07"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M</m:t>
                    </m:r>
                  </m:sub>
                </m:sSub>
              </m:oMath>
            </m:oMathPara>
          </w:p>
        </w:tc>
        <w:tc>
          <w:tcPr>
            <w:tcW w:w="2163" w:type="pct"/>
            <w:tcBorders>
              <w:top w:val="single" w:sz="4" w:space="0" w:color="000000"/>
            </w:tcBorders>
            <w:vAlign w:val="center"/>
          </w:tcPr>
          <w:p w14:paraId="462FE8B2" w14:textId="03FE70D8" w:rsidR="00011E25" w:rsidRPr="00354986" w:rsidRDefault="00011E25" w:rsidP="000E197D">
            <w:pPr>
              <w:jc w:val="center"/>
              <w:rPr>
                <w:rFonts w:cstheme="majorBidi"/>
              </w:rPr>
            </w:pPr>
            <w:r w:rsidRPr="00354986">
              <w:rPr>
                <w:rFonts w:cstheme="majorBidi"/>
              </w:rPr>
              <w:t>Maximum</w:t>
            </w:r>
            <w:r w:rsidR="00052FA9">
              <w:rPr>
                <w:rFonts w:cstheme="majorBidi"/>
              </w:rPr>
              <w:t xml:space="preserve"> active</w:t>
            </w:r>
            <w:r w:rsidRPr="00354986">
              <w:rPr>
                <w:rFonts w:cstheme="majorBidi"/>
              </w:rPr>
              <w:t xml:space="preserve"> </w:t>
            </w:r>
            <w:r w:rsidR="0098599C">
              <w:rPr>
                <w:rFonts w:cstheme="majorBidi"/>
              </w:rPr>
              <w:t>tension</w:t>
            </w:r>
            <w:r w:rsidRPr="00354986">
              <w:rPr>
                <w:rFonts w:cstheme="majorBidi"/>
              </w:rPr>
              <w:t xml:space="preserve"> stretch</w:t>
            </w:r>
          </w:p>
        </w:tc>
        <w:tc>
          <w:tcPr>
            <w:tcW w:w="769" w:type="pct"/>
            <w:tcBorders>
              <w:top w:val="single" w:sz="4" w:space="0" w:color="000000"/>
            </w:tcBorders>
            <w:vAlign w:val="center"/>
          </w:tcPr>
          <w:p w14:paraId="36FEC12B" w14:textId="77777777" w:rsidR="00011E25" w:rsidRPr="00354986" w:rsidRDefault="00011E25" w:rsidP="000E197D">
            <w:pPr>
              <w:jc w:val="center"/>
              <w:rPr>
                <w:rFonts w:cstheme="majorBidi"/>
              </w:rPr>
            </w:pPr>
            <w:r w:rsidRPr="00354986">
              <w:rPr>
                <w:rFonts w:cstheme="majorBidi"/>
              </w:rPr>
              <w:t>-</w:t>
            </w:r>
          </w:p>
        </w:tc>
      </w:tr>
      <w:tr w:rsidR="00011E25" w:rsidRPr="00354986" w14:paraId="25711A91" w14:textId="77777777" w:rsidTr="000E197D">
        <w:trPr>
          <w:trHeight w:val="143"/>
        </w:trPr>
        <w:tc>
          <w:tcPr>
            <w:tcW w:w="1299" w:type="pct"/>
            <w:vMerge w:val="restart"/>
            <w:tcBorders>
              <w:top w:val="single" w:sz="8" w:space="0" w:color="auto"/>
            </w:tcBorders>
            <w:vAlign w:val="center"/>
          </w:tcPr>
          <w:p w14:paraId="0CA34CA0" w14:textId="77777777" w:rsidR="00011E25" w:rsidRDefault="00011E25" w:rsidP="000E197D">
            <w:pPr>
              <w:jc w:val="center"/>
              <w:rPr>
                <w:rFonts w:cstheme="majorBidi"/>
              </w:rPr>
            </w:pPr>
            <w:bookmarkStart w:id="229" w:name="_Hlk39500050"/>
            <w:r>
              <w:rPr>
                <w:rFonts w:cstheme="majorBidi"/>
              </w:rPr>
              <w:lastRenderedPageBreak/>
              <w:t>Vessel-specific parameters</w:t>
            </w:r>
          </w:p>
          <w:p w14:paraId="6FBF4806" w14:textId="77777777" w:rsidR="00011E25" w:rsidRPr="00354986" w:rsidRDefault="00011E25" w:rsidP="000E197D">
            <w:pPr>
              <w:jc w:val="center"/>
              <w:rPr>
                <w:rFonts w:cstheme="majorBidi"/>
              </w:rPr>
            </w:pPr>
            <w:r>
              <w:rPr>
                <w:rFonts w:cstheme="majorBidi"/>
              </w:rPr>
              <w:t>(Appendix A)</w:t>
            </w:r>
          </w:p>
        </w:tc>
        <w:tc>
          <w:tcPr>
            <w:tcW w:w="769" w:type="pct"/>
            <w:tcBorders>
              <w:top w:val="single" w:sz="8" w:space="0" w:color="auto"/>
              <w:bottom w:val="single" w:sz="4" w:space="0" w:color="000000"/>
            </w:tcBorders>
            <w:vAlign w:val="center"/>
          </w:tcPr>
          <w:p w14:paraId="183B0D56" w14:textId="77777777" w:rsidR="00011E25" w:rsidRPr="00354986" w:rsidRDefault="00133A07" w:rsidP="000E197D">
            <w:pPr>
              <w:jc w:val="center"/>
              <w:rPr>
                <w:rFonts w:eastAsia="Calibri" w:cstheme="majorBidi"/>
              </w:rPr>
            </w:pPr>
            <m:oMathPara>
              <m:oMath>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θ</m:t>
                    </m:r>
                  </m:sub>
                  <m:sup>
                    <m:r>
                      <w:rPr>
                        <w:rFonts w:ascii="Cambria Math" w:eastAsiaTheme="minorEastAsia" w:hAnsi="Cambria Math" w:cstheme="majorBidi"/>
                      </w:rPr>
                      <m:t>e</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z</m:t>
                    </m:r>
                  </m:sub>
                  <m:sup>
                    <m:r>
                      <w:rPr>
                        <w:rFonts w:ascii="Cambria Math" w:eastAsiaTheme="minorEastAsia" w:hAnsi="Cambria Math" w:cstheme="majorBidi"/>
                      </w:rPr>
                      <m:t>e</m:t>
                    </m:r>
                  </m:sup>
                </m:sSubSup>
              </m:oMath>
            </m:oMathPara>
          </w:p>
        </w:tc>
        <w:tc>
          <w:tcPr>
            <w:tcW w:w="2163" w:type="pct"/>
            <w:tcBorders>
              <w:top w:val="single" w:sz="8" w:space="0" w:color="auto"/>
              <w:bottom w:val="single" w:sz="4" w:space="0" w:color="000000"/>
            </w:tcBorders>
            <w:vAlign w:val="center"/>
          </w:tcPr>
          <w:p w14:paraId="2C7B5929" w14:textId="77777777" w:rsidR="00011E25" w:rsidRPr="00354986" w:rsidRDefault="00011E25" w:rsidP="000E197D">
            <w:pPr>
              <w:jc w:val="center"/>
              <w:rPr>
                <w:rFonts w:eastAsia="Calibri" w:cstheme="majorBidi"/>
              </w:rPr>
            </w:pPr>
            <w:r w:rsidRPr="00354986">
              <w:rPr>
                <w:rFonts w:eastAsia="Calibri" w:cstheme="majorBidi"/>
              </w:rPr>
              <w:t>Elastin pre-stretch</w:t>
            </w:r>
          </w:p>
        </w:tc>
        <w:tc>
          <w:tcPr>
            <w:tcW w:w="769" w:type="pct"/>
            <w:tcBorders>
              <w:top w:val="single" w:sz="8" w:space="0" w:color="auto"/>
              <w:bottom w:val="single" w:sz="4" w:space="0" w:color="000000"/>
            </w:tcBorders>
            <w:vAlign w:val="center"/>
          </w:tcPr>
          <w:p w14:paraId="13184739" w14:textId="77777777" w:rsidR="00011E25" w:rsidRPr="00354986" w:rsidRDefault="00011E25" w:rsidP="000E197D">
            <w:pPr>
              <w:jc w:val="center"/>
              <w:rPr>
                <w:rFonts w:eastAsia="Calibri" w:cstheme="majorBidi"/>
              </w:rPr>
            </w:pPr>
            <w:r w:rsidRPr="00354986">
              <w:rPr>
                <w:rFonts w:eastAsia="Calibri" w:cstheme="majorBidi"/>
              </w:rPr>
              <w:t>-</w:t>
            </w:r>
          </w:p>
        </w:tc>
      </w:tr>
      <w:tr w:rsidR="00011E25" w:rsidRPr="00354986" w14:paraId="41A505B4" w14:textId="77777777" w:rsidTr="000E197D">
        <w:trPr>
          <w:trHeight w:val="60"/>
        </w:trPr>
        <w:tc>
          <w:tcPr>
            <w:tcW w:w="1299" w:type="pct"/>
            <w:vMerge/>
            <w:vAlign w:val="center"/>
          </w:tcPr>
          <w:p w14:paraId="7F1503BD"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643D6C68" w14:textId="77777777" w:rsidR="00011E25" w:rsidRPr="00354986" w:rsidRDefault="00133A07" w:rsidP="000E197D">
            <w:pPr>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c</m:t>
                    </m:r>
                  </m:sup>
                </m:sSubSup>
              </m:oMath>
            </m:oMathPara>
          </w:p>
        </w:tc>
        <w:tc>
          <w:tcPr>
            <w:tcW w:w="2163" w:type="pct"/>
            <w:tcBorders>
              <w:top w:val="single" w:sz="4" w:space="0" w:color="000000"/>
              <w:bottom w:val="single" w:sz="4" w:space="0" w:color="000000"/>
            </w:tcBorders>
            <w:vAlign w:val="center"/>
          </w:tcPr>
          <w:p w14:paraId="2374D0A3" w14:textId="77777777" w:rsidR="00011E25" w:rsidRPr="00354986" w:rsidRDefault="00011E25" w:rsidP="000E197D">
            <w:pPr>
              <w:jc w:val="center"/>
              <w:rPr>
                <w:rFonts w:cstheme="majorBidi"/>
              </w:rPr>
            </w:pPr>
            <w:r w:rsidRPr="00354986">
              <w:rPr>
                <w:rFonts w:cstheme="majorBidi"/>
              </w:rPr>
              <w:t>Collagen pre-stretch</w:t>
            </w:r>
          </w:p>
        </w:tc>
        <w:tc>
          <w:tcPr>
            <w:tcW w:w="769" w:type="pct"/>
            <w:tcBorders>
              <w:top w:val="single" w:sz="4" w:space="0" w:color="000000"/>
              <w:bottom w:val="single" w:sz="4" w:space="0" w:color="000000"/>
            </w:tcBorders>
            <w:vAlign w:val="center"/>
          </w:tcPr>
          <w:p w14:paraId="5374C48C" w14:textId="77777777" w:rsidR="00011E25" w:rsidRPr="00354986" w:rsidRDefault="00011E25" w:rsidP="000E197D">
            <w:pPr>
              <w:jc w:val="center"/>
              <w:rPr>
                <w:rFonts w:cstheme="majorBidi"/>
              </w:rPr>
            </w:pPr>
            <w:r w:rsidRPr="00354986">
              <w:rPr>
                <w:rFonts w:cstheme="majorBidi"/>
              </w:rPr>
              <w:t>-</w:t>
            </w:r>
          </w:p>
        </w:tc>
      </w:tr>
      <w:tr w:rsidR="00011E25" w:rsidRPr="00354986" w14:paraId="50814C39" w14:textId="77777777" w:rsidTr="000E197D">
        <w:trPr>
          <w:trHeight w:val="170"/>
        </w:trPr>
        <w:tc>
          <w:tcPr>
            <w:tcW w:w="1299" w:type="pct"/>
            <w:vMerge/>
            <w:vAlign w:val="center"/>
          </w:tcPr>
          <w:p w14:paraId="72D891DF" w14:textId="77777777" w:rsidR="00011E25" w:rsidRPr="00354986" w:rsidRDefault="00011E25" w:rsidP="000E197D">
            <w:pPr>
              <w:jc w:val="center"/>
              <w:rPr>
                <w:rFonts w:cstheme="majorBidi"/>
              </w:rPr>
            </w:pPr>
          </w:p>
        </w:tc>
        <w:tc>
          <w:tcPr>
            <w:tcW w:w="769" w:type="pct"/>
            <w:tcBorders>
              <w:top w:val="single" w:sz="4" w:space="0" w:color="000000"/>
              <w:bottom w:val="single" w:sz="8" w:space="0" w:color="auto"/>
            </w:tcBorders>
            <w:vAlign w:val="center"/>
          </w:tcPr>
          <w:p w14:paraId="7960FCC9" w14:textId="77777777" w:rsidR="00011E25" w:rsidRPr="00354986" w:rsidRDefault="00133A07" w:rsidP="000E197D">
            <w:pPr>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m</m:t>
                    </m:r>
                  </m:sup>
                </m:sSubSup>
              </m:oMath>
            </m:oMathPara>
          </w:p>
        </w:tc>
        <w:tc>
          <w:tcPr>
            <w:tcW w:w="2163" w:type="pct"/>
            <w:tcBorders>
              <w:top w:val="single" w:sz="4" w:space="0" w:color="000000"/>
              <w:bottom w:val="single" w:sz="8" w:space="0" w:color="auto"/>
            </w:tcBorders>
            <w:vAlign w:val="center"/>
          </w:tcPr>
          <w:p w14:paraId="18CEB710" w14:textId="77777777" w:rsidR="00011E25" w:rsidRPr="00354986" w:rsidRDefault="00011E25" w:rsidP="000E197D">
            <w:pPr>
              <w:jc w:val="center"/>
              <w:rPr>
                <w:rFonts w:cstheme="majorBidi"/>
              </w:rPr>
            </w:pPr>
            <w:r w:rsidRPr="00354986">
              <w:rPr>
                <w:rFonts w:cstheme="majorBidi"/>
              </w:rPr>
              <w:t>SMCs pre-stretch</w:t>
            </w:r>
          </w:p>
        </w:tc>
        <w:tc>
          <w:tcPr>
            <w:tcW w:w="769" w:type="pct"/>
            <w:tcBorders>
              <w:top w:val="single" w:sz="4" w:space="0" w:color="000000"/>
              <w:bottom w:val="single" w:sz="8" w:space="0" w:color="auto"/>
            </w:tcBorders>
            <w:vAlign w:val="center"/>
          </w:tcPr>
          <w:p w14:paraId="4D51A705" w14:textId="77777777" w:rsidR="00011E25" w:rsidRPr="00354986" w:rsidRDefault="00011E25" w:rsidP="000E197D">
            <w:pPr>
              <w:jc w:val="center"/>
              <w:rPr>
                <w:rFonts w:cstheme="majorBidi"/>
              </w:rPr>
            </w:pPr>
            <w:r w:rsidRPr="00354986">
              <w:rPr>
                <w:rFonts w:cstheme="majorBidi"/>
              </w:rPr>
              <w:t>-</w:t>
            </w:r>
          </w:p>
        </w:tc>
      </w:tr>
      <w:tr w:rsidR="00011E25" w:rsidRPr="00354986" w14:paraId="35FF29F5" w14:textId="77777777" w:rsidTr="000E197D">
        <w:trPr>
          <w:trHeight w:val="170"/>
        </w:trPr>
        <w:tc>
          <w:tcPr>
            <w:tcW w:w="1299" w:type="pct"/>
            <w:vMerge/>
            <w:vAlign w:val="center"/>
          </w:tcPr>
          <w:p w14:paraId="0B5605A5" w14:textId="77777777" w:rsidR="00011E25" w:rsidRPr="00354986" w:rsidRDefault="00011E25" w:rsidP="000E197D">
            <w:pPr>
              <w:jc w:val="center"/>
              <w:rPr>
                <w:rFonts w:cstheme="majorBidi"/>
              </w:rPr>
            </w:pPr>
          </w:p>
        </w:tc>
        <w:tc>
          <w:tcPr>
            <w:tcW w:w="769" w:type="pct"/>
            <w:tcBorders>
              <w:top w:val="single" w:sz="4" w:space="0" w:color="000000"/>
              <w:bottom w:val="single" w:sz="8" w:space="0" w:color="auto"/>
            </w:tcBorders>
            <w:vAlign w:val="center"/>
          </w:tcPr>
          <w:p w14:paraId="7E2343BC" w14:textId="77777777" w:rsidR="00011E25" w:rsidRDefault="00133A07" w:rsidP="000E197D">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e</m:t>
                    </m:r>
                  </m:sup>
                </m:sSup>
              </m:oMath>
            </m:oMathPara>
          </w:p>
        </w:tc>
        <w:tc>
          <w:tcPr>
            <w:tcW w:w="2163" w:type="pct"/>
            <w:tcBorders>
              <w:top w:val="single" w:sz="4" w:space="0" w:color="000000"/>
              <w:bottom w:val="single" w:sz="8" w:space="0" w:color="auto"/>
            </w:tcBorders>
            <w:vAlign w:val="center"/>
          </w:tcPr>
          <w:p w14:paraId="29EA775D" w14:textId="77777777" w:rsidR="00011E25" w:rsidRPr="00354986" w:rsidRDefault="00011E25" w:rsidP="000E197D">
            <w:pPr>
              <w:jc w:val="center"/>
              <w:rPr>
                <w:rFonts w:cstheme="majorBidi"/>
              </w:rPr>
            </w:pPr>
            <w:r>
              <w:rPr>
                <w:rFonts w:cstheme="majorBidi"/>
              </w:rPr>
              <w:t>Elastin mass fraction</w:t>
            </w:r>
          </w:p>
        </w:tc>
        <w:tc>
          <w:tcPr>
            <w:tcW w:w="769" w:type="pct"/>
            <w:tcBorders>
              <w:top w:val="single" w:sz="4" w:space="0" w:color="000000"/>
              <w:bottom w:val="single" w:sz="8" w:space="0" w:color="auto"/>
            </w:tcBorders>
            <w:vAlign w:val="center"/>
          </w:tcPr>
          <w:p w14:paraId="22F1EC33" w14:textId="77777777" w:rsidR="00011E25" w:rsidRPr="00354986" w:rsidRDefault="00011E25" w:rsidP="000E197D">
            <w:pPr>
              <w:jc w:val="center"/>
              <w:rPr>
                <w:rFonts w:cstheme="majorBidi"/>
              </w:rPr>
            </w:pPr>
            <w:r>
              <w:rPr>
                <w:rFonts w:cstheme="majorBidi"/>
              </w:rPr>
              <w:t>-</w:t>
            </w:r>
          </w:p>
        </w:tc>
      </w:tr>
      <w:tr w:rsidR="00011E25" w:rsidRPr="00354986" w14:paraId="63EAC984" w14:textId="77777777" w:rsidTr="000E197D">
        <w:trPr>
          <w:trHeight w:val="170"/>
        </w:trPr>
        <w:tc>
          <w:tcPr>
            <w:tcW w:w="1299" w:type="pct"/>
            <w:vMerge/>
            <w:vAlign w:val="center"/>
          </w:tcPr>
          <w:p w14:paraId="18F97625" w14:textId="77777777" w:rsidR="00011E25" w:rsidRPr="00354986" w:rsidRDefault="00011E25" w:rsidP="000E197D">
            <w:pPr>
              <w:jc w:val="center"/>
              <w:rPr>
                <w:rFonts w:cstheme="majorBidi"/>
              </w:rPr>
            </w:pPr>
          </w:p>
        </w:tc>
        <w:tc>
          <w:tcPr>
            <w:tcW w:w="769" w:type="pct"/>
            <w:tcBorders>
              <w:top w:val="single" w:sz="4" w:space="0" w:color="000000"/>
              <w:bottom w:val="single" w:sz="8" w:space="0" w:color="auto"/>
            </w:tcBorders>
            <w:vAlign w:val="center"/>
          </w:tcPr>
          <w:p w14:paraId="353630A0" w14:textId="77777777" w:rsidR="00011E25" w:rsidRDefault="00133A07" w:rsidP="000E197D">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c</m:t>
                    </m:r>
                  </m:sup>
                </m:sSup>
              </m:oMath>
            </m:oMathPara>
          </w:p>
        </w:tc>
        <w:tc>
          <w:tcPr>
            <w:tcW w:w="2163" w:type="pct"/>
            <w:tcBorders>
              <w:top w:val="single" w:sz="4" w:space="0" w:color="000000"/>
              <w:bottom w:val="single" w:sz="8" w:space="0" w:color="auto"/>
            </w:tcBorders>
            <w:vAlign w:val="center"/>
          </w:tcPr>
          <w:p w14:paraId="7AF43307" w14:textId="77777777" w:rsidR="00011E25" w:rsidRPr="00354986" w:rsidRDefault="00011E25" w:rsidP="000E197D">
            <w:pPr>
              <w:jc w:val="center"/>
              <w:rPr>
                <w:rFonts w:cstheme="majorBidi"/>
              </w:rPr>
            </w:pPr>
            <w:r>
              <w:rPr>
                <w:rFonts w:cstheme="majorBidi"/>
              </w:rPr>
              <w:t>Collagen mass fraction</w:t>
            </w:r>
          </w:p>
        </w:tc>
        <w:tc>
          <w:tcPr>
            <w:tcW w:w="769" w:type="pct"/>
            <w:tcBorders>
              <w:top w:val="single" w:sz="4" w:space="0" w:color="000000"/>
              <w:bottom w:val="single" w:sz="8" w:space="0" w:color="auto"/>
            </w:tcBorders>
            <w:vAlign w:val="center"/>
          </w:tcPr>
          <w:p w14:paraId="055689A2" w14:textId="77777777" w:rsidR="00011E25" w:rsidRPr="00354986" w:rsidRDefault="00011E25" w:rsidP="000E197D">
            <w:pPr>
              <w:jc w:val="center"/>
              <w:rPr>
                <w:rFonts w:cstheme="majorBidi"/>
              </w:rPr>
            </w:pPr>
            <w:r>
              <w:rPr>
                <w:rFonts w:cstheme="majorBidi"/>
              </w:rPr>
              <w:t>-</w:t>
            </w:r>
          </w:p>
        </w:tc>
      </w:tr>
      <w:tr w:rsidR="00011E25" w:rsidRPr="00354986" w14:paraId="179C510D" w14:textId="77777777" w:rsidTr="000E197D">
        <w:trPr>
          <w:trHeight w:val="170"/>
        </w:trPr>
        <w:tc>
          <w:tcPr>
            <w:tcW w:w="1299" w:type="pct"/>
            <w:vMerge/>
            <w:tcBorders>
              <w:bottom w:val="single" w:sz="18" w:space="0" w:color="auto"/>
            </w:tcBorders>
            <w:vAlign w:val="center"/>
          </w:tcPr>
          <w:p w14:paraId="4141B999" w14:textId="77777777" w:rsidR="00011E25" w:rsidRPr="00354986" w:rsidRDefault="00011E25" w:rsidP="000E197D">
            <w:pPr>
              <w:jc w:val="center"/>
              <w:rPr>
                <w:rFonts w:cstheme="majorBidi"/>
              </w:rPr>
            </w:pPr>
          </w:p>
        </w:tc>
        <w:tc>
          <w:tcPr>
            <w:tcW w:w="769" w:type="pct"/>
            <w:tcBorders>
              <w:top w:val="single" w:sz="4" w:space="0" w:color="000000"/>
              <w:bottom w:val="single" w:sz="18" w:space="0" w:color="auto"/>
            </w:tcBorders>
            <w:vAlign w:val="center"/>
          </w:tcPr>
          <w:p w14:paraId="117A0AF6" w14:textId="77777777" w:rsidR="00011E25" w:rsidRDefault="00133A07" w:rsidP="000E197D">
            <w:pPr>
              <w:jc w:val="center"/>
              <w:rPr>
                <w:rFonts w:ascii="Times New Roman" w:eastAsia="Calibri" w:hAnsi="Times New Roman" w:cs="Times New Roman"/>
              </w:rPr>
            </w:pPr>
            <m:oMathPara>
              <m:oMath>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oMath>
            </m:oMathPara>
          </w:p>
        </w:tc>
        <w:tc>
          <w:tcPr>
            <w:tcW w:w="2163" w:type="pct"/>
            <w:tcBorders>
              <w:top w:val="single" w:sz="4" w:space="0" w:color="000000"/>
              <w:bottom w:val="single" w:sz="18" w:space="0" w:color="auto"/>
            </w:tcBorders>
            <w:vAlign w:val="center"/>
          </w:tcPr>
          <w:p w14:paraId="120333D2" w14:textId="77777777" w:rsidR="00011E25" w:rsidRPr="00354986" w:rsidRDefault="00011E25" w:rsidP="000E197D">
            <w:pPr>
              <w:jc w:val="center"/>
              <w:rPr>
                <w:rFonts w:cstheme="majorBidi"/>
              </w:rPr>
            </w:pPr>
            <w:r>
              <w:rPr>
                <w:rFonts w:cstheme="majorBidi"/>
              </w:rPr>
              <w:t>SMC mass fraction</w:t>
            </w:r>
          </w:p>
        </w:tc>
        <w:tc>
          <w:tcPr>
            <w:tcW w:w="769" w:type="pct"/>
            <w:tcBorders>
              <w:top w:val="single" w:sz="4" w:space="0" w:color="000000"/>
              <w:bottom w:val="single" w:sz="18" w:space="0" w:color="auto"/>
            </w:tcBorders>
            <w:vAlign w:val="center"/>
          </w:tcPr>
          <w:p w14:paraId="1FE7B876" w14:textId="77777777" w:rsidR="00011E25" w:rsidRPr="00354986" w:rsidRDefault="00011E25" w:rsidP="000E197D">
            <w:pPr>
              <w:jc w:val="center"/>
              <w:rPr>
                <w:rFonts w:cstheme="majorBidi"/>
              </w:rPr>
            </w:pPr>
            <w:r>
              <w:rPr>
                <w:rFonts w:cstheme="majorBidi"/>
              </w:rPr>
              <w:t>-</w:t>
            </w:r>
          </w:p>
        </w:tc>
      </w:tr>
      <w:bookmarkEnd w:id="229"/>
    </w:tbl>
    <w:p w14:paraId="2B14FF4D" w14:textId="77777777" w:rsidR="00011E25" w:rsidRDefault="00011E25" w:rsidP="00F94237">
      <w:pPr>
        <w:jc w:val="both"/>
      </w:pPr>
    </w:p>
    <w:p w14:paraId="0872AF82" w14:textId="1950A78E" w:rsidR="003E036D" w:rsidRPr="00D11DC1" w:rsidRDefault="00D31070" w:rsidP="00823334">
      <w:pPr>
        <w:jc w:val="both"/>
      </w:pPr>
      <w:r w:rsidRPr="00EB1FAA">
        <w:rPr>
          <w:i/>
          <w:iCs/>
        </w:rPr>
        <w:t>Parameter estimation:</w:t>
      </w:r>
      <w:r>
        <w:t xml:space="preserve"> </w:t>
      </w:r>
      <w:r w:rsidR="00CE698C">
        <w:t xml:space="preserve">Liao and Kuo </w:t>
      </w:r>
      <w:r w:rsidR="00CE698C">
        <w:fldChar w:fldCharType="begin" w:fldLock="1"/>
      </w:r>
      <w:r w:rsidR="003F6F36">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(53)"},"properties":{"noteIndex":0},"schema":"https://github.com/citation-style-language/schema/raw/master/csl-citation.json"}</w:instrText>
      </w:r>
      <w:r w:rsidR="00CE698C">
        <w:fldChar w:fldCharType="separate"/>
      </w:r>
      <w:r w:rsidR="003F6F36" w:rsidRPr="003F6F36">
        <w:rPr>
          <w:noProof/>
        </w:rPr>
        <w:t>(54)</w:t>
      </w:r>
      <w:r w:rsidR="00CE698C">
        <w:fldChar w:fldCharType="end"/>
      </w:r>
      <w:r w:rsidR="00CE698C">
        <w:t xml:space="preserve"> </w:t>
      </w:r>
      <w:r w:rsidR="00D71134">
        <w:t>measured the</w:t>
      </w:r>
      <w:r w:rsidR="00CE698C">
        <w:t xml:space="preserve"> </w:t>
      </w:r>
      <w:r w:rsidR="007F1ABA">
        <w:t xml:space="preserve">passive and </w:t>
      </w:r>
      <w:r w:rsidR="00E16F3E">
        <w:t xml:space="preserve">myogenic </w:t>
      </w:r>
      <w:r w:rsidR="00CE698C">
        <w:t>pressure-diameter relations in four</w:t>
      </w:r>
      <w:r w:rsidR="00400FA3">
        <w:t xml:space="preserve"> classes of</w:t>
      </w:r>
      <w:r w:rsidR="00CE698C">
        <w:t xml:space="preserve"> </w:t>
      </w:r>
      <w:r w:rsidR="000D16A8">
        <w:t xml:space="preserve">swine </w:t>
      </w:r>
      <w:r w:rsidR="00377834">
        <w:t>coronary</w:t>
      </w:r>
      <w:r w:rsidR="00CE698C">
        <w:t xml:space="preserve"> vessels with internal diameters of </w:t>
      </w:r>
      <w:r w:rsidR="00437BD4">
        <w:t xml:space="preserve">180 </w:t>
      </w:r>
      <w:r w:rsidR="00437BD4" w:rsidRPr="00437BD4">
        <w:rPr>
          <w:rFonts w:eastAsiaTheme="minorEastAsia"/>
        </w:rPr>
        <w:t>±</w:t>
      </w:r>
      <w:r w:rsidR="00437BD4">
        <w:rPr>
          <w:rFonts w:eastAsiaTheme="minorEastAsia"/>
        </w:rPr>
        <w:t xml:space="preserve"> 20</w:t>
      </w:r>
      <w:r w:rsidR="00AB5860">
        <w:t xml:space="preserve"> </w:t>
      </w:r>
      <w:r w:rsidR="00F821C6" w:rsidRPr="00D04BFE">
        <w:rPr>
          <w:rFonts w:eastAsiaTheme="minorEastAsia"/>
        </w:rPr>
        <w:t>μ</w:t>
      </w:r>
      <w:r w:rsidR="00F821C6">
        <w:t xml:space="preserve">m </w:t>
      </w:r>
      <w:r w:rsidR="00AB5860">
        <w:t>(small arteries)</w:t>
      </w:r>
      <w:r w:rsidR="00CE698C">
        <w:t xml:space="preserve">, </w:t>
      </w:r>
      <w:r w:rsidR="00437BD4">
        <w:t>9</w:t>
      </w:r>
      <w:r w:rsidR="00CE698C">
        <w:t>5</w:t>
      </w:r>
      <w:r w:rsidR="00F821C6" w:rsidRPr="00F821C6">
        <w:rPr>
          <w:rFonts w:eastAsiaTheme="minorEastAsia"/>
        </w:rPr>
        <w:t xml:space="preserve"> </w:t>
      </w:r>
      <w:r w:rsidR="00437BD4" w:rsidRPr="00437BD4">
        <w:rPr>
          <w:rFonts w:eastAsiaTheme="minorEastAsia"/>
        </w:rPr>
        <w:t>±</w:t>
      </w:r>
      <w:r w:rsidR="00437BD4">
        <w:rPr>
          <w:rFonts w:eastAsiaTheme="minorEastAsia"/>
        </w:rPr>
        <w:t xml:space="preserve"> 2</w:t>
      </w:r>
      <w:r w:rsidR="00437BD4">
        <w:t xml:space="preserve"> </w:t>
      </w:r>
      <w:r w:rsidR="00F821C6" w:rsidRPr="00D04BFE">
        <w:rPr>
          <w:rFonts w:eastAsiaTheme="minorEastAsia"/>
        </w:rPr>
        <w:t>μ</w:t>
      </w:r>
      <w:r w:rsidR="00F821C6">
        <w:t>m</w:t>
      </w:r>
      <w:r w:rsidR="00AB5860">
        <w:t xml:space="preserve"> (large arterioles)</w:t>
      </w:r>
      <w:r w:rsidR="00CE698C">
        <w:t xml:space="preserve">, </w:t>
      </w:r>
      <w:r w:rsidR="007A1455">
        <w:t>62</w:t>
      </w:r>
      <w:r w:rsidR="00AB52E8">
        <w:t xml:space="preserve"> </w:t>
      </w:r>
      <w:r w:rsidR="00AB52E8" w:rsidRPr="00437BD4">
        <w:rPr>
          <w:rFonts w:eastAsiaTheme="minorEastAsia"/>
        </w:rPr>
        <w:t>±</w:t>
      </w:r>
      <w:r w:rsidR="00AB52E8">
        <w:rPr>
          <w:rFonts w:eastAsiaTheme="minorEastAsia"/>
        </w:rPr>
        <w:t xml:space="preserve"> 2</w:t>
      </w:r>
      <w:r w:rsidR="00AB52E8">
        <w:t xml:space="preserve"> </w:t>
      </w:r>
      <w:r w:rsidR="00F821C6" w:rsidRPr="00D04BFE">
        <w:rPr>
          <w:rFonts w:eastAsiaTheme="minorEastAsia"/>
        </w:rPr>
        <w:t>μ</w:t>
      </w:r>
      <w:r w:rsidR="00F821C6">
        <w:t>m</w:t>
      </w:r>
      <w:r w:rsidR="00AB5860">
        <w:t xml:space="preserve"> (intermediate arterioles)</w:t>
      </w:r>
      <w:r w:rsidR="00CE698C">
        <w:t xml:space="preserve">, and </w:t>
      </w:r>
      <w:r w:rsidR="003D78DB">
        <w:t>37</w:t>
      </w:r>
      <w:r w:rsidR="00161915">
        <w:t xml:space="preserve"> </w:t>
      </w:r>
      <w:r w:rsidR="003D78DB" w:rsidRPr="00437BD4">
        <w:rPr>
          <w:rFonts w:eastAsiaTheme="minorEastAsia"/>
        </w:rPr>
        <w:t>±</w:t>
      </w:r>
      <w:r w:rsidR="003D78DB">
        <w:rPr>
          <w:rFonts w:eastAsiaTheme="minorEastAsia"/>
        </w:rPr>
        <w:t xml:space="preserve"> 2</w:t>
      </w:r>
      <w:r w:rsidR="007D4900">
        <w:t xml:space="preserve"> </w:t>
      </w:r>
      <w:r w:rsidR="00F821C6" w:rsidRPr="00D04BFE">
        <w:rPr>
          <w:rFonts w:eastAsiaTheme="minorEastAsia"/>
        </w:rPr>
        <w:t>μ</w:t>
      </w:r>
      <w:r w:rsidR="00F821C6">
        <w:t xml:space="preserve">m </w:t>
      </w:r>
      <w:r w:rsidR="00AB5860">
        <w:t xml:space="preserve">(small arterioles) </w:t>
      </w:r>
      <w:r w:rsidR="00CE698C">
        <w:t>using pressure myography.</w:t>
      </w:r>
      <w:r w:rsidR="00CB248B">
        <w:t xml:space="preserve"> In this work, we used these relations to estimate the parameters of the constrained mixture model for the four representative vessel types in each subepicardial and subendocardial layers.</w:t>
      </w:r>
      <w:r w:rsidR="007D4900">
        <w:t xml:space="preserve"> </w:t>
      </w:r>
      <w:r w:rsidR="00D11DC1">
        <w:t>To</w:t>
      </w:r>
      <w:r w:rsidR="005120EB" w:rsidRPr="00CD288B">
        <w:t xml:space="preserve"> </w:t>
      </w:r>
      <w:r w:rsidR="00802879">
        <w:t>replicate</w:t>
      </w:r>
      <w:r w:rsidR="005120EB" w:rsidRPr="00CD288B">
        <w:t xml:space="preserve"> t</w:t>
      </w:r>
      <w:r w:rsidR="00FF3E18" w:rsidRPr="00CD288B">
        <w:t xml:space="preserve">he passive </w:t>
      </w:r>
      <w:r w:rsidR="00021521" w:rsidRPr="00CD288B">
        <w:t xml:space="preserve">pressure-diameter </w:t>
      </w:r>
      <w:r w:rsidR="00FF3E18" w:rsidRPr="00CD288B">
        <w:t xml:space="preserve">relations, we </w:t>
      </w:r>
      <w:r w:rsidR="002462E5" w:rsidRPr="00CD288B">
        <w:t>fix</w:t>
      </w:r>
      <w:r w:rsidR="0034769A" w:rsidRPr="00CD288B">
        <w:t>ed</w:t>
      </w:r>
      <w:r w:rsidR="002462E5" w:rsidRPr="00CD288B">
        <w:t xml:space="preserve"> the</w:t>
      </w:r>
      <w:r w:rsidR="003E5DE9">
        <w:t xml:space="preserve"> shear-dependent and metabolic</w:t>
      </w:r>
      <w:r w:rsidR="002462E5" w:rsidRPr="00CD288B">
        <w:t xml:space="preserve"> activation level</w:t>
      </w:r>
      <w:r w:rsidR="00CD696D">
        <w:t xml:space="preserve"> and </w:t>
      </w:r>
      <w:r w:rsidR="003E5DE9">
        <w:t>myogenic control</w:t>
      </w:r>
      <w:r w:rsidR="00CD696D" w:rsidRPr="00CD288B">
        <w:t xml:space="preserve"> </w:t>
      </w:r>
      <w:r w:rsidR="002462E5" w:rsidRPr="00CD288B">
        <w:t>to</w:t>
      </w:r>
      <w:r w:rsidR="0083052B" w:rsidRPr="00CD288B">
        <w:t xml:space="preserve"> </w:t>
      </w:r>
      <w:r w:rsidR="002462E5" w:rsidRPr="00CD288B">
        <w:t>zero</w:t>
      </w:r>
      <w:r w:rsidR="00FF3E18" w:rsidRPr="00CD288B">
        <w:t xml:space="preserve"> </w:t>
      </w:r>
      <w:r w:rsidR="00CD696D">
        <w:rPr>
          <w:rFonts w:eastAsiaTheme="minorEastAsia"/>
        </w:rPr>
        <w:t>(</w:t>
      </w:r>
      <m:oMath>
        <m:r>
          <w:rPr>
            <w:rFonts w:ascii="Cambria Math" w:hAnsi="Cambria Math"/>
          </w:rPr>
          <m:t>A=0</m:t>
        </m:r>
      </m:oMath>
      <w:r w:rsidR="00CD696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r>
          <m:rPr>
            <m:sty m:val="p"/>
          </m:rPr>
          <w:rPr>
            <w:rFonts w:ascii="Cambria Math" w:hAnsi="Cambria Math"/>
          </w:rPr>
          <m:t>=0</m:t>
        </m:r>
      </m:oMath>
      <w:r w:rsidR="00CD696D">
        <w:rPr>
          <w:rFonts w:eastAsiaTheme="minorEastAsia"/>
        </w:rPr>
        <w:t>)</w:t>
      </w:r>
      <w:r w:rsidR="00FF3E18" w:rsidRPr="00CD288B">
        <w:t xml:space="preserve">. </w:t>
      </w:r>
      <w:r w:rsidR="00802879">
        <w:t>Conversely</w:t>
      </w:r>
      <w:r w:rsidR="00E0244F" w:rsidRPr="00CD288B">
        <w:t>,</w:t>
      </w:r>
      <w:r w:rsidR="00802879">
        <w:t xml:space="preserve"> to mimic the </w:t>
      </w:r>
      <w:r w:rsidR="00D11DC1">
        <w:t xml:space="preserve">myogenic </w:t>
      </w:r>
      <w:r w:rsidR="00802879">
        <w:t>data of Liao and Kuo,</w:t>
      </w:r>
      <w:r w:rsidR="00E0244F" w:rsidRPr="00CD288B">
        <w:t xml:space="preserve"> </w:t>
      </w:r>
      <w:r w:rsidR="00D11DC1">
        <w:t xml:space="preserve">we assumed no contribution to </w:t>
      </w:r>
      <w:r w:rsidR="00FF3E18" w:rsidRPr="00CD288B">
        <w:t xml:space="preserve">vasodilation from </w:t>
      </w:r>
      <w:r w:rsidR="008E1B2D" w:rsidRPr="00CD288B">
        <w:t xml:space="preserve">either </w:t>
      </w:r>
      <w:r w:rsidR="00D11DC1">
        <w:t xml:space="preserve">the </w:t>
      </w:r>
      <w:r w:rsidR="00FF3E18" w:rsidRPr="00CD288B">
        <w:t xml:space="preserve">shear-dependent or </w:t>
      </w:r>
      <w:r w:rsidR="00D11DC1">
        <w:t xml:space="preserve">the </w:t>
      </w:r>
      <w:r w:rsidR="00FF3E18" w:rsidRPr="00CD288B">
        <w:t>metabolic mechanisms</w:t>
      </w:r>
      <w:r w:rsidR="001C6E78" w:rsidRPr="00CD288B">
        <w:t>, i.e.,</w:t>
      </w:r>
      <w:r w:rsidR="00EF604E" w:rsidRPr="00CD288B">
        <w:t xml:space="preserve"> </w:t>
      </w:r>
      <m:oMath>
        <m:r>
          <w:rPr>
            <w:rFonts w:ascii="Cambria Math" w:hAnsi="Cambria Math"/>
          </w:rPr>
          <m:t>A</m:t>
        </m:r>
        <m:r>
          <m:rPr>
            <m:sty m:val="p"/>
          </m:rPr>
          <w:rPr>
            <w:rFonts w:ascii="Cambria Math" w:hAnsi="Cambria Math"/>
          </w:rPr>
          <m:t>=1</m:t>
        </m:r>
      </m:oMath>
      <w:r w:rsidR="00FF3E18" w:rsidRPr="00CD288B">
        <w:t xml:space="preserve">. </w:t>
      </w:r>
      <w:r w:rsidR="00D11DC1">
        <w:t xml:space="preserve">In this case, the active </w:t>
      </w:r>
      <w:r w:rsidR="002C0C2C">
        <w:t>SMC</w:t>
      </w:r>
      <w:r w:rsidR="00D11DC1">
        <w:t xml:space="preserve"> </w:t>
      </w:r>
      <w:del w:id="230" w:author="Hamidreza Gharahi" w:date="2020-08-27T14:23:00Z">
        <w:r w:rsidR="00D11DC1" w:rsidDel="000029C5">
          <w:delText xml:space="preserve">tension </w:delText>
        </w:r>
      </w:del>
      <w:ins w:id="231" w:author="Hamidreza Gharahi" w:date="2020-08-27T14:23:00Z">
        <w:r w:rsidR="000029C5">
          <w:t>str</w:t>
        </w:r>
      </w:ins>
      <w:ins w:id="232" w:author="Hamidreza Gharahi" w:date="2020-08-27T14:24:00Z">
        <w:r w:rsidR="000029C5">
          <w:t>ess</w:t>
        </w:r>
      </w:ins>
      <w:ins w:id="233" w:author="Hamidreza Gharahi" w:date="2020-08-27T14:23:00Z">
        <w:r w:rsidR="000029C5">
          <w:t xml:space="preserve"> </w:t>
        </w:r>
      </w:ins>
      <w:r w:rsidR="00D11DC1">
        <w:rPr>
          <w:i/>
          <w:iCs/>
        </w:rPr>
        <w:t>S</w:t>
      </w:r>
      <w:r w:rsidR="00D11DC1">
        <w:t xml:space="preserve"> is given entirely by the myogenic </w:t>
      </w:r>
      <w:r w:rsidR="004F580E">
        <w:t>control</w:t>
      </w:r>
      <w:r w:rsidR="00D11DC1">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C63345">
        <w:rPr>
          <w:rFonts w:eastAsiaTheme="minorEastAsia"/>
        </w:rPr>
        <w:t xml:space="preserve"> (Eq. </w:t>
      </w:r>
      <w:r w:rsidR="00C63345">
        <w:rPr>
          <w:rFonts w:eastAsiaTheme="minorEastAsia"/>
        </w:rPr>
        <w:fldChar w:fldCharType="begin"/>
      </w:r>
      <w:r w:rsidR="00C63345">
        <w:rPr>
          <w:rFonts w:eastAsiaTheme="minorEastAsia"/>
        </w:rPr>
        <w:instrText xml:space="preserve"> REF eq3_f \h </w:instrText>
      </w:r>
      <w:r w:rsidR="00C63345">
        <w:rPr>
          <w:rFonts w:eastAsiaTheme="minorEastAsia"/>
        </w:rPr>
      </w:r>
      <w:r w:rsidR="00C63345">
        <w:rPr>
          <w:rFonts w:eastAsiaTheme="minorEastAsia"/>
        </w:rPr>
        <w:fldChar w:fldCharType="separate"/>
      </w:r>
      <w:r w:rsidR="00925441">
        <w:rPr>
          <w:noProof/>
        </w:rPr>
        <w:t>3</w:t>
      </w:r>
      <w:r w:rsidR="00C63345">
        <w:rPr>
          <w:rFonts w:eastAsiaTheme="minorEastAsia"/>
        </w:rPr>
        <w:fldChar w:fldCharType="end"/>
      </w:r>
      <w:r w:rsidR="00C63345">
        <w:rPr>
          <w:rFonts w:eastAsiaTheme="minorEastAsia"/>
        </w:rPr>
        <w:t>)</w:t>
      </w:r>
      <w:r w:rsidR="00D11DC1">
        <w:rPr>
          <w:rFonts w:eastAsiaTheme="minorEastAsia"/>
        </w:rPr>
        <w:t>.</w:t>
      </w:r>
    </w:p>
    <w:p w14:paraId="31D9EBDD" w14:textId="26E27762" w:rsidR="000D0067" w:rsidRDefault="008A43C8" w:rsidP="00E83EB2">
      <w:pPr>
        <w:jc w:val="both"/>
        <w:rPr>
          <w:rFonts w:eastAsiaTheme="minorEastAsia"/>
        </w:rPr>
      </w:pPr>
      <w:r>
        <w:t>Overall</w:t>
      </w:r>
      <w:r w:rsidR="00347D66">
        <w:t>,</w:t>
      </w:r>
      <w:r w:rsidR="00CE698C">
        <w:t xml:space="preserve"> </w:t>
      </w:r>
      <w:r w:rsidR="00733250">
        <w:t>identifying</w:t>
      </w:r>
      <w:r w:rsidR="002B49F3">
        <w:t xml:space="preserve"> the parameters of the constrained mixture model</w:t>
      </w:r>
      <w:r w:rsidR="002B49F3" w:rsidRPr="002B49F3">
        <w:t xml:space="preserve"> </w:t>
      </w:r>
      <w:r w:rsidR="002B49F3">
        <w:t xml:space="preserve">of the </w:t>
      </w:r>
      <w:r w:rsidR="00E60859">
        <w:t xml:space="preserve">eight </w:t>
      </w:r>
      <w:r w:rsidR="002B49F3">
        <w:t xml:space="preserve">representative </w:t>
      </w:r>
      <w:r w:rsidR="002B49F3" w:rsidRPr="00F67185">
        <w:rPr>
          <w:color w:val="FF0000"/>
          <w:rPrChange w:id="234" w:author="Hamidreza Gharahi" w:date="2020-08-27T16:46:00Z">
            <w:rPr/>
          </w:rPrChange>
        </w:rPr>
        <w:t>vessels</w:t>
      </w:r>
      <w:del w:id="235" w:author="Hamidreza Gharahi" w:date="2020-08-27T17:24:00Z">
        <w:r w:rsidR="003E036D" w:rsidRPr="00F67185" w:rsidDel="001A2455">
          <w:rPr>
            <w:color w:val="FF0000"/>
            <w:rPrChange w:id="236" w:author="Hamidreza Gharahi" w:date="2020-08-27T16:46:00Z">
              <w:rPr/>
            </w:rPrChange>
          </w:rPr>
          <w:delText xml:space="preserve"> </w:delText>
        </w:r>
      </w:del>
      <w:ins w:id="237" w:author="Hamidreza Gharahi" w:date="2020-08-27T16:45:00Z">
        <w:r w:rsidR="00F67185" w:rsidRPr="00F67185">
          <w:rPr>
            <w:color w:val="FF0000"/>
            <w:rPrChange w:id="238" w:author="Hamidreza Gharahi" w:date="2020-08-27T16:46:00Z">
              <w:rPr/>
            </w:rPrChange>
          </w:rPr>
          <w:t xml:space="preserve"> (a total of </w:t>
        </w:r>
      </w:ins>
      <w:ins w:id="239" w:author="Hamidreza Gharahi" w:date="2020-08-27T16:46:00Z">
        <w:r w:rsidR="00F67185" w:rsidRPr="00F67185">
          <w:rPr>
            <w:color w:val="FF0000"/>
            <w:rPrChange w:id="240" w:author="Hamidreza Gharahi" w:date="2020-08-27T16:46:00Z">
              <w:rPr/>
            </w:rPrChange>
          </w:rPr>
          <w:t>16</w:t>
        </w:r>
        <w:r w:rsidR="00F67185">
          <w:rPr>
            <w:color w:val="FF0000"/>
          </w:rPr>
          <w:t xml:space="preserve"> separate</w:t>
        </w:r>
        <w:r w:rsidR="00F67185" w:rsidRPr="00F67185">
          <w:rPr>
            <w:color w:val="FF0000"/>
            <w:rPrChange w:id="241" w:author="Hamidreza Gharahi" w:date="2020-08-27T16:46:00Z">
              <w:rPr/>
            </w:rPrChange>
          </w:rPr>
          <w:t xml:space="preserve"> pressure-diameter datasets) </w:t>
        </w:r>
      </w:ins>
      <w:r w:rsidR="00FB0A96">
        <w:t>require</w:t>
      </w:r>
      <w:r w:rsidR="0079621A">
        <w:t>d</w:t>
      </w:r>
      <w:r w:rsidR="00FB0A96">
        <w:t xml:space="preserve"> </w:t>
      </w:r>
      <w:r w:rsidR="006E4D70">
        <w:t>estimating</w:t>
      </w:r>
      <w:r w:rsidR="00FB0A96">
        <w:t xml:space="preserve"> </w:t>
      </w:r>
      <w:r w:rsidR="004F1D3A">
        <w:t xml:space="preserve">a total of </w:t>
      </w:r>
      <w:r w:rsidR="001F3DCD">
        <w:t>50</w:t>
      </w:r>
      <w:r w:rsidR="00FB0A96">
        <w:t xml:space="preserve"> parameters.</w:t>
      </w:r>
      <w:r w:rsidR="00CE0F18">
        <w:t xml:space="preserve"> </w:t>
      </w:r>
      <w:r w:rsidR="000D0067">
        <w:t>Several</w:t>
      </w:r>
      <w:r w:rsidR="00FB0A96">
        <w:t xml:space="preserve"> physiological assumptions and constraints were </w:t>
      </w:r>
      <w:r w:rsidR="000D0067">
        <w:t>consider</w:t>
      </w:r>
      <w:r w:rsidR="00FB0A96">
        <w:t>ed to</w:t>
      </w:r>
      <w:r w:rsidR="00F46128">
        <w:t xml:space="preserve"> avoid unrealistic values of the model parameters</w:t>
      </w:r>
      <w:r w:rsidR="000D0067">
        <w:t>.</w:t>
      </w:r>
      <w:r w:rsidR="00FB0A96">
        <w:t xml:space="preserve"> </w:t>
      </w:r>
      <w:r w:rsidR="00D31070">
        <w:t>T</w:t>
      </w:r>
      <w:r w:rsidR="00FB0A96">
        <w:t xml:space="preserve">he collagen fiber angles were </w:t>
      </w:r>
      <w:r w:rsidR="000D0067">
        <w:t xml:space="preserve">prescribed to follow </w:t>
      </w:r>
      <w:r w:rsidR="00FB0A96">
        <w:t xml:space="preserve">the axial, </w:t>
      </w:r>
      <w:r w:rsidR="000D0067">
        <w:t xml:space="preserve">circumferential, </w:t>
      </w:r>
      <w:r w:rsidR="00FB0A96">
        <w:t>and</w:t>
      </w:r>
      <w:r w:rsidR="00B67772">
        <w:t xml:space="preserve"> diagonal </w:t>
      </w:r>
      <w:r w:rsidR="00FB0A96">
        <w:rPr>
          <w:rFonts w:eastAsiaTheme="minorEastAsia"/>
        </w:rPr>
        <w:t>direction</w:t>
      </w:r>
      <w:r w:rsidR="00B67772">
        <w:rPr>
          <w:rFonts w:eastAsiaTheme="minorEastAsia"/>
        </w:rPr>
        <w:t>s</w:t>
      </w:r>
      <w:r w:rsidR="000D0067">
        <w:rPr>
          <w:rFonts w:eastAsiaTheme="minorEastAsia"/>
        </w:rPr>
        <w:t xml:space="preserve"> (</w:t>
      </w:r>
      <w:r w:rsidR="000D0067">
        <w:t>e.g. 0</w:t>
      </w:r>
      <w:r w:rsidR="000D0067" w:rsidRPr="00CB02E8">
        <w:rPr>
          <w:rFonts w:eastAsiaTheme="minorEastAsia"/>
        </w:rPr>
        <w:t>°</w:t>
      </w:r>
      <w:r w:rsidR="000D0067">
        <w:t>, 90</w:t>
      </w:r>
      <w:r w:rsidR="000D0067" w:rsidRPr="00CB02E8">
        <w:rPr>
          <w:rFonts w:eastAsiaTheme="minorEastAsia"/>
        </w:rPr>
        <w:t>°</w:t>
      </w:r>
      <w:r w:rsidR="000D0067">
        <w:rPr>
          <w:rFonts w:eastAsiaTheme="minorEastAsia"/>
        </w:rPr>
        <w:t xml:space="preserve"> and</w:t>
      </w:r>
      <w:r w:rsidR="000D0067">
        <w:t xml:space="preserve"> 45</w:t>
      </w:r>
      <w:r w:rsidR="000D0067" w:rsidRPr="00CB02E8">
        <w:rPr>
          <w:rFonts w:eastAsiaTheme="minorEastAsia"/>
        </w:rPr>
        <w:t>°</w:t>
      </w:r>
      <w:r w:rsidR="000D0067">
        <w:rPr>
          <w:rFonts w:eastAsiaTheme="minorEastAsia"/>
        </w:rPr>
        <w:t>, respectively)</w:t>
      </w:r>
      <w:r w:rsidR="00FB0A96">
        <w:rPr>
          <w:rFonts w:eastAsiaTheme="minorEastAsia"/>
        </w:rPr>
        <w:t xml:space="preserve">. </w:t>
      </w:r>
      <w:r w:rsidR="005B469A">
        <w:rPr>
          <w:rFonts w:eastAsiaTheme="minorEastAsia"/>
        </w:rPr>
        <w:t>C</w:t>
      </w:r>
      <w:r w:rsidR="00FB0A96">
        <w:rPr>
          <w:rFonts w:eastAsiaTheme="minorEastAsia"/>
        </w:rPr>
        <w:t xml:space="preserve">ollagen </w:t>
      </w:r>
      <w:r w:rsidR="005B469A">
        <w:rPr>
          <w:rFonts w:eastAsiaTheme="minorEastAsia"/>
        </w:rPr>
        <w:t>is assumed to have a relatively low pre-stretch, thus</w:t>
      </w:r>
      <w:r w:rsidR="000D0067">
        <w:rPr>
          <w:rFonts w:eastAsiaTheme="minorEastAsia"/>
        </w:rPr>
        <w:t xml:space="preserve"> we used 0.95 &lt;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r>
          <w:rPr>
            <w:rFonts w:ascii="Cambria Math" w:hAnsi="Cambria Math"/>
          </w:rPr>
          <m:t xml:space="preserve"> </m:t>
        </m:r>
      </m:oMath>
      <w:r w:rsidR="000D0067">
        <w:rPr>
          <w:rFonts w:eastAsiaTheme="minorEastAsia"/>
        </w:rPr>
        <w:t xml:space="preserve">&lt; </w:t>
      </w:r>
      <w:r w:rsidR="00FB0A96">
        <w:rPr>
          <w:rFonts w:eastAsiaTheme="minorEastAsia"/>
        </w:rPr>
        <w:t>1.05</w:t>
      </w:r>
      <w:r w:rsidR="000C1BAD">
        <w:rPr>
          <w:rFonts w:eastAsiaTheme="minorEastAsia"/>
        </w:rPr>
        <w:t xml:space="preserve">. </w:t>
      </w:r>
      <w:r w:rsidR="00674BBA">
        <w:rPr>
          <w:rFonts w:eastAsiaTheme="minorEastAsia"/>
        </w:rPr>
        <w:t>T</w:t>
      </w:r>
      <w:r w:rsidR="000C1BAD">
        <w:rPr>
          <w:rFonts w:eastAsiaTheme="minorEastAsia"/>
        </w:rPr>
        <w:t>he</w:t>
      </w:r>
      <w:r w:rsidR="003D6A20" w:rsidRPr="003D6A20">
        <w:rPr>
          <w:rFonts w:eastAsiaTheme="minorEastAsia"/>
        </w:rPr>
        <w:t xml:space="preserve"> </w:t>
      </w:r>
      <w:r w:rsidR="003D6A20">
        <w:rPr>
          <w:rFonts w:eastAsiaTheme="minorEastAsia"/>
        </w:rPr>
        <w:t>pre-stretches of</w:t>
      </w:r>
      <w:r w:rsidR="00EB1FAA">
        <w:rPr>
          <w:rFonts w:eastAsiaTheme="minorEastAsia"/>
        </w:rPr>
        <w:t xml:space="preserve"> elastin </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rsidR="00CD27EB">
        <w:rPr>
          <w:rFonts w:eastAsiaTheme="minorEastAsia"/>
        </w:rPr>
        <w:t xml:space="preserve"> and</w:t>
      </w:r>
      <w:r w:rsidR="001441BA">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r>
          <w:rPr>
            <w:rFonts w:ascii="Cambria Math" w:hAnsi="Cambria Math"/>
          </w:rPr>
          <m:t xml:space="preserve"> </m:t>
        </m:r>
      </m:oMath>
      <w:r w:rsidR="00EB1FAA">
        <w:rPr>
          <w:rFonts w:eastAsiaTheme="minorEastAsia"/>
        </w:rPr>
        <w:t>and SMC</w:t>
      </w:r>
      <w:r w:rsidR="00ED1EEC">
        <w:rPr>
          <w:rFonts w:eastAsiaTheme="minorEastAsia"/>
        </w:rPr>
        <w:t>s</w:t>
      </w:r>
      <w:r w:rsidR="00EB1FAA">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rsidR="002B7E4E">
        <w:rPr>
          <w:rFonts w:eastAsiaTheme="minorEastAsia"/>
        </w:rPr>
        <w:t>, however,</w:t>
      </w:r>
      <w:r w:rsidR="00EB1FAA">
        <w:rPr>
          <w:rFonts w:eastAsiaTheme="minorEastAsia"/>
        </w:rPr>
        <w:t xml:space="preserve"> </w:t>
      </w:r>
      <w:r w:rsidR="00097D90">
        <w:rPr>
          <w:rFonts w:eastAsiaTheme="minorEastAsia"/>
        </w:rPr>
        <w:t>were</w:t>
      </w:r>
      <w:r w:rsidR="000C1BAD">
        <w:rPr>
          <w:rFonts w:eastAsiaTheme="minorEastAsia"/>
        </w:rPr>
        <w:t xml:space="preserve"> assumed to be</w:t>
      </w:r>
      <w:r w:rsidR="00EB1FAA">
        <w:rPr>
          <w:rFonts w:eastAsiaTheme="minorEastAsia"/>
        </w:rPr>
        <w:t xml:space="preserve"> greater than 1</w:t>
      </w:r>
      <w:r w:rsidR="000D0067">
        <w:rPr>
          <w:rFonts w:eastAsiaTheme="minorEastAsia"/>
        </w:rPr>
        <w:t xml:space="preserve"> </w:t>
      </w:r>
      <w:r w:rsidR="00510C95">
        <w:rPr>
          <w:rFonts w:eastAsiaTheme="minorEastAsia"/>
        </w:rPr>
        <w:fldChar w:fldCharType="begin" w:fldLock="1"/>
      </w:r>
      <w:r w:rsidR="003F6F36">
        <w:rPr>
          <w:rFonts w:eastAsiaTheme="minorEastAsia"/>
        </w:rPr>
        <w:instrText>ADDIN CSL_CITATION {"citationItems":[{"id":"ITEM-1","itemData":{"DOI":"10.1115/1.3192144","ISSN":"01480731","abstract":"Computational models of arterial growth and remodeling promise to increase our understanding of basic biological processes, such as development, tissue maintenance, and aging, the biomechanics of functional adaptation, the progression and treatment of disease, responses to injuries, and even the design of improved replacement vessels and implanted medical devices. Ensuring reliability of and confidence in such models requires appropriate attention to verification and validation, including parameter sensitivity studies. In this paper, we classify different types of parameters within a constrained mixture model of arterial growth and remodeling; we then evaluate the sensitivity of model predictions to parameter values that are not known directly from experiments for cases of modest sustained alterations in blood flow and pressure as well as increased axial extension. Particular attention is directed toward complementary roles of smooth muscle vasoactivity and matrix turnover, with an emphasis on mechanosensitive changes in the rates of turnover of intramural fibrillar collagen and smooth muscle in maturity. It is shown that vasoactive changes influence the rapid change in caliber that is needed to maintain wall shear stress near its homeostatic level and the longer term changes in wall thickness that are needed to maintain circumferential wall stress near its homeostatic target. Moreover, it is shown that competing effects of intramural and wall shear stressregulated rates of turnover can develop complex coupled responses. Finally, results demonstrate that the sensitivity to parameter values depends upon the type of perturbation from normalcy, with changes in axial stretch being most sensitive consistent with empirical reports. Copyright © 2009 by ASME.","author":[{"dropping-particle":"","family":"Valentín","given":"A.","non-dropping-particle":"","parse-names":false,"suffix":""},{"dropping-particle":"","family":"Humphrey","given":"J. D.","non-dropping-particle":"","parse-names":false,"suffix":""}],"container-title":"Journal of Biomechanical Engineering","id":"ITEM-1","issue":"10","issued":{"date-parts":[["2009","10","1"]]},"publisher":"American Society of Mechanical Engineers Digital Collection","title":"Parameter sensitivity study of a constrained mixture model of arterial growth and remodeling","type":"article-journal","volume":"131"},"uris":["http://www.mendeley.com/documents/?uuid=b1d60c09-57b5-3b3f-a6ab-a38e3716467b"]}],"mendeley":{"formattedCitation":"(83)","plainTextFormattedCitation":"(83)","previouslyFormattedCitation":"(82)"},"properties":{"noteIndex":0},"schema":"https://github.com/citation-style-language/schema/raw/master/csl-citation.json"}</w:instrText>
      </w:r>
      <w:r w:rsidR="00510C95">
        <w:rPr>
          <w:rFonts w:eastAsiaTheme="minorEastAsia"/>
        </w:rPr>
        <w:fldChar w:fldCharType="separate"/>
      </w:r>
      <w:r w:rsidR="003F6F36" w:rsidRPr="003F6F36">
        <w:rPr>
          <w:rFonts w:eastAsiaTheme="minorEastAsia"/>
          <w:noProof/>
        </w:rPr>
        <w:t>(83)</w:t>
      </w:r>
      <w:r w:rsidR="00510C95">
        <w:rPr>
          <w:rFonts w:eastAsiaTheme="minorEastAsia"/>
        </w:rPr>
        <w:fldChar w:fldCharType="end"/>
      </w:r>
      <w:r w:rsidR="00510C95">
        <w:rPr>
          <w:rFonts w:eastAsiaTheme="minorEastAsia"/>
        </w:rPr>
        <w:t>.</w:t>
      </w:r>
    </w:p>
    <w:p w14:paraId="363C8365" w14:textId="4F227ED7" w:rsidR="00407C12" w:rsidRPr="00E83EB2" w:rsidRDefault="000D0067" w:rsidP="00E83EB2">
      <w:pPr>
        <w:jc w:val="both"/>
        <w:rPr>
          <w:rFonts w:eastAsiaTheme="minorEastAsia"/>
          <w:rtl/>
          <w:lang w:bidi="fa-IR"/>
        </w:rPr>
      </w:pPr>
      <w:r>
        <w:rPr>
          <w:rFonts w:eastAsiaTheme="minorEastAsia"/>
        </w:rPr>
        <w:t>T</w:t>
      </w:r>
      <w:r w:rsidR="00F41705">
        <w:rPr>
          <w:rFonts w:eastAsiaTheme="minorEastAsia"/>
        </w:rPr>
        <w:t xml:space="preserve">he homeostatic </w:t>
      </w:r>
      <w:r w:rsidR="00667523">
        <w:rPr>
          <w:rFonts w:eastAsiaTheme="minorEastAsia"/>
        </w:rPr>
        <w:t>condition</w:t>
      </w:r>
      <w:r w:rsidR="00F41705">
        <w:rPr>
          <w:rFonts w:eastAsiaTheme="minorEastAsia"/>
        </w:rPr>
        <w:t xml:space="preserve"> of a vessel, </w:t>
      </w:r>
      <w:r w:rsidR="006C345D">
        <w:rPr>
          <w:rFonts w:eastAsiaTheme="minorEastAsia"/>
        </w:rPr>
        <w:t xml:space="preserve">i.e., </w:t>
      </w:r>
      <w:r w:rsidR="00F41705">
        <w:rPr>
          <w:rFonts w:eastAsiaTheme="minorEastAsia"/>
        </w:rPr>
        <w:t>its</w:t>
      </w:r>
      <w:r w:rsidR="006C345D">
        <w:rPr>
          <w:rFonts w:eastAsiaTheme="minorEastAsia"/>
        </w:rPr>
        <w:t xml:space="preserve"> </w:t>
      </w:r>
      <w:r w:rsidR="006C345D">
        <w:rPr>
          <w:rFonts w:eastAsiaTheme="minorEastAsia"/>
          <w:i/>
          <w:iCs/>
        </w:rPr>
        <w:t>in-vivo</w:t>
      </w:r>
      <w:r w:rsidR="00F41705">
        <w:rPr>
          <w:rFonts w:eastAsiaTheme="minorEastAsia"/>
        </w:rPr>
        <w:t xml:space="preserve"> diameter, thickness, and transmural pressure, is needed to identify the </w:t>
      </w:r>
      <w:r w:rsidR="00243A94">
        <w:rPr>
          <w:rFonts w:eastAsiaTheme="minorEastAsia"/>
        </w:rPr>
        <w:t>parameters of the constrained mixture model.</w:t>
      </w:r>
      <w:r w:rsidR="001A15FF">
        <w:rPr>
          <w:rFonts w:eastAsiaTheme="minorEastAsia"/>
        </w:rPr>
        <w:t xml:space="preserve"> </w:t>
      </w:r>
      <w:r w:rsidR="000B1D7D">
        <w:rPr>
          <w:rFonts w:eastAsiaTheme="minorEastAsia"/>
        </w:rPr>
        <w:t>In this work</w:t>
      </w:r>
      <w:r w:rsidR="001A15FF">
        <w:rPr>
          <w:rFonts w:eastAsiaTheme="minorEastAsia"/>
        </w:rPr>
        <w:t xml:space="preserve">, </w:t>
      </w:r>
      <w:r w:rsidR="00AF629C">
        <w:rPr>
          <w:rFonts w:eastAsiaTheme="minorEastAsia"/>
        </w:rPr>
        <w:t xml:space="preserve">we </w:t>
      </w:r>
      <w:r w:rsidR="001A15FF">
        <w:rPr>
          <w:rFonts w:eastAsiaTheme="minorEastAsia"/>
        </w:rPr>
        <w:t>assum</w:t>
      </w:r>
      <w:r w:rsidR="00AF629C">
        <w:rPr>
          <w:rFonts w:eastAsiaTheme="minorEastAsia"/>
        </w:rPr>
        <w:t>ed</w:t>
      </w:r>
      <w:r w:rsidR="001A15FF">
        <w:rPr>
          <w:rFonts w:eastAsiaTheme="minorEastAsia"/>
        </w:rPr>
        <w:t xml:space="preserve"> a</w:t>
      </w:r>
      <w:r w:rsidR="006C345D">
        <w:rPr>
          <w:rFonts w:eastAsiaTheme="minorEastAsia"/>
        </w:rPr>
        <w:t xml:space="preserve">n </w:t>
      </w:r>
      <w:r w:rsidR="006C345D">
        <w:rPr>
          <w:rFonts w:eastAsiaTheme="minorEastAsia"/>
          <w:i/>
          <w:iCs/>
        </w:rPr>
        <w:t>in-vivo</w:t>
      </w:r>
      <w:r w:rsidR="001A15FF">
        <w:rPr>
          <w:rFonts w:eastAsiaTheme="minorEastAsia"/>
        </w:rPr>
        <w:t xml:space="preserve"> vessel diameter</w:t>
      </w:r>
      <w:r w:rsidR="005F606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5F606C">
        <w:rPr>
          <w:rFonts w:eastAsiaTheme="minorEastAsia"/>
        </w:rPr>
        <w:t xml:space="preserve">) </w:t>
      </w:r>
      <w:r w:rsidR="00CB706D">
        <w:rPr>
          <w:rFonts w:eastAsiaTheme="minorEastAsia"/>
        </w:rPr>
        <w:t xml:space="preserve">corresponding to the experimental data </w:t>
      </w:r>
      <w:r w:rsidR="00CB706D">
        <w:rPr>
          <w:rFonts w:eastAsiaTheme="minorEastAsia"/>
        </w:rPr>
        <w:fldChar w:fldCharType="begin" w:fldLock="1"/>
      </w:r>
      <w:r w:rsidR="003F6F36">
        <w:rPr>
          <w:rFonts w:eastAsiaTheme="minorEastAsia"/>
        </w:rPr>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(53)"},"properties":{"noteIndex":0},"schema":"https://github.com/citation-style-language/schema/raw/master/csl-citation.json"}</w:instrText>
      </w:r>
      <w:r w:rsidR="00CB706D">
        <w:rPr>
          <w:rFonts w:eastAsiaTheme="minorEastAsia"/>
        </w:rPr>
        <w:fldChar w:fldCharType="separate"/>
      </w:r>
      <w:r w:rsidR="003F6F36" w:rsidRPr="003F6F36">
        <w:rPr>
          <w:rFonts w:eastAsiaTheme="minorEastAsia"/>
          <w:noProof/>
        </w:rPr>
        <w:t>(54)</w:t>
      </w:r>
      <w:r w:rsidR="00CB706D">
        <w:rPr>
          <w:rFonts w:eastAsiaTheme="minorEastAsia"/>
        </w:rPr>
        <w:fldChar w:fldCharType="end"/>
      </w:r>
      <w:r w:rsidR="00CB706D">
        <w:rPr>
          <w:rFonts w:eastAsiaTheme="minorEastAsia"/>
        </w:rPr>
        <w:t>,</w:t>
      </w:r>
      <w:r w:rsidR="007474A5">
        <w:rPr>
          <w:rFonts w:eastAsiaTheme="minorEastAsia"/>
        </w:rPr>
        <w:t xml:space="preserve"> </w:t>
      </w:r>
      <w:r w:rsidR="00AF629C">
        <w:rPr>
          <w:rFonts w:eastAsiaTheme="minorEastAsia"/>
        </w:rPr>
        <w:t xml:space="preserve">and obtained </w:t>
      </w:r>
      <w:r w:rsidR="007474A5">
        <w:rPr>
          <w:rFonts w:eastAsiaTheme="minorEastAsia"/>
        </w:rPr>
        <w:t>the vessel-specific pressure</w:t>
      </w:r>
      <w:r w:rsidR="00D828D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h</m:t>
            </m:r>
          </m:sub>
        </m:sSub>
      </m:oMath>
      <w:r w:rsidR="00D828D6">
        <w:rPr>
          <w:rFonts w:eastAsiaTheme="minorEastAsia"/>
        </w:rPr>
        <w:t>)</w:t>
      </w:r>
      <w:r w:rsidR="007474A5">
        <w:rPr>
          <w:rFonts w:eastAsiaTheme="minorEastAsia"/>
        </w:rPr>
        <w:t xml:space="preserve"> and </w:t>
      </w:r>
      <w:r w:rsidR="007C1456">
        <w:rPr>
          <w:rFonts w:eastAsiaTheme="minorEastAsia"/>
        </w:rPr>
        <w:t xml:space="preserve">thickness </w:t>
      </w:r>
      <w:r w:rsidR="005D35BB">
        <w:rPr>
          <w:rFonts w:eastAsiaTheme="minorEastAsia"/>
        </w:rPr>
        <w:t>(</w:t>
      </w:r>
      <m:oMath>
        <m:r>
          <w:rPr>
            <w:rFonts w:ascii="Cambria Math" w:eastAsiaTheme="minorEastAsia" w:hAnsi="Cambria Math"/>
          </w:rPr>
          <m:t>H</m:t>
        </m:r>
      </m:oMath>
      <w:r w:rsidR="005D35BB">
        <w:rPr>
          <w:rFonts w:eastAsiaTheme="minorEastAsia"/>
        </w:rPr>
        <w:t xml:space="preserve">) </w:t>
      </w:r>
      <w:r w:rsidR="007C1456">
        <w:rPr>
          <w:rFonts w:eastAsiaTheme="minorEastAsia"/>
        </w:rPr>
        <w:t xml:space="preserve">from </w:t>
      </w:r>
      <w:r w:rsidR="00575543">
        <w:rPr>
          <w:rFonts w:eastAsiaTheme="minorEastAsia"/>
        </w:rPr>
        <w:t>literature</w:t>
      </w:r>
      <w:r w:rsidR="007C1456">
        <w:rPr>
          <w:rFonts w:eastAsiaTheme="minorEastAsia"/>
        </w:rPr>
        <w:t xml:space="preserve"> </w:t>
      </w:r>
      <w:r w:rsidR="007C1456">
        <w:rPr>
          <w:rFonts w:eastAsiaTheme="minorEastAsia"/>
        </w:rPr>
        <w:fldChar w:fldCharType="begin" w:fldLock="1"/>
      </w:r>
      <w:r w:rsidR="003F6F36">
        <w:rPr>
          <w:rFonts w:eastAsiaTheme="minorEastAsia"/>
        </w:rPr>
        <w:instrText>ADDIN CSL_CITATION {"citationItems":[{"id":"ITEM-1","itemData":{"DOI":"10.1152/ajpheart.01079.2003","ISSN":"0363-6135","abstract":"The existence of a homeostatic state of stresses and strains has been axiomatic in the cardiovascular system. The objective of this study was to determine the distribution of circumferential stress and strain along the aorta and throughout the coronary arterial tree to test this hypothesis. Silicone elastomer was perfused through the porcine aorta and coronary arterial tree to cast the arteries at physiological pressure. The loaded and zero-stress dimensions of the vessels were measured. The aorta (1.8 cm) and its secondary branches were considered down to 1.5 mm diameter. The left anterior descending artery (4.5 mm) and its branches down to 10 μm were also measured. The Cauchy mean circumferential stress and midwall stretch ratio were calculated. Our results show that the stretch ratio and Cauchy stress were lower in the thoracic than in the abdominal aorta and its secondary branches. The opening angle (θ) and midwall stretch ratio (λ) showed a linear variation with order number (n) as follows: θ = 10.2n...","author":[{"dropping-particle":"","family":"Guo","given":"Xiaomei","non-dropping-particle":"","parse-names":false,"suffix":""},{"dropping-particle":"","family":"Kassab","given":"Ghassan S.","non-dropping-particle":"","parse-names":false,"suffix":""}],"container-title":"American Journal of Physiology-Heart and Circulatory Physiology","id":"ITEM-1","issue":"6","issued":{"date-parts":[["2004","6"]]},"page":"H2361-H2368","publisher":"American Physiological Society","title":"Distribution of stress and strain along the porcine aorta and coronary arterial tree","type":"article-journal","volume":"286"},"uris":["http://www.mendeley.com/documents/?uuid=a7c73623-c586-3108-8c1a-fea36c513da4"]},{"id":"ITEM-2","itemData":{"DOI":"10.1152/ajpheart.00730.2004","ISSN":"0363-6135","abstract":"A hemodynamic analysis of coronary blood flow must be based on the measured branching pattern and vascular geometry of the coronary vasculature. We recently developed a computer reconstruction of the entire coronary arterial tree of the porcine heart based on previously measured morphometric data. In the present study, we carried out an analysis of blood flow distribution through a network of millions of vessels that includes the entire coronary arterial tree down to the first capillary branch. The pressure and flow are computed throughout the coronary arterial tree based on conservation of mass and mo</w:instrText>
      </w:r>
      <w:r w:rsidR="003F6F36">
        <w:rPr>
          <w:rFonts w:eastAsiaTheme="minorEastAsia" w:hint="eastAsia"/>
        </w:rPr>
        <w:instrText xml:space="preserve">mentum and appropriate pressure boundary conditions. We found a power law relationship between the diameter and flow of each vessel branch. The exponent is </w:instrText>
      </w:r>
      <w:r w:rsidR="003F6F36">
        <w:rPr>
          <w:rFonts w:eastAsiaTheme="minorEastAsia" w:hint="eastAsia"/>
        </w:rPr>
        <w:instrText>∼</w:instrText>
      </w:r>
      <w:r w:rsidR="003F6F36">
        <w:rPr>
          <w:rFonts w:eastAsiaTheme="minorEastAsia" w:hint="eastAsia"/>
        </w:rPr>
        <w:instrText>2.2, which deviates from Murray</w:instrText>
      </w:r>
      <w:r w:rsidR="003F6F36">
        <w:rPr>
          <w:rFonts w:eastAsiaTheme="minorEastAsia" w:hint="eastAsia"/>
        </w:rPr>
        <w:instrText>’</w:instrText>
      </w:r>
      <w:r w:rsidR="003F6F36">
        <w:rPr>
          <w:rFonts w:eastAsiaTheme="minorEastAsia" w:hint="eastAsia"/>
        </w:rPr>
        <w:instrText>s prediction of 3.0. Furthermore, we found the total arterial equi</w:instrText>
      </w:r>
      <w:r w:rsidR="003F6F36">
        <w:rPr>
          <w:rFonts w:eastAsiaTheme="minorEastAsia"/>
        </w:rPr>
        <w:instrText>valent resistance to be 0.93, 0.77, and 1.28 mmHg·ml−1·s−1·g−1 for the right coronary artery, left anterior descending coronary artery, and left circumflex ...","author":[{"dropping-particle":"","family":"Mittal","given":"N.","non-dropping-particle":"","parse-names":false,"suffix":""},{"dropping-particle":"","family":"Zhou","given":"Y.","non-dropping-particle":"","parse-names":false,"suffix":""},{"dropping-particle":"","family":"Linares","given":"C.","non-dropping-particle":"","parse-names":false,"suffix":""},{"dropping-particle":"","family":"Ung","given":"S.","non-dropping-particle":"","parse-names":false,"suffix":""},{"dropping-particle":"","family":"Kaimovitz","given":"B.","non-dropping-particle":"","parse-names":false,"suffix":""},{"dropping-particle":"","family":"Molloi","given":"S.","non-dropping-particle":"","parse-names":false,"suffix":""},{"dropping-particle":"","family":"Kassab","given":"G. S.","non-dropping-particle":"","parse-names":false,"suffix":""}],"container-title":"American Journal of Physiology-Heart and Circulatory Physiology","id":"ITEM-2","issue":"1","issued":{"date-parts":[["2005","7"]]},"page":"H439-H446","publisher":"American Physiological Society","title":"Analysis of blood flow in the entire coronary arterial tree","type":"article-journal","volume":"289"},"uris":["http://www.mendeley.com/documents/?uuid=d0a98362-794f-3fd9-94d6-32e3c8ffe146"]}],"mendeley":{"formattedCitation":"(32, 61)","plainTextFormattedCitation":"(32, 61)","previouslyFormattedCitation":"(32, 60)"},"properties":{"noteIndex":0},"schema":"https://github.com/citation-style-language/schema/raw/master/csl-citation.json"}</w:instrText>
      </w:r>
      <w:r w:rsidR="007C1456">
        <w:rPr>
          <w:rFonts w:eastAsiaTheme="minorEastAsia"/>
        </w:rPr>
        <w:fldChar w:fldCharType="separate"/>
      </w:r>
      <w:r w:rsidR="003F6F36" w:rsidRPr="003F6F36">
        <w:rPr>
          <w:rFonts w:eastAsiaTheme="minorEastAsia"/>
          <w:noProof/>
        </w:rPr>
        <w:t>(32, 61)</w:t>
      </w:r>
      <w:r w:rsidR="007C1456">
        <w:rPr>
          <w:rFonts w:eastAsiaTheme="minorEastAsia"/>
        </w:rPr>
        <w:fldChar w:fldCharType="end"/>
      </w:r>
      <w:r w:rsidR="007C1456">
        <w:rPr>
          <w:rFonts w:eastAsiaTheme="minorEastAsia"/>
        </w:rPr>
        <w:t>.</w:t>
      </w:r>
      <w:r w:rsidR="00896FBB">
        <w:rPr>
          <w:rFonts w:eastAsiaTheme="minorEastAsia"/>
        </w:rPr>
        <w:t xml:space="preserve"> </w:t>
      </w:r>
      <w:r w:rsidR="00DE56D2">
        <w:rPr>
          <w:rFonts w:eastAsiaTheme="minorEastAsia"/>
        </w:rPr>
        <w:t>Finally</w:t>
      </w:r>
      <w:r w:rsidR="00631C30">
        <w:rPr>
          <w:rFonts w:eastAsiaTheme="minorEastAsia"/>
        </w:rPr>
        <w:t>, t</w:t>
      </w:r>
      <w:r w:rsidR="00893161">
        <w:t xml:space="preserve">he distension pressure in the </w:t>
      </w:r>
      <w:r w:rsidR="00F35B6D">
        <w:t xml:space="preserve">Liao and Kuo </w:t>
      </w:r>
      <w:r w:rsidR="00893161">
        <w:t xml:space="preserve">experiments was always positive, and thus, </w:t>
      </w:r>
      <w:r w:rsidR="0051581C">
        <w:t>the</w:t>
      </w:r>
      <w:r w:rsidR="00215864">
        <w:t xml:space="preserve"> data</w:t>
      </w:r>
      <w:r w:rsidR="0051581C">
        <w:t xml:space="preserve"> did not</w:t>
      </w:r>
      <w:r w:rsidR="00893161">
        <w:t xml:space="preserve"> </w:t>
      </w:r>
      <w:r>
        <w:t>describe</w:t>
      </w:r>
      <w:r w:rsidR="00893161">
        <w:t xml:space="preserve"> the </w:t>
      </w:r>
      <w:r w:rsidR="00C84D31">
        <w:t>vessel response</w:t>
      </w:r>
      <w:r w:rsidR="00893161">
        <w:t xml:space="preserve"> under compression. </w:t>
      </w:r>
      <w:r>
        <w:t>Therefore</w:t>
      </w:r>
      <w:r w:rsidR="00893161">
        <w:t xml:space="preserve">, </w:t>
      </w:r>
      <w:r w:rsidR="00F35B6D">
        <w:t xml:space="preserve">in this work </w:t>
      </w:r>
      <w:r w:rsidR="00893161">
        <w:t>we assume</w:t>
      </w:r>
      <w:r w:rsidR="00F35B6D">
        <w:t>d</w:t>
      </w:r>
      <w:r w:rsidR="00893161">
        <w:t xml:space="preserve"> that </w:t>
      </w:r>
      <w:r w:rsidR="003E4992">
        <w:t xml:space="preserve">the </w:t>
      </w:r>
      <w:r w:rsidR="00AB1B7D">
        <w:t xml:space="preserve">active </w:t>
      </w:r>
      <w:r w:rsidR="002C0C2C">
        <w:t>SMC</w:t>
      </w:r>
      <w:r w:rsidR="00AB1B7D">
        <w:t xml:space="preserve"> </w:t>
      </w:r>
      <w:del w:id="242" w:author="Hamidreza Gharahi" w:date="2020-08-27T14:24:00Z">
        <w:r w:rsidR="00AB1B7D" w:rsidDel="00FC7608">
          <w:delText xml:space="preserve">tension </w:delText>
        </w:r>
      </w:del>
      <w:ins w:id="243" w:author="Hamidreza Gharahi" w:date="2020-08-27T14:24:00Z">
        <w:r w:rsidR="00FC7608">
          <w:t xml:space="preserve">stress </w:t>
        </w:r>
      </w:ins>
      <w:r w:rsidR="00AB1B7D">
        <w:rPr>
          <w:i/>
          <w:iCs/>
        </w:rPr>
        <w:t>S</w:t>
      </w:r>
      <w:r w:rsidR="00F35B6D">
        <w:t xml:space="preserve"> under compression is zero, </w:t>
      </w:r>
      <w:r w:rsidR="00893161">
        <w:t>similar to findings in skeletal muscle</w:t>
      </w:r>
      <w:r w:rsidR="00F35B6D">
        <w:t xml:space="preserve"> circulation</w:t>
      </w:r>
      <w:r w:rsidR="00893161">
        <w:t xml:space="preserve"> </w:t>
      </w:r>
      <w:r w:rsidR="00893161">
        <w:fldChar w:fldCharType="begin" w:fldLock="1"/>
      </w:r>
      <w:r w:rsidR="007A38C3">
        <w:instrText>ADDIN CSL_CITATION {"citationItems":[{"id":"ITEM-1","itemData":{"DOI":"10.1113/jphysiol.2005.099507","ISSN":"00223751","abstract":"To date, no satisfactory explanation has been provided for the immediate increase in blood flow to skeletal muscles at the onset of exercise. We hypothesized that rapid vasodilatation is a consequence of release of a vasoactive substance from the endothelium owing to mechanical deformation of the vasculature during contraction. Rat soleus feed arteries were isolated, removed and mounted on micropipettes in a sealed chamber. Arteries were pressurized to 68 mmHg, and luminal diameter was measured using an inverted microscope. Pressure pulses of 600 mmHg were delivered for 1 s, 5 s, and as a series of five repeated 1 s pulses with 1 s between pulses. During application of external pressure the lumen of the artery was completely closed, but immediately following release of pressure the diameter was significantly increased. In intact arteries (series 1, n = 6) for the 1 s pulse, 5 s pulse and series of five 1 s pulses, the peak increases in diameter were, respectively, (mean +/-s.e.m.) 16 +/- 2, 14 +/- 2 and 27 +/- 3%, with respective times from release of pressure to peak diameter of 4.1 +/- 0.3, 4.6 +/- 0.7 and 2.8 +/- 0.4 s. In series 2 (n= 9) the arteries increased diameter by 15 +/- 2, 15 +/- 2 and 30 +/- 3% before and by 8 +/- 1, 8 +/- 1 and 21 +/- 2% after removal of the endothelium with air. The important new finding in these experiments is that mechanical compression caused dilatation of skeletal muscle feed arteries with a time course similar to the change in blood flow after a brief muscle contraction. The magnitude of dilatation was not affected by increasing the duration of compression but was enhanced by increasing the number of compressions. Since removal of the endothelium reduced but did not abolish the dilatation in response to mechanical compression, it appears that the dilatation is mediated by both endothelium-dependent and -independent signalling pathways.","author":[{"dropping-particle":"","family":"Clifford","given":"Philip S.","non-dropping-particle":"","parse-names":false,"suffix":""},{"dropping-particle":"","family":"Kluess","given":"Heidi A.","non-dropping-particle":"","parse-names":false,"suffix":""},{"dropping-particle":"","family":"Hamann","given":"Jason J.","non-dropping-particle":"","parse-names":false,"suffix":""},{"dropping-particle":"","family":"Buckwalter","given":"John B.","non-dropping-particle":"","parse-names":false,"suffix":""},{"dropping-particle":"","family":"Jasperse","given":"Jeffrey L.","non-dropping-particle":"","parse-names":false,"suffix":""}],"container-title":"Journal of Physiology","id":"ITEM-1","issue":"2","issued":{"date-parts":[["2006","4"]]},"page":"561-567","title":"Mechanical compression elicits vasodilatation in rat skeletal muscle feed arteries","type":"article-journal","volume":"572"},"uris":["http://www.mendeley.com/documents/?uuid=b8304180-c9a5-325c-9cfc-376ab2750582"]}],"mendeley":{"formattedCitation":"(17)","plainTextFormattedCitation":"(17)","previouslyFormattedCitation":"(17)"},"properties":{"noteIndex":0},"schema":"https://github.com/citation-style-language/schema/raw/master/csl-citation.json"}</w:instrText>
      </w:r>
      <w:r w:rsidR="00893161">
        <w:fldChar w:fldCharType="separate"/>
      </w:r>
      <w:r w:rsidR="00947402" w:rsidRPr="00947402">
        <w:rPr>
          <w:noProof/>
        </w:rPr>
        <w:t>(17)</w:t>
      </w:r>
      <w:r w:rsidR="00893161">
        <w:fldChar w:fldCharType="end"/>
      </w:r>
      <w:r w:rsidR="00893161">
        <w:t>.</w:t>
      </w:r>
      <w:r w:rsidR="00823334">
        <w:t xml:space="preserve"> </w:t>
      </w:r>
      <w:r w:rsidR="005E4A63">
        <w:t>The</w:t>
      </w:r>
      <w:r w:rsidR="00823334">
        <w:t xml:space="preserve"> </w:t>
      </w:r>
      <w:r w:rsidR="005E4A63">
        <w:t>downhill simplex method</w:t>
      </w:r>
      <w:r w:rsidR="00823334">
        <w:t xml:space="preserve"> was used to estimate the parameters of the constrained mixture model</w:t>
      </w:r>
      <w:r w:rsidR="009F2F34">
        <w:t xml:space="preserve"> </w:t>
      </w:r>
      <w:r w:rsidR="009F2F34">
        <w:fldChar w:fldCharType="begin" w:fldLock="1"/>
      </w:r>
      <w:r w:rsidR="003F6F36">
        <w:instrText>ADDIN CSL_CITATION {"citationItems":[{"id":"ITEM-1","itemData":{"DOI":"10.1115/1.4031116","ISSN":"0148-0731","author":[{"dropping-particle":"","family":"Seyedsalehi","given":"Sajjad","non-dropping-particle":"","parse-names":false,"suffix":""},{"dropping-particle":"","family":"Zhang","given":"Liangliang","non-dropping-particle":"","parse-names":false,"suffix":""},{"dropping-particle":"","family":"Choi","given":"Jongeun","non-dropping-particle":"","parse-names":false,"suffix":""},{"dropping-particle":"","family":"Baek","given":"Seungik","non-dropping-particle":"","parse-names":false,"suffix":""}],"container-title":"Journal of Biomechanical Engineering","id":"ITEM-1","issue":"10","issued":{"date-parts":[["2015","8","6"]]},"page":"101001","publisher":"American Society of Mechanical Engineers","title":"Prior Distributions of Material Parameters for Bayesian Calibration of Growth and Remodeling Computational Model of Abdominal Aortic Wall","type":"article-journal","volume":"137"},"uris":["http://www.mendeley.com/documents/?uuid=c168cfdc-f34e-3c04-907e-1d14e794488e"]}],"mendeley":{"formattedCitation":"(75)","plainTextFormattedCitation":"(75)","previouslyFormattedCitation":"(74)"},"properties":{"noteIndex":0},"schema":"https://github.com/citation-style-language/schema/raw/master/csl-citation.json"}</w:instrText>
      </w:r>
      <w:r w:rsidR="009F2F34">
        <w:fldChar w:fldCharType="separate"/>
      </w:r>
      <w:r w:rsidR="003F6F36" w:rsidRPr="003F6F36">
        <w:rPr>
          <w:noProof/>
        </w:rPr>
        <w:t>(75)</w:t>
      </w:r>
      <w:r w:rsidR="009F2F34">
        <w:fldChar w:fldCharType="end"/>
      </w:r>
      <w:r w:rsidR="00B83021">
        <w:t xml:space="preserve"> by minimizing the mean square</w:t>
      </w:r>
      <w:r w:rsidR="00D33358">
        <w:t>d</w:t>
      </w:r>
      <w:r w:rsidR="00B83021">
        <w:t xml:space="preserve"> </w:t>
      </w:r>
      <w:r w:rsidR="00D33358">
        <w:t>error</w:t>
      </w:r>
      <w:r w:rsidR="00BE7EFC">
        <w:t xml:space="preserve"> (</w:t>
      </w:r>
      <m:oMath>
        <m:r>
          <w:rPr>
            <w:rFonts w:ascii="Cambria Math" w:hAnsi="Cambria Math"/>
          </w:rPr>
          <m:t>E</m:t>
        </m:r>
      </m:oMath>
      <w:r w:rsidR="00BE7EFC">
        <w:t>)</w:t>
      </w:r>
      <w:r w:rsidR="00B83021">
        <w:t xml:space="preserve"> between predicted and measured diameters </w:t>
      </w:r>
      <w:r w:rsidR="00AB1B7D">
        <w:t xml:space="preserve">for a </w:t>
      </w:r>
      <w:r w:rsidR="00B83021">
        <w:t xml:space="preserve">given </w:t>
      </w:r>
      <w:r w:rsidR="00BC1D87">
        <w:t>transmural</w:t>
      </w:r>
      <w:r w:rsidR="00B83021">
        <w:t xml:space="preserve"> pressure</w:t>
      </w:r>
      <w:r w:rsidR="00823334">
        <w:t xml:space="preserve">. </w:t>
      </w:r>
    </w:p>
    <w:p w14:paraId="775558DF" w14:textId="3EB2014C" w:rsidR="00893161" w:rsidRDefault="00922A60" w:rsidP="00620F36">
      <w:pPr>
        <w:jc w:val="both"/>
        <w:rPr>
          <w:rFonts w:eastAsiaTheme="minorEastAsia"/>
        </w:rPr>
      </w:pPr>
      <w:r>
        <w:rPr>
          <w:rFonts w:eastAsiaTheme="minorEastAsia"/>
        </w:rPr>
        <w:t>The</w:t>
      </w:r>
      <w:r w:rsidR="00896FBB">
        <w:rPr>
          <w:rFonts w:eastAsiaTheme="minorEastAsia"/>
        </w:rPr>
        <w:t xml:space="preserve"> </w:t>
      </w:r>
      <w:r w:rsidR="006128A0" w:rsidRPr="00917532">
        <w:rPr>
          <w:rFonts w:eastAsiaTheme="minorEastAsia"/>
          <w:i/>
          <w:iCs/>
        </w:rPr>
        <w:t>in-vivo</w:t>
      </w:r>
      <w:r w:rsidR="006128A0" w:rsidRPr="00576BDC">
        <w:rPr>
          <w:rFonts w:eastAsiaTheme="minorEastAsia"/>
        </w:rPr>
        <w:t xml:space="preserve"> </w:t>
      </w:r>
      <w:r w:rsidR="00896FBB">
        <w:rPr>
          <w:rFonts w:eastAsiaTheme="minorEastAsia"/>
        </w:rPr>
        <w:t xml:space="preserve">activation level </w:t>
      </w:r>
      <m:oMath>
        <m:r>
          <w:rPr>
            <w:rFonts w:ascii="Cambria Math" w:eastAsiaTheme="minorEastAsia" w:hAnsi="Cambria Math"/>
          </w:rPr>
          <m:t>A</m:t>
        </m:r>
      </m:oMath>
      <w:r w:rsidR="00896FBB">
        <w:rPr>
          <w:rFonts w:eastAsiaTheme="minorEastAsia"/>
        </w:rPr>
        <w:t xml:space="preserve"> </w:t>
      </w:r>
      <w:r w:rsidR="00AB1B7D">
        <w:rPr>
          <w:rFonts w:eastAsiaTheme="minorEastAsia"/>
        </w:rPr>
        <w:t xml:space="preserve">for a given vessel </w:t>
      </w:r>
      <w:r w:rsidR="008227C9">
        <w:rPr>
          <w:rFonts w:eastAsiaTheme="minorEastAsia"/>
        </w:rPr>
        <w:t>should be in the range of</w:t>
      </w:r>
      <w:r w:rsidR="00896FBB">
        <w:rPr>
          <w:rFonts w:eastAsiaTheme="minorEastAsia"/>
        </w:rPr>
        <w:t xml:space="preserve"> 0 and 1. </w:t>
      </w:r>
      <w:r w:rsidR="00896FBB" w:rsidRPr="00576BDC">
        <w:rPr>
          <w:rFonts w:eastAsiaTheme="minorEastAsia"/>
        </w:rPr>
        <w:t>Therefore, once the parameters</w:t>
      </w:r>
      <w:r w:rsidR="00E45F39" w:rsidRPr="00576BDC">
        <w:rPr>
          <w:rFonts w:eastAsiaTheme="minorEastAsia"/>
        </w:rPr>
        <w:t xml:space="preserve"> associate</w:t>
      </w:r>
      <w:r w:rsidR="00123E74" w:rsidRPr="00576BDC">
        <w:rPr>
          <w:rFonts w:eastAsiaTheme="minorEastAsia"/>
        </w:rPr>
        <w:t>d</w:t>
      </w:r>
      <w:r w:rsidR="00E45F39" w:rsidRPr="00576BDC">
        <w:rPr>
          <w:rFonts w:eastAsiaTheme="minorEastAsia"/>
        </w:rPr>
        <w:t xml:space="preserve"> with passive </w:t>
      </w:r>
      <w:r w:rsidR="00181B6F">
        <w:rPr>
          <w:rFonts w:eastAsiaTheme="minorEastAsia"/>
        </w:rPr>
        <w:t>(</w:t>
      </w:r>
      <m:oMath>
        <m:r>
          <w:rPr>
            <w:rFonts w:ascii="Cambria Math" w:eastAsiaTheme="minorEastAsia" w:hAnsi="Cambria Math"/>
          </w:rPr>
          <m:t xml:space="preserve">A=0 </m:t>
        </m:r>
      </m:oMath>
      <w:r w:rsidR="00E21B4E" w:rsidRPr="00E21B4E">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r>
          <m:rPr>
            <m:sty m:val="p"/>
          </m:rPr>
          <w:rPr>
            <w:rFonts w:ascii="Cambria Math" w:hAnsi="Cambria Math"/>
          </w:rPr>
          <m:t>=0</m:t>
        </m:r>
      </m:oMath>
      <w:r w:rsidR="00181B6F">
        <w:rPr>
          <w:rFonts w:eastAsiaTheme="minorEastAsia"/>
        </w:rPr>
        <w:t>)</w:t>
      </w:r>
      <w:r w:rsidR="00E45F39" w:rsidRPr="00576BDC">
        <w:rPr>
          <w:rFonts w:eastAsiaTheme="minorEastAsia"/>
        </w:rPr>
        <w:t xml:space="preserve">, and myogenic </w:t>
      </w:r>
      <w:r w:rsidR="00181B6F">
        <w:rPr>
          <w:rFonts w:eastAsiaTheme="minorEastAsia"/>
        </w:rPr>
        <w:t>(</w:t>
      </w:r>
      <m:oMath>
        <m:r>
          <w:rPr>
            <w:rFonts w:ascii="Cambria Math" w:eastAsiaTheme="minorEastAsia" w:hAnsi="Cambria Math"/>
          </w:rPr>
          <m:t>A</m:t>
        </m:r>
        <m:r>
          <m:rPr>
            <m:sty m:val="p"/>
          </m:rPr>
          <w:rPr>
            <w:rFonts w:ascii="Cambria Math" w:eastAsiaTheme="minorEastAsia" w:hAnsi="Cambria Math"/>
          </w:rPr>
          <m:t>=1</m:t>
        </m:r>
      </m:oMath>
      <w:r w:rsidR="00181B6F">
        <w:rPr>
          <w:rFonts w:eastAsiaTheme="minorEastAsia"/>
        </w:rPr>
        <w:t>)</w:t>
      </w:r>
      <w:r w:rsidR="00E45F39" w:rsidRPr="00576BDC">
        <w:rPr>
          <w:rFonts w:eastAsiaTheme="minorEastAsia"/>
        </w:rPr>
        <w:t xml:space="preserve"> responses are identifie</w:t>
      </w:r>
      <w:r w:rsidR="00544B92" w:rsidRPr="00576BDC">
        <w:rPr>
          <w:rFonts w:eastAsiaTheme="minorEastAsia"/>
        </w:rPr>
        <w:t>d</w:t>
      </w:r>
      <w:r w:rsidR="00896FBB" w:rsidRPr="00576BDC">
        <w:rPr>
          <w:rFonts w:eastAsiaTheme="minorEastAsia"/>
        </w:rPr>
        <w:t>, a</w:t>
      </w:r>
      <w:r w:rsidR="00AB1B7D">
        <w:rPr>
          <w:rFonts w:eastAsiaTheme="minorEastAsia"/>
        </w:rPr>
        <w:t>n</w:t>
      </w:r>
      <w:r w:rsidR="00AB1B7D" w:rsidRPr="00917532">
        <w:rPr>
          <w:rFonts w:eastAsiaTheme="minorEastAsia"/>
          <w:i/>
          <w:iCs/>
        </w:rPr>
        <w:t xml:space="preserve"> in-vivo</w:t>
      </w:r>
      <w:r w:rsidR="00896FBB" w:rsidRPr="00576BDC">
        <w:rPr>
          <w:rFonts w:eastAsiaTheme="minorEastAsia"/>
        </w:rPr>
        <w:t xml:space="preserve"> </w:t>
      </w:r>
      <w:r w:rsidR="00DF2490" w:rsidRPr="00576BDC">
        <w:rPr>
          <w:rFonts w:eastAsiaTheme="minorEastAsia"/>
        </w:rPr>
        <w:t>vessel</w:t>
      </w:r>
      <w:r w:rsidR="00684C6C" w:rsidRPr="00576BDC">
        <w:rPr>
          <w:rFonts w:eastAsiaTheme="minorEastAsia"/>
        </w:rPr>
        <w:t xml:space="preserve">-specific </w:t>
      </w:r>
      <w:r w:rsidR="00896FBB" w:rsidRPr="00576BDC">
        <w:rPr>
          <w:rFonts w:eastAsiaTheme="minorEastAsia"/>
        </w:rPr>
        <w:t xml:space="preserve">homeostatic (baseline) activation </w:t>
      </w:r>
      <m:oMath>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h</m:t>
            </m:r>
          </m:sub>
        </m:sSub>
      </m:oMath>
      <w:r w:rsidR="00AB1B7D">
        <w:rPr>
          <w:rFonts w:eastAsiaTheme="minorEastAsia"/>
        </w:rPr>
        <w:t xml:space="preserve"> </w:t>
      </w:r>
      <w:r w:rsidR="00896FBB" w:rsidRPr="00576BDC">
        <w:rPr>
          <w:rFonts w:eastAsiaTheme="minorEastAsia"/>
        </w:rPr>
        <w:t xml:space="preserve">can be computed </w:t>
      </w:r>
      <w:r w:rsidR="005F606C" w:rsidRPr="00576BDC">
        <w:rPr>
          <w:rFonts w:eastAsiaTheme="minorEastAsia"/>
        </w:rPr>
        <w:t>using</w:t>
      </w:r>
      <w:r w:rsidR="00743476" w:rsidRPr="00576BDC">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D</m:t>
            </m:r>
          </m:e>
          <m:sub>
            <m:r>
              <w:rPr>
                <w:rFonts w:ascii="Cambria Math" w:eastAsiaTheme="minorEastAsia" w:hAnsi="Cambria Math"/>
              </w:rPr>
              <m:t>h</m:t>
            </m:r>
          </m:sub>
        </m:sSub>
      </m:oMath>
      <w:r w:rsidR="00743476" w:rsidRPr="00576BDC">
        <w:rPr>
          <w:rFonts w:eastAsiaTheme="minorEastAsia"/>
        </w:rPr>
        <w:t xml:space="preserve"> and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h</m:t>
            </m:r>
          </m:sub>
        </m:sSub>
      </m:oMath>
      <w:r w:rsidR="00CD492A" w:rsidRPr="00576BDC">
        <w:rPr>
          <w:rFonts w:eastAsiaTheme="minorEastAsia"/>
        </w:rPr>
        <w:t>.</w:t>
      </w:r>
      <w:r w:rsidR="005F606C" w:rsidRPr="00576BDC">
        <w:rPr>
          <w:rFonts w:eastAsiaTheme="minorEastAsia"/>
        </w:rPr>
        <w:t xml:space="preserve"> </w:t>
      </w:r>
      <w:r w:rsidR="00087263" w:rsidRPr="00576BDC">
        <w:rPr>
          <w:rFonts w:eastAsiaTheme="minorEastAsia"/>
        </w:rPr>
        <w:t>Consequently</w:t>
      </w:r>
      <w:r w:rsidR="00F35F3D" w:rsidRPr="00576BDC">
        <w:rPr>
          <w:rFonts w:eastAsiaTheme="minorEastAsia"/>
        </w:rPr>
        <w:t>,</w:t>
      </w:r>
      <w:r w:rsidR="00896FBB" w:rsidRPr="00576BDC">
        <w:rPr>
          <w:rFonts w:eastAsiaTheme="minorEastAsia"/>
        </w:rPr>
        <w:t xml:space="preserve"> the homeostatic active SMC </w:t>
      </w:r>
      <w:del w:id="244" w:author="Hamidreza Gharahi" w:date="2020-08-27T14:24:00Z">
        <w:r w:rsidR="00896FBB" w:rsidRPr="00576BDC" w:rsidDel="00122972">
          <w:rPr>
            <w:rFonts w:eastAsiaTheme="minorEastAsia"/>
          </w:rPr>
          <w:delText>tension</w:delText>
        </w:r>
        <w:r w:rsidR="007727E2" w:rsidRPr="00576BDC" w:rsidDel="00122972">
          <w:rPr>
            <w:rFonts w:eastAsiaTheme="minorEastAsia"/>
          </w:rPr>
          <w:delText xml:space="preserve"> </w:delText>
        </w:r>
      </w:del>
      <w:ins w:id="245" w:author="Hamidreza Gharahi" w:date="2020-08-27T14:24:00Z">
        <w:r w:rsidR="00122972">
          <w:rPr>
            <w:rFonts w:eastAsiaTheme="minorEastAsia"/>
          </w:rPr>
          <w:t>stress</w:t>
        </w:r>
        <w:r w:rsidR="00122972" w:rsidRPr="00576BDC">
          <w:rPr>
            <w:rFonts w:eastAsiaTheme="minorEastAsia"/>
          </w:rPr>
          <w:t xml:space="preserve"> </w:t>
        </w:r>
      </w:ins>
      <m:oMath>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h</m:t>
            </m:r>
          </m:sub>
        </m:sSub>
      </m:oMath>
      <w:r w:rsidR="007727E2" w:rsidRPr="00576BDC">
        <w:rPr>
          <w:rFonts w:eastAsiaTheme="minorEastAsia"/>
        </w:rPr>
        <w:t>can be calculated</w:t>
      </w:r>
      <w:r w:rsidR="00896FBB" w:rsidRPr="00576BDC">
        <w:rPr>
          <w:rFonts w:eastAsiaTheme="minorEastAsia"/>
        </w:rPr>
        <w:t xml:space="preserve"> via Eq. </w:t>
      </w:r>
      <w:r w:rsidR="00896FBB" w:rsidRPr="00576BDC">
        <w:rPr>
          <w:rFonts w:eastAsiaTheme="minorEastAsia"/>
        </w:rPr>
        <w:fldChar w:fldCharType="begin"/>
      </w:r>
      <w:r w:rsidR="00896FBB" w:rsidRPr="00576BDC">
        <w:rPr>
          <w:rFonts w:eastAsiaTheme="minorEastAsia"/>
        </w:rPr>
        <w:instrText xml:space="preserve"> REF eq2_f \h </w:instrText>
      </w:r>
      <w:r w:rsidR="00DF39E1" w:rsidRPr="00576BDC">
        <w:rPr>
          <w:rFonts w:eastAsiaTheme="minorEastAsia"/>
        </w:rPr>
        <w:instrText xml:space="preserve"> \* MERGEFORMAT </w:instrText>
      </w:r>
      <w:r w:rsidR="00896FBB" w:rsidRPr="00576BDC">
        <w:rPr>
          <w:rFonts w:eastAsiaTheme="minorEastAsia"/>
        </w:rPr>
      </w:r>
      <w:r w:rsidR="00896FBB" w:rsidRPr="00576BDC">
        <w:rPr>
          <w:rFonts w:eastAsiaTheme="minorEastAsia"/>
        </w:rPr>
        <w:fldChar w:fldCharType="separate"/>
      </w:r>
      <w:r w:rsidR="00925441" w:rsidRPr="00925441">
        <w:rPr>
          <w:rFonts w:eastAsiaTheme="minorEastAsia"/>
        </w:rPr>
        <w:t>2</w:t>
      </w:r>
      <w:r w:rsidR="00896FBB" w:rsidRPr="00576BDC">
        <w:rPr>
          <w:rFonts w:eastAsiaTheme="minorEastAsia"/>
        </w:rPr>
        <w:fldChar w:fldCharType="end"/>
      </w:r>
      <w:r w:rsidR="00896FBB" w:rsidRPr="00576BDC">
        <w:rPr>
          <w:rFonts w:eastAsiaTheme="minorEastAsia"/>
        </w:rPr>
        <w:t>:</w:t>
      </w:r>
      <m:oMath>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h</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h</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p</m:t>
            </m:r>
          </m:sub>
        </m:sSub>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h</m:t>
                </m:r>
              </m:sub>
            </m:sSub>
          </m:e>
        </m:d>
      </m:oMath>
      <w:r w:rsidR="00896FBB" w:rsidRPr="00576BDC">
        <w:rPr>
          <w:rFonts w:eastAsiaTheme="minorEastAsia"/>
        </w:rPr>
        <w:t>.</w:t>
      </w:r>
    </w:p>
    <w:p w14:paraId="0D66CFEC" w14:textId="32A19B4E" w:rsidR="00011E25" w:rsidRPr="00C82626" w:rsidRDefault="00011E25" w:rsidP="00620F36">
      <w:pPr>
        <w:jc w:val="both"/>
        <w:rPr>
          <w:rFonts w:eastAsiaTheme="minorEastAsia"/>
        </w:rPr>
      </w:pPr>
      <w:r>
        <w:rPr>
          <w:rFonts w:eastAsiaTheme="minorEastAsia"/>
        </w:rPr>
        <w:t>Once the parameters of the constrained mixture model (</w:t>
      </w:r>
      <w:r w:rsidRPr="009C0231">
        <w:rPr>
          <w:rFonts w:eastAsiaTheme="minorEastAsia"/>
          <w:b/>
          <w:bCs/>
        </w:rPr>
        <w:fldChar w:fldCharType="begin"/>
      </w:r>
      <w:r w:rsidRPr="009C0231">
        <w:rPr>
          <w:rFonts w:eastAsiaTheme="minorEastAsia"/>
          <w:b/>
          <w:bCs/>
        </w:rPr>
        <w:instrText xml:space="preserve"> REF _Ref21000503 \h </w:instrText>
      </w:r>
      <w:r>
        <w:rPr>
          <w:rFonts w:eastAsiaTheme="minorEastAsia"/>
          <w:b/>
          <w:bCs/>
        </w:rPr>
        <w:instrText xml:space="preserve"> \* MERGEFORMAT </w:instrText>
      </w:r>
      <w:r w:rsidRPr="009C0231">
        <w:rPr>
          <w:rFonts w:eastAsiaTheme="minorEastAsia"/>
          <w:b/>
          <w:bCs/>
        </w:rPr>
      </w:r>
      <w:r w:rsidRPr="009C0231">
        <w:rPr>
          <w:rFonts w:eastAsiaTheme="minorEastAsia"/>
          <w:b/>
          <w:bCs/>
        </w:rPr>
        <w:fldChar w:fldCharType="separate"/>
      </w:r>
      <w:r w:rsidR="00925441" w:rsidRPr="00925441">
        <w:rPr>
          <w:b/>
          <w:bCs/>
        </w:rPr>
        <w:t xml:space="preserve">Table </w:t>
      </w:r>
      <w:r w:rsidR="00925441" w:rsidRPr="00925441">
        <w:rPr>
          <w:b/>
          <w:bCs/>
          <w:noProof/>
        </w:rPr>
        <w:t>1</w:t>
      </w:r>
      <w:r w:rsidRPr="009C0231">
        <w:rPr>
          <w:rFonts w:eastAsiaTheme="minorEastAsia"/>
          <w:b/>
          <w:bCs/>
        </w:rPr>
        <w:fldChar w:fldCharType="end"/>
      </w:r>
      <w:r>
        <w:rPr>
          <w:rFonts w:eastAsiaTheme="minorEastAsia"/>
        </w:rPr>
        <w:t>) for the representative vessels (4 in subendocardial and 4 in subepicardial layer)</w:t>
      </w:r>
      <w:r w:rsidRPr="007D1BB9">
        <w:rPr>
          <w:rFonts w:eastAsiaTheme="minorEastAsia"/>
        </w:rPr>
        <w:t xml:space="preserve"> </w:t>
      </w:r>
      <w:r>
        <w:rPr>
          <w:rFonts w:eastAsiaTheme="minorEastAsia"/>
        </w:rPr>
        <w:t>are identified, they are assigned to each individual vessel of the coronary trees according to its size.</w:t>
      </w:r>
    </w:p>
    <w:p w14:paraId="65D11206" w14:textId="461F54D7" w:rsidR="00CF0C8B" w:rsidRPr="00CF0C8B" w:rsidRDefault="00AC0A8D" w:rsidP="00CF0C8B">
      <w:pPr>
        <w:jc w:val="both"/>
        <w:rPr>
          <w:rFonts w:eastAsiaTheme="minorEastAsia"/>
        </w:rPr>
      </w:pPr>
      <w:r>
        <w:rPr>
          <w:i/>
          <w:iCs/>
        </w:rPr>
        <w:t>Sensitivity analysis</w:t>
      </w:r>
      <w:r w:rsidRPr="00EB1FAA">
        <w:rPr>
          <w:i/>
          <w:iCs/>
        </w:rPr>
        <w:t>:</w:t>
      </w:r>
      <w:r w:rsidR="006D030C">
        <w:rPr>
          <w:i/>
          <w:iCs/>
        </w:rPr>
        <w:t xml:space="preserve"> </w:t>
      </w:r>
      <w:r w:rsidR="00FB60F1">
        <w:t>To understand the sensitivity of the estimated parameters of the constrained mixture model, a sensitivity analysis was performed f</w:t>
      </w:r>
      <w:r w:rsidR="006D030C">
        <w:t xml:space="preserve">ollowing </w:t>
      </w:r>
      <w:r w:rsidR="00FB60F1">
        <w:t xml:space="preserve">the approach of </w:t>
      </w:r>
      <w:r w:rsidR="006D030C">
        <w:t xml:space="preserve">Pradhan </w:t>
      </w:r>
      <w:r w:rsidR="00B9672F">
        <w:t>and colleagues</w:t>
      </w:r>
      <w:r w:rsidR="006D030C">
        <w:t xml:space="preserve"> </w:t>
      </w:r>
      <w:r w:rsidR="006D030C">
        <w:fldChar w:fldCharType="begin" w:fldLock="1"/>
      </w:r>
      <w:r w:rsidR="003F6F36">
        <w:instrText>ADDIN CSL_CITATION {"citationItems":[{"id":"ITEM-1","itemData":{"DOI":"10.1152/ajpheart.00663.2015","ISSN":"0363-6135","abstract":"Coronary blood flow varies to match oxygen delivery to myocardial oxygen demand. Integrating sympathetically mediated open-loop and metabolic adenine nucleotide-mediated feedback control in a model of coronary blood flow control shows how these pathways work together and illustrates the central role of feedback in the control of coronary blood flow.","author":[{"dropping-particle":"","family":"Pradhan","given":"Ranjan K.","non-dropping-particle":"","parse-names":false,"suffix":""},{"dropping-particle":"","family":"Feigl","given":"Eric O.","non-dropping-particle":"","parse-names":false,"suffix":""},{"dropping-particle":"","family":"Gorman","given":"Mark W.","non-dropping-particle":"","parse-names":false,"suffix":""},{"dropping-particle":"","family":"Brengelmann","given":"George L.","non-dropping-particle":"","parse-names":false,"suffix":""},{"dropping-particle":"","family":"Beard","given":"Daniel A.","non-dropping-particle":"","parse-names":false,"suffix":""}],"container-title":"American Journal of Physiology-Heart and Circulatory Physiology","id":"ITEM-1","issue":"11","issued":{"date-parts":[["2016","6"]]},"page":"H1683-H1694","publisher":" American Physiological Society Bethesda, MD","title":"Open-loop (feed-forward) and feedback control of coronary blood flow during exercise, cardiac pacing, and pressure changes","type":"article-journal","volume":"310"},"uris":["http://www.mendeley.com/documents/?uuid=f6b14017-93c1-36e4-9c22-b851df8a8d12"]}],"mendeley":{"formattedCitation":"(68)","plainTextFormattedCitation":"(68)","previouslyFormattedCitation":"(67)"},"properties":{"noteIndex":0},"schema":"https://github.com/citation-style-language/schema/raw/master/csl-citation.json"}</w:instrText>
      </w:r>
      <w:r w:rsidR="006D030C">
        <w:fldChar w:fldCharType="separate"/>
      </w:r>
      <w:r w:rsidR="003F6F36" w:rsidRPr="003F6F36">
        <w:rPr>
          <w:noProof/>
        </w:rPr>
        <w:t>(68)</w:t>
      </w:r>
      <w:r w:rsidR="006D030C">
        <w:fldChar w:fldCharType="end"/>
      </w:r>
      <w:r w:rsidR="00FB60F1">
        <w:t>.</w:t>
      </w:r>
      <w:r w:rsidR="006D030C">
        <w:t xml:space="preserve"> </w:t>
      </w:r>
      <w:r w:rsidR="00FB60F1">
        <w:t>A</w:t>
      </w:r>
      <w:r w:rsidR="006D030C">
        <w:t xml:space="preserve"> </w:t>
      </w:r>
      <w:r w:rsidR="00BE7EFC">
        <w:lastRenderedPageBreak/>
        <w:t xml:space="preserve">sensitivity index </w:t>
      </w:r>
      <m:oMath>
        <m:r>
          <w:rPr>
            <w:rFonts w:ascii="Cambria Math" w:hAnsi="Cambria Math"/>
          </w:rPr>
          <m:t xml:space="preserve">X </m:t>
        </m:r>
      </m:oMath>
      <w:r w:rsidR="00011E25">
        <w:t>wa</w:t>
      </w:r>
      <w:r w:rsidR="00BE7EFC">
        <w:t xml:space="preserve">s defined as the </w:t>
      </w:r>
      <w:r w:rsidR="003E6659">
        <w:t>percentage</w:t>
      </w:r>
      <w:r w:rsidR="00BE7EFC">
        <w:t xml:space="preserve"> change in</w:t>
      </w:r>
      <w:r w:rsidR="00CF0C8B">
        <w:t xml:space="preserve"> model error </w:t>
      </w:r>
      <m:oMath>
        <m:r>
          <w:rPr>
            <w:rFonts w:ascii="Cambria Math" w:hAnsi="Cambria Math"/>
          </w:rPr>
          <m:t>E</m:t>
        </m:r>
      </m:oMath>
      <w:r w:rsidR="00CF0C8B">
        <w:rPr>
          <w:rFonts w:eastAsiaTheme="minorEastAsia"/>
        </w:rPr>
        <w:t xml:space="preserve"> </w:t>
      </w:r>
      <w:ins w:id="246" w:author="Hamidreza Gharahi" w:date="2020-08-27T13:35:00Z">
        <w:r w:rsidR="006D7578">
          <w:rPr>
            <w:rFonts w:eastAsiaTheme="minorEastAsia"/>
          </w:rPr>
          <w:t>(</w:t>
        </w:r>
      </w:ins>
      <w:ins w:id="247" w:author="Hamidreza Gharahi" w:date="2020-08-27T13:34:00Z">
        <w:r w:rsidR="006D7578" w:rsidRPr="00544D89">
          <w:rPr>
            <w:b/>
          </w:rPr>
          <w:t xml:space="preserve">Appendix </w:t>
        </w:r>
      </w:ins>
      <w:ins w:id="248" w:author="Hamidreza Gharahi" w:date="2020-08-27T13:35:00Z">
        <w:r w:rsidR="006D7578">
          <w:rPr>
            <w:b/>
          </w:rPr>
          <w:t>B</w:t>
        </w:r>
        <w:r w:rsidR="006D7578" w:rsidRPr="006D7578">
          <w:rPr>
            <w:bCs/>
            <w:rPrChange w:id="249" w:author="Hamidreza Gharahi" w:date="2020-08-27T13:35:00Z">
              <w:rPr>
                <w:b/>
              </w:rPr>
            </w:rPrChange>
          </w:rPr>
          <w:t>)</w:t>
        </w:r>
      </w:ins>
      <w:ins w:id="250" w:author="Hamidreza Gharahi" w:date="2020-08-27T13:34:00Z">
        <w:r w:rsidR="006D7578">
          <w:rPr>
            <w:rFonts w:eastAsiaTheme="minorEastAsia"/>
          </w:rPr>
          <w:t xml:space="preserve"> </w:t>
        </w:r>
      </w:ins>
      <w:r w:rsidR="00CF0C8B">
        <w:rPr>
          <w:rFonts w:eastAsiaTheme="minorEastAsia"/>
        </w:rPr>
        <w:t>associated with introducing a 10% change in the parameter value</w:t>
      </w:r>
      <w:r w:rsidR="00177EC6">
        <w:rPr>
          <w:rFonts w:eastAsiaTheme="minorEastAsia"/>
        </w:rPr>
        <w:t>s one at a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CF0C8B" w14:paraId="2FA21DE2" w14:textId="77777777" w:rsidTr="00797BE8">
        <w:trPr>
          <w:trHeight w:val="341"/>
        </w:trPr>
        <w:tc>
          <w:tcPr>
            <w:tcW w:w="355" w:type="dxa"/>
            <w:vAlign w:val="center"/>
          </w:tcPr>
          <w:p w14:paraId="20AD64B2" w14:textId="77777777" w:rsidR="00CF0C8B" w:rsidRDefault="00CF0C8B" w:rsidP="00797BE8">
            <w:pPr>
              <w:jc w:val="center"/>
            </w:pPr>
          </w:p>
        </w:tc>
        <w:tc>
          <w:tcPr>
            <w:tcW w:w="8730" w:type="dxa"/>
          </w:tcPr>
          <w:p w14:paraId="36FCC573" w14:textId="7F87527E" w:rsidR="00CF0C8B" w:rsidRPr="00F2269D" w:rsidRDefault="00A07F02" w:rsidP="00797BE8">
            <w:pPr>
              <w:jc w:val="center"/>
            </w:pPr>
            <m:oMathPara>
              <m:oMathParaPr>
                <m:jc m:val="center"/>
              </m:oMathParaPr>
              <m:oMath>
                <m:r>
                  <w:rPr>
                    <w:rFonts w:ascii="Cambria Math" w:hAnsi="Cambria Math"/>
                  </w:rPr>
                  <m:t>X=</m:t>
                </m:r>
                <m:f>
                  <m:fPr>
                    <m:ctrlPr>
                      <w:rPr>
                        <w:rFonts w:ascii="Cambria Math" w:hAnsi="Cambria Math"/>
                        <w:i/>
                      </w:rPr>
                    </m:ctrlPr>
                  </m:fPr>
                  <m:num>
                    <m:r>
                      <w:rPr>
                        <w:rFonts w:ascii="Cambria Math" w:hAnsi="Cambria Math"/>
                      </w:rPr>
                      <m:t>100</m:t>
                    </m:r>
                  </m:num>
                  <m:den>
                    <m:r>
                      <w:rPr>
                        <w:rFonts w:ascii="Cambria Math" w:hAnsi="Cambria Math"/>
                      </w:rPr>
                      <m:t>E</m:t>
                    </m:r>
                    <m:d>
                      <m:dPr>
                        <m:ctrlPr>
                          <w:rPr>
                            <w:rFonts w:ascii="Cambria Math" w:hAnsi="Cambria Math"/>
                            <w:i/>
                          </w:rPr>
                        </m:ctrlPr>
                      </m:dPr>
                      <m:e>
                        <m:r>
                          <w:rPr>
                            <w:rFonts w:ascii="Cambria Math" w:hAnsi="Cambria Math"/>
                          </w:rPr>
                          <m:t>θ</m:t>
                        </m:r>
                      </m:e>
                    </m:d>
                  </m:den>
                </m:f>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θ+0.1θ</m:t>
                        </m:r>
                      </m:e>
                    </m:d>
                    <m:r>
                      <w:rPr>
                        <w:rFonts w:ascii="Cambria Math" w:hAnsi="Cambria Math"/>
                      </w:rPr>
                      <m:t>-E</m:t>
                    </m:r>
                    <m:d>
                      <m:dPr>
                        <m:ctrlPr>
                          <w:rPr>
                            <w:rFonts w:ascii="Cambria Math" w:hAnsi="Cambria Math"/>
                            <w:i/>
                          </w:rPr>
                        </m:ctrlPr>
                      </m:dPr>
                      <m:e>
                        <m:r>
                          <w:rPr>
                            <w:rFonts w:ascii="Cambria Math" w:hAnsi="Cambria Math"/>
                          </w:rPr>
                          <m:t>θ</m:t>
                        </m:r>
                      </m:e>
                    </m:d>
                  </m:e>
                </m:d>
                <m:r>
                  <w:rPr>
                    <w:rFonts w:ascii="Cambria Math" w:hAnsi="Cambria Math"/>
                  </w:rPr>
                  <m:t>,</m:t>
                </m:r>
              </m:oMath>
            </m:oMathPara>
          </w:p>
        </w:tc>
        <w:tc>
          <w:tcPr>
            <w:tcW w:w="265" w:type="dxa"/>
          </w:tcPr>
          <w:p w14:paraId="1A2F9CE1" w14:textId="49C907AE" w:rsidR="00CF0C8B" w:rsidRDefault="00CF0C8B" w:rsidP="00797BE8">
            <w:pPr>
              <w:jc w:val="center"/>
            </w:pPr>
            <w:r>
              <w:t>(</w:t>
            </w:r>
            <w:fldSimple w:instr=" SEQ Eq \* MERGEFORMAT ">
              <w:r w:rsidR="00925441">
                <w:rPr>
                  <w:noProof/>
                </w:rPr>
                <w:t>4</w:t>
              </w:r>
            </w:fldSimple>
            <w:r>
              <w:t>)</w:t>
            </w:r>
          </w:p>
        </w:tc>
      </w:tr>
    </w:tbl>
    <w:p w14:paraId="168BB820" w14:textId="159C3232" w:rsidR="00C82626" w:rsidRDefault="00A07F02" w:rsidP="00823334">
      <w:pPr>
        <w:jc w:val="both"/>
        <w:rPr>
          <w:rFonts w:eastAsiaTheme="minorEastAsia"/>
        </w:rPr>
      </w:pPr>
      <w:r>
        <w:t xml:space="preserve">where </w:t>
      </w:r>
      <m:oMath>
        <m:r>
          <w:rPr>
            <w:rFonts w:ascii="Cambria Math" w:hAnsi="Cambria Math"/>
          </w:rPr>
          <m:t>θ</m:t>
        </m:r>
      </m:oMath>
      <w:r w:rsidR="007468BE">
        <w:rPr>
          <w:rFonts w:eastAsiaTheme="minorEastAsia"/>
        </w:rPr>
        <w:t xml:space="preserve"> is the estimated </w:t>
      </w:r>
      <w:r w:rsidR="00011E25">
        <w:rPr>
          <w:rFonts w:eastAsiaTheme="minorEastAsia"/>
        </w:rPr>
        <w:t xml:space="preserve">parameter </w:t>
      </w:r>
      <w:r w:rsidR="007468BE">
        <w:rPr>
          <w:rFonts w:eastAsiaTheme="minorEastAsia"/>
        </w:rPr>
        <w:t xml:space="preserve">value, and </w:t>
      </w:r>
      <m:oMath>
        <m:r>
          <w:rPr>
            <w:rFonts w:ascii="Cambria Math" w:hAnsi="Cambria Math"/>
          </w:rPr>
          <m:t>E</m:t>
        </m:r>
        <m:d>
          <m:dPr>
            <m:ctrlPr>
              <w:rPr>
                <w:rFonts w:ascii="Cambria Math" w:hAnsi="Cambria Math"/>
                <w:i/>
              </w:rPr>
            </m:ctrlPr>
          </m:dPr>
          <m:e>
            <m:r>
              <w:rPr>
                <w:rFonts w:ascii="Cambria Math" w:hAnsi="Cambria Math"/>
              </w:rPr>
              <m:t>θ</m:t>
            </m:r>
          </m:e>
        </m:d>
      </m:oMath>
      <w:r w:rsidR="007468BE">
        <w:rPr>
          <w:rFonts w:eastAsiaTheme="minorEastAsia"/>
        </w:rPr>
        <w:t xml:space="preserve"> is </w:t>
      </w:r>
      <w:r w:rsidR="00D706AC">
        <w:rPr>
          <w:rFonts w:eastAsiaTheme="minorEastAsia"/>
        </w:rPr>
        <w:t>its</w:t>
      </w:r>
      <w:r w:rsidR="007468BE">
        <w:rPr>
          <w:rFonts w:eastAsiaTheme="minorEastAsia"/>
        </w:rPr>
        <w:t xml:space="preserve"> </w:t>
      </w:r>
      <w:r w:rsidR="002A1EF9">
        <w:rPr>
          <w:rFonts w:eastAsiaTheme="minorEastAsia"/>
        </w:rPr>
        <w:t xml:space="preserve">associated </w:t>
      </w:r>
      <w:r w:rsidR="007468BE">
        <w:rPr>
          <w:rFonts w:eastAsiaTheme="minorEastAsia"/>
        </w:rPr>
        <w:t>error</w:t>
      </w:r>
      <w:r w:rsidR="00011E25">
        <w:rPr>
          <w:rFonts w:eastAsiaTheme="minorEastAsia"/>
        </w:rPr>
        <w:t>, defined as the difference between predicted and measured diameters</w:t>
      </w:r>
      <w:r w:rsidR="002A1EF9">
        <w:rPr>
          <w:rFonts w:eastAsiaTheme="minorEastAsia"/>
        </w:rPr>
        <w:t>.</w:t>
      </w:r>
      <w:r w:rsidR="00011E25">
        <w:rPr>
          <w:rFonts w:eastAsiaTheme="minorEastAsia"/>
        </w:rPr>
        <w:t xml:space="preserve"> </w:t>
      </w:r>
    </w:p>
    <w:p w14:paraId="1A0A2F66" w14:textId="77777777" w:rsidR="00CD6426" w:rsidRDefault="00CD6426" w:rsidP="00CD6426">
      <w:pPr>
        <w:autoSpaceDE w:val="0"/>
        <w:autoSpaceDN w:val="0"/>
        <w:adjustRightInd w:val="0"/>
        <w:spacing w:after="0" w:line="240" w:lineRule="auto"/>
        <w:rPr>
          <w:b/>
          <w:bCs/>
          <w:sz w:val="18"/>
          <w:szCs w:val="18"/>
        </w:rPr>
      </w:pPr>
    </w:p>
    <w:p w14:paraId="13C91AB3" w14:textId="77777777" w:rsidR="00CD6426" w:rsidRDefault="00CD6426" w:rsidP="00CD6426">
      <w:pPr>
        <w:autoSpaceDE w:val="0"/>
        <w:autoSpaceDN w:val="0"/>
        <w:adjustRightInd w:val="0"/>
        <w:spacing w:after="0" w:line="240" w:lineRule="auto"/>
        <w:rPr>
          <w:b/>
          <w:bCs/>
          <w:sz w:val="18"/>
          <w:szCs w:val="18"/>
        </w:rPr>
      </w:pPr>
    </w:p>
    <w:p w14:paraId="081DF98F" w14:textId="4BFD3CE4" w:rsidR="00864379" w:rsidRDefault="001A6063" w:rsidP="001B4334">
      <w:pPr>
        <w:pStyle w:val="Heading2"/>
        <w:numPr>
          <w:ilvl w:val="1"/>
          <w:numId w:val="5"/>
        </w:numPr>
        <w:ind w:left="0" w:firstLine="0"/>
        <w:jc w:val="both"/>
      </w:pPr>
      <w:r>
        <w:t>D</w:t>
      </w:r>
      <w:r w:rsidR="005D626C">
        <w:t>efining</w:t>
      </w:r>
      <w:r w:rsidR="001B4334">
        <w:t xml:space="preserve"> morphometry, structure</w:t>
      </w:r>
      <w:r w:rsidR="009A1749">
        <w:t>,</w:t>
      </w:r>
      <w:r w:rsidR="001B4334">
        <w:t xml:space="preserve"> and hemodynamics </w:t>
      </w:r>
      <w:r w:rsidR="005D626C">
        <w:t xml:space="preserve">of an entire </w:t>
      </w:r>
      <w:r w:rsidR="001B4334">
        <w:t xml:space="preserve">coronary </w:t>
      </w:r>
      <w:r w:rsidR="005D626C">
        <w:t>tree</w:t>
      </w:r>
    </w:p>
    <w:p w14:paraId="428FA797" w14:textId="2355FC0C" w:rsidR="003E4992" w:rsidRPr="004726AD" w:rsidRDefault="00752D72" w:rsidP="006F2AFC">
      <w:pPr>
        <w:jc w:val="both"/>
      </w:pPr>
      <w:r>
        <w:t xml:space="preserve">The second </w:t>
      </w:r>
      <w:r w:rsidR="00FE6B6E">
        <w:t>stage</w:t>
      </w:r>
      <w:r>
        <w:t xml:space="preserve"> is to generate </w:t>
      </w:r>
      <w:r w:rsidR="003E4992">
        <w:t xml:space="preserve">two </w:t>
      </w:r>
      <w:r w:rsidR="0004027A">
        <w:t xml:space="preserve">coronary </w:t>
      </w:r>
      <w:r>
        <w:t xml:space="preserve">trees </w:t>
      </w:r>
      <w:r w:rsidR="003E4992">
        <w:t xml:space="preserve">in the subendocardial and subepicardial layers </w:t>
      </w:r>
      <w:r>
        <w:t xml:space="preserve">and </w:t>
      </w:r>
      <w:r w:rsidR="00C45D8B">
        <w:t xml:space="preserve">to </w:t>
      </w:r>
      <w:r w:rsidR="008457FB">
        <w:t>estimate</w:t>
      </w:r>
      <w:r w:rsidR="009006BA">
        <w:t xml:space="preserve"> the</w:t>
      </w:r>
      <w:r w:rsidR="005D5203">
        <w:t>ir</w:t>
      </w:r>
      <w:r>
        <w:t xml:space="preserve"> homeostatic baseline</w:t>
      </w:r>
      <w:r w:rsidR="008457FB">
        <w:t xml:space="preserve"> state</w:t>
      </w:r>
      <w:r w:rsidR="003E4992">
        <w:t xml:space="preserve">, using the homeostatic optimization framework developed by </w:t>
      </w:r>
      <w:r w:rsidR="003E4992">
        <w:rPr>
          <w:noProof/>
        </w:rPr>
        <w:fldChar w:fldCharType="begin" w:fldLock="1"/>
      </w:r>
      <w:r w:rsidR="007A38C3">
        <w:rPr>
          <w:noProof/>
        </w:rPr>
        <w:instrText>ADDIN CSL_CITATION {"citationItems":[{"id":"ITEM-1","itemData":{"URL":"http://arxiv.org/abs/2001.04880","abstract":"Coupling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Alberto","non-dropping-particle":"","parse-names":false,"suffix":""}],"id":"ITEM-1","issued":{"date-parts":[["2020"]]},"title":"A Multiscale Framework for Defining Homeostasis in Distal Vascular Trees: Applications to the Pulmonary Circulation","type":"webpage"},"uris":["http://www.mendeley.com/documents/?uuid=4af91f27-e0ce-3e2c-bf05-59746a4f2658"]}],"mendeley":{"formattedCitation":"(28)","plainTextFormattedCitation":"(28)","previouslyFormattedCitation":"(28)"},"properties":{"noteIndex":0},"schema":"https://github.com/citation-style-language/schema/raw/master/csl-citation.json"}</w:instrText>
      </w:r>
      <w:r w:rsidR="003E4992">
        <w:rPr>
          <w:noProof/>
        </w:rPr>
        <w:fldChar w:fldCharType="separate"/>
      </w:r>
      <w:r w:rsidR="00947402" w:rsidRPr="00947402">
        <w:rPr>
          <w:noProof/>
        </w:rPr>
        <w:t>(28)</w:t>
      </w:r>
      <w:r w:rsidR="003E4992">
        <w:rPr>
          <w:noProof/>
        </w:rPr>
        <w:fldChar w:fldCharType="end"/>
      </w:r>
      <w:r>
        <w:t xml:space="preserve">. </w:t>
      </w:r>
      <w:r w:rsidR="0065660C">
        <w:t xml:space="preserve">The approach of Filonova et al. is a </w:t>
      </w:r>
      <w:r w:rsidR="00597583">
        <w:t xml:space="preserve">framework </w:t>
      </w:r>
      <w:r w:rsidR="00720FDD">
        <w:t>to estimate</w:t>
      </w:r>
      <w:r w:rsidR="003F3F2D">
        <w:t xml:space="preserve"> the </w:t>
      </w:r>
      <w:r w:rsidR="009B48CB">
        <w:t xml:space="preserve">homeostatic </w:t>
      </w:r>
      <w:r w:rsidR="00C336AE">
        <w:t>morphometric</w:t>
      </w:r>
      <w:r w:rsidR="00C721A1">
        <w:t xml:space="preserve"> (e.g, diameters)</w:t>
      </w:r>
      <w:r w:rsidR="00C336AE">
        <w:t>, structural</w:t>
      </w:r>
      <w:r w:rsidR="00C721A1">
        <w:t xml:space="preserve"> (e.g, </w:t>
      </w:r>
      <w:r w:rsidR="00823BF2">
        <w:t>thickness</w:t>
      </w:r>
      <w:r w:rsidR="00C721A1">
        <w:t>)</w:t>
      </w:r>
      <w:r w:rsidR="00C336AE">
        <w:t>, and hemodynamics</w:t>
      </w:r>
      <w:r w:rsidR="00C721A1">
        <w:t xml:space="preserve"> (e.g., wall shear stress)</w:t>
      </w:r>
      <w:r w:rsidR="00C336AE">
        <w:t xml:space="preserve"> properties of </w:t>
      </w:r>
      <w:r w:rsidR="00475F5A">
        <w:t>a vascular</w:t>
      </w:r>
      <w:r w:rsidR="00C336AE">
        <w:t xml:space="preserve"> </w:t>
      </w:r>
      <w:r w:rsidR="009B48CB">
        <w:t xml:space="preserve">tree </w:t>
      </w:r>
      <w:r w:rsidR="00040855">
        <w:t>by</w:t>
      </w:r>
      <w:r w:rsidR="00C336AE">
        <w:t xml:space="preserve"> minimizing the</w:t>
      </w:r>
      <w:r w:rsidR="003F3F2D">
        <w:t xml:space="preserve"> </w:t>
      </w:r>
      <w:r w:rsidR="00E45CC8">
        <w:t xml:space="preserve">global </w:t>
      </w:r>
      <w:r w:rsidR="003F3F2D">
        <w:t>energ</w:t>
      </w:r>
      <w:r w:rsidR="00C336AE">
        <w:t>y dissipation</w:t>
      </w:r>
      <w:r w:rsidR="00F754E6">
        <w:t xml:space="preserve"> under the constraint of mechanical </w:t>
      </w:r>
      <w:r w:rsidR="00F754E6" w:rsidRPr="00680569">
        <w:t>equilibrium</w:t>
      </w:r>
      <w:r w:rsidR="00B07BBC" w:rsidRPr="00680569">
        <w:t xml:space="preserve">. This energy minimization is </w:t>
      </w:r>
      <w:r w:rsidR="003C5678" w:rsidRPr="00680569">
        <w:t xml:space="preserve">performed </w:t>
      </w:r>
      <w:r w:rsidR="00620F36" w:rsidRPr="00680569">
        <w:t xml:space="preserve">via adjustments of </w:t>
      </w:r>
      <w:r w:rsidR="00983677" w:rsidRPr="00680569">
        <w:t>2 parameters</w:t>
      </w:r>
      <w:r w:rsidR="004726AD" w:rsidRPr="00680569">
        <w:t xml:space="preserve"> in each vessel segment </w:t>
      </w:r>
      <w:r w:rsidR="00DB40CB" w:rsidRPr="00680569">
        <w:t>of</w:t>
      </w:r>
      <w:r w:rsidR="004726AD" w:rsidRPr="00680569">
        <w:t xml:space="preserve"> the tree</w:t>
      </w:r>
      <w:r w:rsidR="00983677" w:rsidRPr="00680569">
        <w:t xml:space="preserve">: 1) </w:t>
      </w:r>
      <w:r w:rsidR="00620F36" w:rsidRPr="00680569">
        <w:t>t</w:t>
      </w:r>
      <w:r w:rsidR="002118D8" w:rsidRPr="00680569">
        <w:t xml:space="preserve">he </w:t>
      </w:r>
      <w:r w:rsidR="00AD57DD" w:rsidRPr="00680569">
        <w:t xml:space="preserve">homeostatic </w:t>
      </w:r>
      <w:r w:rsidR="002118D8" w:rsidRPr="00680569">
        <w:t xml:space="preserve">diameter of </w:t>
      </w:r>
      <w:r w:rsidR="00EF35D1" w:rsidRPr="00680569">
        <w:t>the</w:t>
      </w:r>
      <w:r w:rsidR="002118D8" w:rsidRPr="00680569">
        <w:t xml:space="preserve"> vesse</w:t>
      </w:r>
      <w:r w:rsidR="00065151" w:rsidRPr="00680569">
        <w:t>l</w:t>
      </w:r>
      <w:r w:rsidR="002118D8" w:rsidRPr="00680569">
        <w:t xml:space="preserve"> and</w:t>
      </w:r>
      <w:r w:rsidR="00983677" w:rsidRPr="00680569">
        <w:t>, 2)</w:t>
      </w:r>
      <w:r w:rsidR="002118D8" w:rsidRPr="00680569">
        <w:t xml:space="preserve"> the </w:t>
      </w:r>
      <w:r w:rsidR="00E924B9" w:rsidRPr="00680569">
        <w:t>amount</w:t>
      </w:r>
      <w:r w:rsidR="002118D8" w:rsidRPr="00680569">
        <w:t xml:space="preserve"> of the materials </w:t>
      </w:r>
      <w:r w:rsidR="00AF2377" w:rsidRPr="00680569">
        <w:t xml:space="preserve">of </w:t>
      </w:r>
      <w:r w:rsidR="002118D8" w:rsidRPr="00680569">
        <w:t xml:space="preserve">the </w:t>
      </w:r>
      <w:r w:rsidR="00CC3647" w:rsidRPr="00680569">
        <w:t>vessel</w:t>
      </w:r>
      <w:r w:rsidR="002118D8" w:rsidRPr="00680569">
        <w:t xml:space="preserve"> wall</w:t>
      </w:r>
      <w:r w:rsidR="00AF2377" w:rsidRPr="00680569">
        <w:t xml:space="preserve"> </w:t>
      </w:r>
      <w:r w:rsidR="008F7358" w:rsidRPr="00680569">
        <w:t>that constitute</w:t>
      </w:r>
      <w:r w:rsidR="00AF2377" w:rsidRPr="00680569">
        <w:t xml:space="preserve"> the thickness</w:t>
      </w:r>
      <w:r w:rsidR="00FA2C5D" w:rsidRPr="00680569">
        <w:t xml:space="preserve"> </w:t>
      </w:r>
      <w:r w:rsidR="00E77409" w:rsidRPr="00680569">
        <w:t xml:space="preserve">(elastin, collagen, SMCs) </w:t>
      </w:r>
      <w:r w:rsidR="00CE72F5" w:rsidRPr="00680569">
        <w:t>(</w:t>
      </w:r>
      <w:r w:rsidR="00CE72F5" w:rsidRPr="00680569">
        <w:rPr>
          <w:b/>
          <w:bCs/>
        </w:rPr>
        <w:t xml:space="preserve">Appendix </w:t>
      </w:r>
      <w:del w:id="251" w:author="Hamidreza Gharahi" w:date="2020-08-27T13:35:00Z">
        <w:r w:rsidR="00CE72F5" w:rsidRPr="00680569" w:rsidDel="00333B7D">
          <w:rPr>
            <w:b/>
            <w:bCs/>
          </w:rPr>
          <w:delText>B</w:delText>
        </w:r>
      </w:del>
      <w:ins w:id="252" w:author="Hamidreza Gharahi" w:date="2020-08-27T13:35:00Z">
        <w:r w:rsidR="00333B7D">
          <w:rPr>
            <w:b/>
            <w:bCs/>
          </w:rPr>
          <w:t>C</w:t>
        </w:r>
      </w:ins>
      <w:r w:rsidR="00CE72F5" w:rsidRPr="00680569">
        <w:t>)</w:t>
      </w:r>
      <w:r w:rsidR="002118D8" w:rsidRPr="00680569">
        <w:t>.</w:t>
      </w:r>
      <w:r w:rsidR="008008E4" w:rsidRPr="004726AD">
        <w:t xml:space="preserve"> </w:t>
      </w:r>
    </w:p>
    <w:p w14:paraId="5D2E4C96" w14:textId="438E6B81" w:rsidR="00DC706A" w:rsidRDefault="00F12E8D">
      <w:pPr>
        <w:jc w:val="both"/>
      </w:pPr>
      <w:r w:rsidRPr="00F12E8D">
        <w:rPr>
          <w:i/>
          <w:iCs/>
        </w:rPr>
        <w:t>Tree initialization:</w:t>
      </w:r>
      <w:r>
        <w:t xml:space="preserve"> </w:t>
      </w:r>
      <w:r w:rsidR="00864379">
        <w:t xml:space="preserve">First, two symmetric trees (subendocardial and subepicardial) </w:t>
      </w:r>
      <w:r w:rsidR="003E4992">
        <w:t>we</w:t>
      </w:r>
      <w:r w:rsidR="00864379">
        <w:t xml:space="preserve">re </w:t>
      </w:r>
      <w:r>
        <w:t xml:space="preserve">initialized using morphometry data. </w:t>
      </w:r>
      <w:r w:rsidR="0048200D">
        <w:t xml:space="preserve">The parent-to-daughter relationship is </w:t>
      </w:r>
      <w:r w:rsidR="00552407">
        <w:t>used</w:t>
      </w:r>
      <w:r w:rsidR="0048200D">
        <w:t xml:space="preserve"> </w:t>
      </w:r>
      <w:r w:rsidR="00552407">
        <w:t>to describe</w:t>
      </w:r>
      <w:r w:rsidR="00105015">
        <w:t xml:space="preserve"> the</w:t>
      </w:r>
      <w:r w:rsidR="00296B2B">
        <w:t xml:space="preserve"> branching pattern of the</w:t>
      </w:r>
      <w:r w:rsidR="00105015">
        <w:t xml:space="preserve"> vascular trees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
        <w:gridCol w:w="8562"/>
        <w:gridCol w:w="473"/>
      </w:tblGrid>
      <w:tr w:rsidR="00631948" w14:paraId="5F1199C9" w14:textId="77777777" w:rsidTr="00ED7132">
        <w:trPr>
          <w:trHeight w:val="341"/>
        </w:trPr>
        <w:tc>
          <w:tcPr>
            <w:tcW w:w="200" w:type="pct"/>
            <w:vAlign w:val="center"/>
          </w:tcPr>
          <w:p w14:paraId="3CBC9347" w14:textId="77777777" w:rsidR="00631948" w:rsidRDefault="00631948" w:rsidP="00ED7132">
            <w:pPr>
              <w:jc w:val="center"/>
            </w:pPr>
          </w:p>
        </w:tc>
        <w:tc>
          <w:tcPr>
            <w:tcW w:w="4600" w:type="pct"/>
          </w:tcPr>
          <w:p w14:paraId="296AE216" w14:textId="6985FCB6" w:rsidR="00631948" w:rsidRPr="00F2269D" w:rsidRDefault="00133A07" w:rsidP="00ED7132">
            <w:pPr>
              <w:jc w:val="center"/>
            </w:pPr>
            <m:oMathPara>
              <m:oMathParaPr>
                <m:jc m:val="center"/>
              </m:oMathParaPr>
              <m:oMath>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ξ</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d1</m:t>
                    </m:r>
                  </m:sub>
                  <m:sup>
                    <m:r>
                      <w:rPr>
                        <w:rFonts w:ascii="Cambria Math" w:hAnsi="Cambria Math"/>
                      </w:rPr>
                      <m:t>ξ</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d2</m:t>
                    </m:r>
                  </m:sub>
                  <m:sup>
                    <m:r>
                      <w:rPr>
                        <w:rFonts w:ascii="Cambria Math" w:hAnsi="Cambria Math"/>
                      </w:rPr>
                      <m:t>ξ</m:t>
                    </m:r>
                  </m:sup>
                </m:sSubSup>
                <m:r>
                  <w:rPr>
                    <w:rFonts w:ascii="Cambria Math" w:hAnsi="Cambria Math"/>
                  </w:rPr>
                  <m:t>,</m:t>
                </m:r>
              </m:oMath>
            </m:oMathPara>
          </w:p>
        </w:tc>
        <w:tc>
          <w:tcPr>
            <w:tcW w:w="200" w:type="pct"/>
          </w:tcPr>
          <w:p w14:paraId="047030ED" w14:textId="50206AE1" w:rsidR="00631948" w:rsidRDefault="00631948" w:rsidP="00ED7132">
            <w:pPr>
              <w:jc w:val="center"/>
            </w:pPr>
            <w:r>
              <w:t>(</w:t>
            </w:r>
            <w:fldSimple w:instr=" SEQ Eq \* MERGEFORMAT ">
              <w:r w:rsidR="00925441">
                <w:rPr>
                  <w:noProof/>
                </w:rPr>
                <w:t>5</w:t>
              </w:r>
            </w:fldSimple>
            <w:r>
              <w:t>)</w:t>
            </w:r>
          </w:p>
        </w:tc>
      </w:tr>
    </w:tbl>
    <w:p w14:paraId="00FB9049" w14:textId="5B5468ED" w:rsidR="00864379" w:rsidRDefault="00631948" w:rsidP="00631948">
      <w:pPr>
        <w:jc w:val="both"/>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p</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d1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 xml:space="preserve">d2 </m:t>
            </m:r>
          </m:sub>
        </m:sSub>
      </m:oMath>
      <w:r>
        <w:rPr>
          <w:rFonts w:eastAsiaTheme="minorEastAsia"/>
        </w:rPr>
        <w:t xml:space="preserve">are the diameters of the parent and two daughter vessels, respectively, and </w:t>
      </w:r>
      <m:oMath>
        <m:r>
          <w:rPr>
            <w:rFonts w:ascii="Cambria Math" w:eastAsiaTheme="minorEastAsia" w:hAnsi="Cambria Math"/>
          </w:rPr>
          <m:t>ξ</m:t>
        </m:r>
      </m:oMath>
      <w:r>
        <w:rPr>
          <w:rFonts w:eastAsiaTheme="minorEastAsia"/>
        </w:rPr>
        <w:t xml:space="preserve"> is called the diameter exponent. </w:t>
      </w:r>
      <w:r w:rsidR="008565C8">
        <w:t>V</w:t>
      </w:r>
      <w:r w:rsidR="008565C8" w:rsidRPr="00AA217F">
        <w:t>essels feeding the intramyocardial arteries of the left ventricular free wall</w:t>
      </w:r>
      <w:r w:rsidR="008565C8">
        <w:t xml:space="preserve"> are </w:t>
      </w:r>
      <w:r w:rsidR="008565C8" w:rsidRPr="00AA217F">
        <w:t>438</w:t>
      </w:r>
      <m:oMath>
        <m:r>
          <m:rPr>
            <m:sty m:val="p"/>
          </m:rPr>
          <w:rPr>
            <w:rFonts w:ascii="Cambria Math" w:hAnsi="Cambria Math"/>
          </w:rPr>
          <m:t>±</m:t>
        </m:r>
      </m:oMath>
      <w:r w:rsidR="008565C8" w:rsidRPr="00AA217F">
        <w:t xml:space="preserve">56 μm </w:t>
      </w:r>
      <w:r w:rsidR="008565C8">
        <w:t xml:space="preserve">in diameter </w:t>
      </w:r>
      <w:r w:rsidR="008565C8">
        <w:fldChar w:fldCharType="begin" w:fldLock="1"/>
      </w:r>
      <w:r w:rsidR="003F6F36">
        <w:instrText>ADDIN CSL_CITATION {"citationItems":[{"id":"ITEM-1","itemData":{"DOI":"10.1007/s10439-005-7544-3","ISSN":"0090-6964","author":[{"dropping-particle":"","family":"Kaimovitz","given":"Benjamin","non-dropping-particle":"","parse-names":false,"suffix":""},{"dropping-particle":"","family":"Lanir","given":"Yoram","non-dropping-particle":"","parse-names":false,"suffix":""},{"dropping-particle":"","family":"Kassab","given":"Ghassan S.","non-dropping-particle":"","parse-names":false,"suffix":""}],"container-title":"Annals of Biomedical Engineering","id":"ITEM-1","issue":"11","issued":{"date-parts":[["2005","11"]]},"page":"1517-1535","publisher":"Kluwer Academic Publishers-Plenum Publishers","title":"Large-Scale 3-D Geometric Reconstruction of the Porcine Coronary Arterial Vasculature Based on Detailed Anatomical Data","type":"article-journal","volume":"33"},"uris":["http://www.mendeley.com/documents/?uuid=5f90c4a5-b2a7-3a81-8efd-f54a404c8a2c"]}],"mendeley":{"formattedCitation":"(41)","plainTextFormattedCitation":"(41)","previouslyFormattedCitation":"(40)"},"properties":{"noteIndex":0},"schema":"https://github.com/citation-style-language/schema/raw/master/csl-citation.json"}</w:instrText>
      </w:r>
      <w:r w:rsidR="008565C8">
        <w:fldChar w:fldCharType="separate"/>
      </w:r>
      <w:r w:rsidR="003F6F36" w:rsidRPr="003F6F36">
        <w:rPr>
          <w:noProof/>
        </w:rPr>
        <w:t>(41)</w:t>
      </w:r>
      <w:r w:rsidR="008565C8">
        <w:fldChar w:fldCharType="end"/>
      </w:r>
      <w:r w:rsidR="008565C8">
        <w:t xml:space="preserve">. </w:t>
      </w:r>
      <w:r w:rsidR="00F06A61">
        <w:t>With a</w:t>
      </w:r>
      <w:r w:rsidR="00171B98">
        <w:t>n initial</w:t>
      </w:r>
      <w:r w:rsidR="00F06A61">
        <w:t xml:space="preserve"> radial exponent of </w:t>
      </w:r>
      <m:oMath>
        <m:sSub>
          <m:sSubPr>
            <m:ctrlPr>
              <w:rPr>
                <w:rFonts w:ascii="Cambria Math" w:hAnsi="Cambria Math"/>
                <w:i/>
              </w:rPr>
            </m:ctrlPr>
          </m:sSubPr>
          <m:e>
            <m:r>
              <w:rPr>
                <w:rFonts w:ascii="Cambria Math" w:hAnsi="Cambria Math"/>
              </w:rPr>
              <m:t>ξ</m:t>
            </m:r>
          </m:e>
          <m:sub>
            <m:r>
              <w:rPr>
                <w:rFonts w:ascii="Cambria Math" w:hAnsi="Cambria Math"/>
              </w:rPr>
              <m:t>0</m:t>
            </m:r>
          </m:sub>
        </m:sSub>
        <m:r>
          <m:rPr>
            <m:sty m:val="p"/>
          </m:rPr>
          <w:rPr>
            <w:rFonts w:ascii="Cambria Math" w:hAnsi="Cambria Math"/>
          </w:rPr>
          <m:t>=2.55</m:t>
        </m:r>
      </m:oMath>
      <w:r w:rsidR="00F06A61">
        <w:rPr>
          <w:rFonts w:eastAsiaTheme="minorEastAsia"/>
        </w:rPr>
        <w:t xml:space="preserve"> </w:t>
      </w:r>
      <w:r w:rsidR="00F06A61">
        <w:fldChar w:fldCharType="begin" w:fldLock="1"/>
      </w:r>
      <w:r w:rsidR="003F6F36">
        <w:instrText>ADDIN CSL_CITATION {"citationItems":[{"id":"ITEM-1","itemData":{"DOI":"10.1114/1.290","ISSN":"0090-6964","author":[{"dropping-particle":"","family":"Karch","given":"Rudolf","non-dropping-particle":"","parse-names":false,"suffix":""},{"dropping-particle":"","family":"Neumann","given":"Friederike","non-dropping-particle":"","parse-names":false,"suffix":""},{"dropping-particle":"","family":"Neumann","given":"Martin","non-dropping-particle":"","parse-names":false,"suffix":""},{"dropping-particle":"","family":"Schreiner","given":"Wolfgang","non-dropping-particle":"","parse-names":false,"suffix":""}],"container-title":"Annals of Biomedical Engineering","id":"ITEM-1","issue":"5","issued":{"date-parts":[["2000","5"]]},"page":"495-511","publisher":"Kluwer Academic Publishers-Plenum Publishers","title":"Staged Growth of Optimized Arterial Model Trees","type":"article-journal","volume":"28"},"uris":["http://www.mendeley.com/documents/?uuid=3d82a5ae-0a13-3482-8859-cb93e27655b5"]}],"mendeley":{"formattedCitation":"(45)","plainTextFormattedCitation":"(45)","previouslyFormattedCitation":"(44)"},"properties":{"noteIndex":0},"schema":"https://github.com/citation-style-language/schema/raw/master/csl-citation.json"}</w:instrText>
      </w:r>
      <w:r w:rsidR="00F06A61">
        <w:fldChar w:fldCharType="separate"/>
      </w:r>
      <w:r w:rsidR="003F6F36" w:rsidRPr="003F6F36">
        <w:rPr>
          <w:noProof/>
        </w:rPr>
        <w:t>(45)</w:t>
      </w:r>
      <w:r w:rsidR="00F06A61">
        <w:fldChar w:fldCharType="end"/>
      </w:r>
      <w:r w:rsidR="00F06A61">
        <w:t xml:space="preserve">, the </w:t>
      </w:r>
      <w:r w:rsidR="00F06A61" w:rsidRPr="00AA217F">
        <w:t xml:space="preserve">diameter of the first-generation vessel </w:t>
      </w:r>
      <w:r w:rsidR="00F06A61">
        <w:t xml:space="preserve">equal to 438 </w:t>
      </w:r>
      <w:r w:rsidR="00F06A61" w:rsidRPr="00AA217F">
        <w:t>μm</w:t>
      </w:r>
      <w:r w:rsidR="00F06A61">
        <w:t xml:space="preserve"> and the diameter of the last generation vessels </w:t>
      </w:r>
      <w:r w:rsidR="00181302">
        <w:t>~</w:t>
      </w:r>
      <w:r w:rsidR="00F06A61">
        <w:t xml:space="preserve"> 20 </w:t>
      </w:r>
      <w:r w:rsidR="00F06A61" w:rsidRPr="00AA217F">
        <w:t>μm</w:t>
      </w:r>
      <w:r w:rsidR="00F06A61">
        <w:t xml:space="preserve">, the number </w:t>
      </w:r>
      <w:r w:rsidR="00F12E8D">
        <w:t xml:space="preserve">of </w:t>
      </w:r>
      <w:r w:rsidR="006E121E">
        <w:t>generations</w:t>
      </w:r>
      <w:r w:rsidR="002A0FC5">
        <w:t xml:space="preserve"> in </w:t>
      </w:r>
      <w:r w:rsidR="00F06A61">
        <w:t xml:space="preserve">the </w:t>
      </w:r>
      <w:r w:rsidR="00F12E8D">
        <w:t>trees</w:t>
      </w:r>
      <w:r w:rsidR="00F06A61">
        <w:t xml:space="preserve"> is 11</w:t>
      </w:r>
      <w:r w:rsidR="00604FB6">
        <w:t>.</w:t>
      </w:r>
      <w:r w:rsidR="006F2AFC">
        <w:t xml:space="preserve"> </w:t>
      </w:r>
      <w:r w:rsidR="00F12E8D">
        <w:t xml:space="preserve">Vessel </w:t>
      </w:r>
      <w:r w:rsidR="00864379">
        <w:t>length</w:t>
      </w:r>
      <w:r w:rsidR="00F12E8D">
        <w:t>s</w:t>
      </w:r>
      <w:r w:rsidR="00622A7B">
        <w:t xml:space="preserve"> </w:t>
      </w:r>
      <w:r w:rsidR="00F12E8D">
        <w:t>were determined</w:t>
      </w:r>
      <w:r w:rsidR="008B4B76">
        <w:t xml:space="preserve"> </w:t>
      </w:r>
      <w:r w:rsidR="00622A7B">
        <w:t xml:space="preserve">as a function of </w:t>
      </w:r>
      <w:r w:rsidR="00F12E8D">
        <w:t xml:space="preserve">vessel </w:t>
      </w:r>
      <w:r w:rsidR="00622A7B">
        <w:t>diameter</w:t>
      </w:r>
      <w:r w:rsidR="00F12E8D">
        <w:t>s</w:t>
      </w:r>
      <w:r w:rsidR="00622A7B">
        <w:t xml:space="preserve"> </w:t>
      </w:r>
      <w:r w:rsidR="00864379">
        <w:t>using the morphometric</w:t>
      </w:r>
      <w:r w:rsidR="009B7A72">
        <w:t xml:space="preserve"> data in</w:t>
      </w:r>
      <w:r w:rsidR="00864379">
        <w:t xml:space="preserve"> </w:t>
      </w:r>
      <w:r w:rsidR="009B7A72">
        <w:t>K</w:t>
      </w:r>
      <w:r w:rsidR="00864379">
        <w:t xml:space="preserve">assab et al. </w:t>
      </w:r>
      <w:r w:rsidR="00FB4B05">
        <w:fldChar w:fldCharType="begin" w:fldLock="1"/>
      </w:r>
      <w:r w:rsidR="003F6F36">
        <w:instrText>ADDIN CSL_CITATION {"citationItems":[{"id":"ITEM-1","itemData":{"DOI":"10.1152/ajpheart.1993.265.1.H350","ISSN":"0363-6135","abstract":"To establish a mathematical model of the tree like arteries for the purpose of hemodynamic analysis, a complete set of morphometric data of pig coronary arteries is presented. For the purpose of mathematical modeling, three innovations in morphometry are introduced: 1) a rule for assigning the order numbers of the vessels on the basis of diameter ranges, 2) a connectivity matrix to describe asymmetric branching, and 3) a measurement of the fraction of vessel segments connected in series. The morphometric measurements were made with the silicone elastomer-casting method. Data on smaller vessels were obtained from histological specimens by optical sectioning. Data on larger vessels were obtained from vascular casts. The order number, diameter, length, connectivity matrix, and fractions of the vessels of a given order connected in series were measured for all orders of vessels of the right coronary artery and the left anterior descending and left circumflex branches. The data can be used to analyze the longitudinal distribution of blood pressure and volume and spatial distribution of perfusion in myocardium.","author":[{"dropping-particle":"","family":"Kassab","given":"G S","non-dropping-particle":"","parse-names":false,"suffix":""},{"dropping-particle":"","family":"Rider","given":"C A","non-dropping-particle":"","parse-names":false,"suffix":""},{"dropping-particle":"","family":"Tang","given":"N J","non-dropping-particle":"","parse-names":false,"suffix":""},{"dropping-particle":"","family":"Fung","given":"Y C","non-dropping-particle":"","parse-names":false,"suffix":""}],"container-title":"American Journal of Physiology-Heart and Circulatory Physiology","id":"ITEM-1","issue":"1","issued":{"date-parts":[["1993","2","13"]]},"page":"H350-H365","title":"Morphometry of pig coronary arterial trees","type":"article-journal","volume":"265"},"uris":["http://www.mendeley.com/documents/?uuid=2d7994d0-1a80-4fde-b442-664454c3b27d"]}],"mendeley":{"formattedCitation":"(47)","plainTextFormattedCitation":"(47)","previouslyFormattedCitation":"(46)"},"properties":{"noteIndex":0},"schema":"https://github.com/citation-style-language/schema/raw/master/csl-citation.json"}</w:instrText>
      </w:r>
      <w:r w:rsidR="00FB4B05">
        <w:fldChar w:fldCharType="separate"/>
      </w:r>
      <w:r w:rsidR="003F6F36" w:rsidRPr="003F6F36">
        <w:rPr>
          <w:noProof/>
        </w:rPr>
        <w:t>(47)</w:t>
      </w:r>
      <w:r w:rsidR="00FB4B05">
        <w:fldChar w:fldCharType="end"/>
      </w:r>
      <w:r w:rsidR="00864379">
        <w:t xml:space="preserve">. The subendocardial and subepicardial trees </w:t>
      </w:r>
      <w:r w:rsidR="00F12E8D">
        <w:t>we</w:t>
      </w:r>
      <w:r w:rsidR="00864379">
        <w:t xml:space="preserve">re assumed to </w:t>
      </w:r>
      <w:r w:rsidR="009D5FF7">
        <w:t xml:space="preserve">be </w:t>
      </w:r>
      <w:r w:rsidR="00055E64">
        <w:t xml:space="preserve">located </w:t>
      </w:r>
      <w:r w:rsidR="00F12E8D">
        <w:t>at</w:t>
      </w:r>
      <w:r w:rsidR="00864379">
        <w:t xml:space="preserve"> 5/6 and 1/6 of the myocardi</w:t>
      </w:r>
      <w:r w:rsidR="00B761CB">
        <w:t>al depth</w:t>
      </w:r>
      <w:r w:rsidR="00864379">
        <w:t>, respectively.</w:t>
      </w:r>
      <w:r w:rsidR="00286E2D" w:rsidRPr="00286E2D">
        <w:t xml:space="preserve"> </w:t>
      </w:r>
    </w:p>
    <w:p w14:paraId="4DDAEFE0" w14:textId="3D5920F3" w:rsidR="00FB4B05" w:rsidRDefault="00520E23" w:rsidP="00F624F6">
      <w:pPr>
        <w:jc w:val="both"/>
      </w:pPr>
      <w:r w:rsidRPr="00520E23">
        <w:rPr>
          <w:i/>
          <w:iCs/>
        </w:rPr>
        <w:t>Tree optimization:</w:t>
      </w:r>
      <w:r>
        <w:t xml:space="preserve"> </w:t>
      </w:r>
      <w:r w:rsidR="00C02874">
        <w:t>We</w:t>
      </w:r>
      <w:r w:rsidR="00864379">
        <w:t xml:space="preserve"> consider</w:t>
      </w:r>
      <w:r w:rsidR="00F12E8D">
        <w:t>ed</w:t>
      </w:r>
      <w:r w:rsidR="00864379">
        <w:t xml:space="preserve"> </w:t>
      </w:r>
      <w:r w:rsidR="00F12E8D">
        <w:t xml:space="preserve">hemodynamic </w:t>
      </w:r>
      <w:r w:rsidR="007C0E4B">
        <w:t>steady state</w:t>
      </w:r>
      <w:r w:rsidR="00864379">
        <w:t xml:space="preserve"> conditions </w:t>
      </w:r>
      <w:r w:rsidR="007C0E4B">
        <w:t xml:space="preserve">to define baseline </w:t>
      </w:r>
      <w:r w:rsidR="00F12E8D">
        <w:t xml:space="preserve">homeostatic </w:t>
      </w:r>
      <w:r w:rsidR="007C0E4B">
        <w:t>characteristics</w:t>
      </w:r>
      <w:r w:rsidR="00060F71">
        <w:t xml:space="preserve"> of the trees</w:t>
      </w:r>
      <w:r w:rsidR="00864379">
        <w:t xml:space="preserve">, </w:t>
      </w:r>
      <w:r w:rsidR="00FE26A9">
        <w:t xml:space="preserve">with </w:t>
      </w:r>
      <w:r w:rsidR="00F12E8D">
        <w:t xml:space="preserve">distinct </w:t>
      </w:r>
      <w:r w:rsidR="00864379">
        <w:t>mean intramyocardial pressure</w:t>
      </w:r>
      <w:r w:rsidR="00F12E8D">
        <w:t>s</w:t>
      </w:r>
      <w:r w:rsidR="00864379">
        <w:t xml:space="preserve"> </w:t>
      </w:r>
      <w:r w:rsidR="00F12E8D">
        <w:t>for each tree</w:t>
      </w:r>
      <w:r w:rsidR="00864379">
        <w:t xml:space="preserve">. </w:t>
      </w:r>
      <w:r w:rsidR="00A73A8A">
        <w:t>Using a thin-walled assumption, t</w:t>
      </w:r>
      <w:r w:rsidR="00864379">
        <w:t xml:space="preserve">he mechanical equilibrium </w:t>
      </w:r>
      <w:r w:rsidR="00A73A8A">
        <w:t xml:space="preserve">in each artery </w:t>
      </w:r>
      <w:r w:rsidR="008B1D94">
        <w:t>can be expressed via Laplace</w:t>
      </w:r>
      <w:r>
        <w:t>’s</w:t>
      </w:r>
      <w:r w:rsidR="008B1D94">
        <w:t xml:space="preserve"> law</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
        <w:gridCol w:w="8562"/>
        <w:gridCol w:w="473"/>
      </w:tblGrid>
      <w:tr w:rsidR="00F2269D" w14:paraId="4EE0801B" w14:textId="77777777" w:rsidTr="00334E36">
        <w:trPr>
          <w:trHeight w:val="341"/>
        </w:trPr>
        <w:tc>
          <w:tcPr>
            <w:tcW w:w="200" w:type="pct"/>
            <w:vAlign w:val="center"/>
          </w:tcPr>
          <w:p w14:paraId="36B58588" w14:textId="77777777" w:rsidR="00F2269D" w:rsidRDefault="00F2269D" w:rsidP="00F2269D">
            <w:pPr>
              <w:jc w:val="center"/>
            </w:pPr>
          </w:p>
        </w:tc>
        <w:tc>
          <w:tcPr>
            <w:tcW w:w="4600" w:type="pct"/>
          </w:tcPr>
          <w:p w14:paraId="6CD075D7" w14:textId="3E5D38F6" w:rsidR="00F2269D" w:rsidRPr="00F2269D" w:rsidRDefault="00133A07" w:rsidP="00F2269D">
            <w:pPr>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D/2=</m:t>
                </m:r>
                <m:sSub>
                  <m:sSubPr>
                    <m:ctrlPr>
                      <w:rPr>
                        <w:rFonts w:ascii="Cambria Math" w:hAnsi="Cambria Math"/>
                        <w:i/>
                      </w:rPr>
                    </m:ctrlPr>
                  </m:sSubPr>
                  <m:e>
                    <m:r>
                      <w:rPr>
                        <w:rFonts w:ascii="Cambria Math" w:hAnsi="Cambria Math"/>
                      </w:rPr>
                      <m:t>T</m:t>
                    </m:r>
                  </m:e>
                  <m:sub>
                    <m:r>
                      <w:rPr>
                        <w:rFonts w:ascii="Cambria Math" w:hAnsi="Cambria Math"/>
                      </w:rPr>
                      <m:t>θθ</m:t>
                    </m:r>
                  </m:sub>
                </m:sSub>
                <m:r>
                  <w:rPr>
                    <w:rFonts w:ascii="Cambria Math" w:hAnsi="Cambria Math"/>
                  </w:rPr>
                  <m:t>,</m:t>
                </m:r>
              </m:oMath>
            </m:oMathPara>
          </w:p>
        </w:tc>
        <w:tc>
          <w:tcPr>
            <w:tcW w:w="200" w:type="pct"/>
          </w:tcPr>
          <w:p w14:paraId="1445A53B" w14:textId="5265A525" w:rsidR="00F2269D" w:rsidRDefault="00F2269D" w:rsidP="00F2269D">
            <w:pPr>
              <w:jc w:val="center"/>
            </w:pPr>
            <w:r>
              <w:t>(</w:t>
            </w:r>
            <w:bookmarkStart w:id="253" w:name="eq1"/>
            <w:r>
              <w:fldChar w:fldCharType="begin"/>
            </w:r>
            <w:r>
              <w:instrText xml:space="preserve"> SEQ Eq \* MERGEFORMAT </w:instrText>
            </w:r>
            <w:r>
              <w:fldChar w:fldCharType="separate"/>
            </w:r>
            <w:r w:rsidR="00925441">
              <w:rPr>
                <w:noProof/>
              </w:rPr>
              <w:t>6</w:t>
            </w:r>
            <w:r>
              <w:fldChar w:fldCharType="end"/>
            </w:r>
            <w:bookmarkEnd w:id="253"/>
            <w:r>
              <w:t>)</w:t>
            </w:r>
          </w:p>
        </w:tc>
      </w:tr>
    </w:tbl>
    <w:p w14:paraId="7201AE90" w14:textId="42DE3127" w:rsidR="00864379" w:rsidRDefault="00864379" w:rsidP="00F2269D">
      <w:pPr>
        <w:jc w:val="both"/>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t xml:space="preserve"> is the transmural pressure of the</w:t>
      </w:r>
      <w:r w:rsidR="00A52242">
        <w:t xml:space="preserve"> myocardial</w:t>
      </w:r>
      <w:r>
        <w:t xml:space="preserve"> blood vessels, </w:t>
      </w:r>
      <m:oMath>
        <m:sSub>
          <m:sSubPr>
            <m:ctrlPr>
              <w:rPr>
                <w:rFonts w:ascii="Cambria Math" w:hAnsi="Cambria Math"/>
                <w:i/>
              </w:rPr>
            </m:ctrlPr>
          </m:sSubPr>
          <m:e>
            <m:r>
              <w:rPr>
                <w:rFonts w:ascii="Cambria Math" w:hAnsi="Cambria Math"/>
              </w:rPr>
              <m:t>T</m:t>
            </m:r>
          </m:e>
          <m:sub>
            <m:r>
              <w:rPr>
                <w:rFonts w:ascii="Cambria Math" w:hAnsi="Cambria Math"/>
              </w:rPr>
              <m:t>θθ</m:t>
            </m:r>
          </m:sub>
        </m:sSub>
      </m:oMath>
      <w:r>
        <w:t xml:space="preserve"> is </w:t>
      </w:r>
      <w:r w:rsidR="00A52242">
        <w:t xml:space="preserve">the arterial membrane stress </w:t>
      </w:r>
      <w:r w:rsidR="00CD5486">
        <w:t xml:space="preserve">that incorporates the mechanical contributions of elastin, collagen, and SMCs </w:t>
      </w:r>
      <w:r w:rsidR="00FB4B05">
        <w:t>(</w:t>
      </w:r>
      <w:r w:rsidR="00FB4B05" w:rsidRPr="00FB4B05">
        <w:rPr>
          <w:b/>
          <w:bCs/>
        </w:rPr>
        <w:t xml:space="preserve">Appendix </w:t>
      </w:r>
      <w:r w:rsidR="0090127B">
        <w:rPr>
          <w:b/>
          <w:bCs/>
        </w:rPr>
        <w:t>A</w:t>
      </w:r>
      <w:r>
        <w:t xml:space="preserve">), and </w:t>
      </w:r>
      <m:oMath>
        <m:r>
          <w:rPr>
            <w:rFonts w:ascii="Cambria Math" w:hAnsi="Cambria Math"/>
          </w:rPr>
          <m:t>D</m:t>
        </m:r>
      </m:oMath>
      <w:r>
        <w:t xml:space="preserve"> is the inner </w:t>
      </w:r>
      <w:r w:rsidR="00A55BB0">
        <w:t>diameter</w:t>
      </w:r>
      <w:r>
        <w:t xml:space="preserve"> of the segment. </w:t>
      </w:r>
      <w:r w:rsidR="007669F6">
        <w:t>T</w:t>
      </w:r>
      <w:r>
        <w:t>he transmural pressure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
        <w:gridCol w:w="8535"/>
        <w:gridCol w:w="473"/>
      </w:tblGrid>
      <w:tr w:rsidR="00573F94" w14:paraId="2C83618A" w14:textId="77777777" w:rsidTr="00E617D5">
        <w:trPr>
          <w:trHeight w:val="341"/>
        </w:trPr>
        <w:tc>
          <w:tcPr>
            <w:tcW w:w="355" w:type="dxa"/>
            <w:vAlign w:val="center"/>
          </w:tcPr>
          <w:p w14:paraId="04F98F1B" w14:textId="77777777" w:rsidR="00573F94" w:rsidRDefault="00573F94" w:rsidP="00F2269D">
            <w:pPr>
              <w:jc w:val="center"/>
            </w:pPr>
          </w:p>
        </w:tc>
        <w:tc>
          <w:tcPr>
            <w:tcW w:w="8730" w:type="dxa"/>
          </w:tcPr>
          <w:p w14:paraId="74F3B787" w14:textId="2A3C40AA" w:rsidR="00573F94" w:rsidRPr="00F2269D" w:rsidRDefault="00133A07" w:rsidP="00F2269D">
            <w:pPr>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oMath>
            </m:oMathPara>
          </w:p>
        </w:tc>
        <w:tc>
          <w:tcPr>
            <w:tcW w:w="265" w:type="dxa"/>
          </w:tcPr>
          <w:p w14:paraId="44D4A323" w14:textId="7872EAE9" w:rsidR="00573F94" w:rsidRDefault="00573F94" w:rsidP="00E617D5">
            <w:pPr>
              <w:jc w:val="center"/>
            </w:pPr>
            <w:r>
              <w:t>(</w:t>
            </w:r>
            <w:bookmarkStart w:id="254" w:name="eq2"/>
            <w:r>
              <w:fldChar w:fldCharType="begin"/>
            </w:r>
            <w:r>
              <w:instrText xml:space="preserve"> SEQ Eq \* MERGEFORMAT </w:instrText>
            </w:r>
            <w:r>
              <w:fldChar w:fldCharType="separate"/>
            </w:r>
            <w:r w:rsidR="00925441">
              <w:rPr>
                <w:noProof/>
              </w:rPr>
              <w:t>7</w:t>
            </w:r>
            <w:r>
              <w:fldChar w:fldCharType="end"/>
            </w:r>
            <w:bookmarkEnd w:id="254"/>
            <w:r>
              <w:t>)</w:t>
            </w:r>
          </w:p>
        </w:tc>
      </w:tr>
    </w:tbl>
    <w:p w14:paraId="2B281F02" w14:textId="3F400650" w:rsidR="00864379" w:rsidRDefault="00864379" w:rsidP="00F624F6">
      <w:pPr>
        <w:jc w:val="both"/>
      </w:pPr>
      <w:r>
        <w:t xml:space="preserve">where </w:t>
      </w:r>
      <m:oMath>
        <m:r>
          <w:rPr>
            <w:rFonts w:ascii="Cambria Math" w:hAnsi="Cambria Math"/>
          </w:rPr>
          <m:t>p</m:t>
        </m:r>
      </m:oMath>
      <w:r>
        <w:t xml:space="preserve"> is the l</w:t>
      </w:r>
      <w:r w:rsidR="00E85543">
        <w:t>uminal pressure</w:t>
      </w:r>
      <w:r>
        <w:t xml:space="preserve"> and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t xml:space="preserve"> is the intramyocardial pressure.</w:t>
      </w:r>
      <w:r w:rsidR="00F84E8C">
        <w:t xml:space="preserve"> </w:t>
      </w:r>
      <w:r w:rsidR="00E924A7">
        <w:t>Algranati and colleagues</w:t>
      </w:r>
      <w:r w:rsidR="00F84E8C">
        <w:t xml:space="preserve"> </w:t>
      </w:r>
      <w:r w:rsidR="00E924A7">
        <w:fldChar w:fldCharType="begin" w:fldLock="1"/>
      </w:r>
      <w:r w:rsidR="00625E74">
        <w:instrText>ADDIN CSL_CITATION {"citationItems":[{"id":"ITEM-1","itemData":{"DOI":"10.1152/ajpheart.00925.2009","ISSN":"0363-6135","abstract":"The mechanisms by which the contracting myocardium exerts extravascular forces (intramyocardial pressure, IMP) on coronary blood vessels and by which it affects the coronary flow remain incompletely understood. Several myocardium-vessel interaction (MVI) mechanisms have been proposed, but none can account for all the major flow features. In the present study, we hypothesized that only a specific combination of MVI mechanisms can account for all observed coronary flow features. Three basic interaction mechanisms (time-varying elasticity, myocardial shortening-induced intracellular pressure, and ventricular cavity-induced extracellular pressure) and their combinations were analyzed based on physical principles (conservation of mass and force equilibrium) in a realistic data-based vascular network. Mechanical properties of both vessel wall and myocardium were coupled through stress analysis to simulate the response of vessels to internal blood pressure and external (myocardial) mechanical loading. Prediction...","author":[{"dropping-particle":"","family":"Algranati","given":"D.","non-dropping-particle":"","parse-names":false,"suffix":""},{"dropping-particle":"","family":"Kassab","given":"G. S.","non-dropping-particle":"","parse-names":false,"suffix":""},{"dropping-particle":"","family":"Lanir","given":"Y.","non-dropping-particle":"","parse-names":false,"suffix":""}],"container-title":"American Journal of Physiology-Heart and Circulatory Physiology","id":"ITEM-1","issue":"3","issued":{"date-parts":[["2010","3"]]},"page":"H861-H873","publisher":"American Physiological Society","title":"Mechanisms of myocardium-coronary vessel interaction","type":"article-journal","volume":"298"},"uris":["http://www.mendeley.com/documents/?uuid=4a920bb9-cc29-30eb-9569-63de7f05d8d4"]}],"mendeley":{"formattedCitation":"(3)","plainTextFormattedCitation":"(3)","previouslyFormattedCitation":"(3)"},"properties":{"noteIndex":0},"schema":"https://github.com/citation-style-language/schema/raw/master/csl-citation.json"}</w:instrText>
      </w:r>
      <w:r w:rsidR="00E924A7">
        <w:fldChar w:fldCharType="separate"/>
      </w:r>
      <w:r w:rsidR="00625E74" w:rsidRPr="00625E74">
        <w:rPr>
          <w:noProof/>
        </w:rPr>
        <w:t>(3)</w:t>
      </w:r>
      <w:r w:rsidR="00E924A7">
        <w:fldChar w:fldCharType="end"/>
      </w:r>
      <w:r w:rsidR="00E924A7">
        <w:t xml:space="preserve"> </w:t>
      </w:r>
      <w:r w:rsidR="00F84E8C">
        <w:t xml:space="preserve">postulated </w:t>
      </w:r>
      <w:r w:rsidR="00E5241D">
        <w:t xml:space="preserve">that </w:t>
      </w:r>
      <m:oMath>
        <m:sSub>
          <m:sSubPr>
            <m:ctrlPr>
              <w:rPr>
                <w:rFonts w:ascii="Cambria Math" w:hAnsi="Cambria Math"/>
                <w:i/>
              </w:rPr>
            </m:ctrlPr>
          </m:sSubPr>
          <m:e>
            <m:r>
              <w:rPr>
                <w:rFonts w:ascii="Cambria Math" w:hAnsi="Cambria Math"/>
              </w:rPr>
              <m:t>p</m:t>
            </m:r>
          </m:e>
          <m:sub>
            <m:r>
              <w:rPr>
                <w:rFonts w:ascii="Cambria Math" w:hAnsi="Cambria Math"/>
              </w:rPr>
              <m:t xml:space="preserve">im </m:t>
            </m:r>
          </m:sub>
        </m:sSub>
      </m:oMath>
      <w:r w:rsidR="00E5241D">
        <w:rPr>
          <w:rFonts w:eastAsiaTheme="minorEastAsia"/>
        </w:rPr>
        <w:t xml:space="preserve"> </w:t>
      </w:r>
      <w:r w:rsidR="00E5241D">
        <w:t>is a function of</w:t>
      </w:r>
      <w:r w:rsidR="00F84E8C">
        <w:t xml:space="preserve"> the cavity-induced extracellular pressure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rsidR="00F84E8C">
        <w:t>) and muscle shortening-induced pressure (</w:t>
      </w:r>
      <m:oMath>
        <m:sSub>
          <m:sSubPr>
            <m:ctrlPr>
              <w:rPr>
                <w:rFonts w:ascii="Cambria Math" w:hAnsi="Cambria Math"/>
                <w:i/>
              </w:rPr>
            </m:ctrlPr>
          </m:sSubPr>
          <m:e>
            <m:r>
              <w:rPr>
                <w:rFonts w:ascii="Cambria Math" w:hAnsi="Cambria Math"/>
              </w:rPr>
              <m:t>p</m:t>
            </m:r>
          </m:e>
          <m:sub>
            <m:r>
              <w:rPr>
                <w:rFonts w:ascii="Cambria Math" w:hAnsi="Cambria Math"/>
              </w:rPr>
              <m:t>SIP</m:t>
            </m:r>
          </m:sub>
        </m:sSub>
      </m:oMath>
      <w:r w:rsidR="00F84E8C">
        <w:rPr>
          <w:rFonts w:eastAsiaTheme="minorEastAsia"/>
        </w:rPr>
        <w:t>)</w:t>
      </w:r>
      <w:r w:rsidR="00520E23">
        <w:t>:</w:t>
      </w:r>
      <w:r w:rsidR="00F84E8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
        <w:gridCol w:w="8535"/>
        <w:gridCol w:w="473"/>
      </w:tblGrid>
      <w:tr w:rsidR="00E617D5" w14:paraId="24F0AB46" w14:textId="77777777" w:rsidTr="00954204">
        <w:trPr>
          <w:trHeight w:val="341"/>
        </w:trPr>
        <w:tc>
          <w:tcPr>
            <w:tcW w:w="355" w:type="dxa"/>
            <w:vAlign w:val="center"/>
          </w:tcPr>
          <w:p w14:paraId="2771A6F3" w14:textId="77777777" w:rsidR="00E617D5" w:rsidRDefault="00E617D5" w:rsidP="00F2269D">
            <w:pPr>
              <w:jc w:val="center"/>
            </w:pPr>
          </w:p>
        </w:tc>
        <w:tc>
          <w:tcPr>
            <w:tcW w:w="8730" w:type="dxa"/>
          </w:tcPr>
          <w:p w14:paraId="4E1E902B" w14:textId="654CCB4E" w:rsidR="00E617D5" w:rsidRPr="00F2269D" w:rsidRDefault="00133A07" w:rsidP="00954204">
            <w:pPr>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CEP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SIP</m:t>
                    </m:r>
                  </m:sub>
                </m:sSub>
                <m:r>
                  <w:rPr>
                    <w:rFonts w:ascii="Cambria Math" w:hAnsi="Cambria Math"/>
                  </w:rPr>
                  <m:t>.</m:t>
                </m:r>
              </m:oMath>
            </m:oMathPara>
          </w:p>
        </w:tc>
        <w:tc>
          <w:tcPr>
            <w:tcW w:w="265" w:type="dxa"/>
          </w:tcPr>
          <w:p w14:paraId="058D9DF0" w14:textId="1A230EDB" w:rsidR="00E617D5" w:rsidRDefault="00E617D5" w:rsidP="00F2269D">
            <w:pPr>
              <w:jc w:val="center"/>
            </w:pPr>
            <w:r>
              <w:t>(</w:t>
            </w:r>
            <w:bookmarkStart w:id="255" w:name="eq3"/>
            <w:r>
              <w:fldChar w:fldCharType="begin"/>
            </w:r>
            <w:r>
              <w:instrText xml:space="preserve"> SEQ Eq \* MERGEFORMAT </w:instrText>
            </w:r>
            <w:r>
              <w:fldChar w:fldCharType="separate"/>
            </w:r>
            <w:r w:rsidR="00925441">
              <w:rPr>
                <w:noProof/>
              </w:rPr>
              <w:t>8</w:t>
            </w:r>
            <w:r>
              <w:fldChar w:fldCharType="end"/>
            </w:r>
            <w:bookmarkEnd w:id="255"/>
            <w:r>
              <w:t>)</w:t>
            </w:r>
          </w:p>
        </w:tc>
      </w:tr>
    </w:tbl>
    <w:p w14:paraId="55E76D4A" w14:textId="00B614EA" w:rsidR="00875927" w:rsidRDefault="00520E23" w:rsidP="00F624F6">
      <w:pPr>
        <w:jc w:val="both"/>
      </w:pPr>
      <w:r>
        <w:t xml:space="preserve">Dependence on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t xml:space="preserve"> implies that the compressive forces are larger in the inner layers (endocardial) of the left ventricle (LV) than those in the outer (epicardial) layers </w:t>
      </w:r>
      <w:r>
        <w:fldChar w:fldCharType="begin" w:fldLock="1"/>
      </w:r>
      <w:r w:rsidR="00625E74">
        <w:instrText>ADDIN CSL_CITATION {"citationItems":[{"id":"ITEM-1","itemData":{"DOI":"10.1115/1.3138520","ISSN":"0148-0731","author":[{"dropping-particle":"","family":"Arts","given":"T.","non-dropping-particle":"","parse-names":false,"suffix":""},{"dropping-particle":"","family":"Reneman","given":"R. S.","non-dropping-particle":"","parse-names":false,"suffix":""}],"container-title":"Journal of Biomechanical Engineering","id":"ITEM-1","issue":"1","issued":{"date-parts":[["1985","2","1"]]},"page":"51","publisher":"American Society of Mechanical Engineers","title":"Interaction Between Intramyocardial Pressure (IMP) and Myocardial Circulation","type":"article-journal","volume":"107"},"uris":["http://www.mendeley.com/documents/?uuid=f56f9e7b-4f17-3906-a2dd-d65978adab97"]}],"mendeley":{"formattedCitation":"(7)","plainTextFormattedCitation":"(7)","previouslyFormattedCitation":"(7)"},"properties":{"noteIndex":0},"schema":"https://github.com/citation-style-language/schema/raw/master/csl-citation.json"}</w:instrText>
      </w:r>
      <w:r>
        <w:fldChar w:fldCharType="separate"/>
      </w:r>
      <w:r w:rsidR="00625E74" w:rsidRPr="00625E74">
        <w:rPr>
          <w:noProof/>
        </w:rPr>
        <w:t>(7)</w:t>
      </w:r>
      <w:r>
        <w:fldChar w:fldCharType="end"/>
      </w:r>
      <w:r>
        <w:t xml:space="preserve">. Furthermore, it has been established that this variation in myocardial pressure affects the flow distribution and structure of the arteries in different layers </w:t>
      </w:r>
      <w:r>
        <w:fldChar w:fldCharType="begin" w:fldLock="1"/>
      </w:r>
      <w:r w:rsidR="003F6F36">
        <w:instrText>ADDIN CSL_CITATION {"citationItems":[{"id":"ITEM-1","itemData":{"DOI":"10.1152/ajplegacy.1964.207.2.361","ISSN":"0002-9513","abstract":"A new technique for estimating myocardial tissue pressure is described. The method is based upon changes in flow through an analog of a small coronary vessel. A gradient of tissue pressure from epi...","author":[{"dropping-particle":"","family":"Kirk","given":"Edward S.","non-dropping-particle":"","parse-names":false,"suffix":""},{"dropping-particle":"","family":"Honig","given":"Carl R.","non-dropping-particle":"","parse-names":false,"suffix":""}],"container-title":"American Journal of Physiology-Legacy Content","id":"ITEM-1","issue":"2","issued":{"date-parts":[["1964","8"]]},"page":"361-367","publisher":"American Physiological Society","title":"An experimental and theoretical analysis of myocardial tissue pressure","type":"article-journal","volume":"207"},"uris":["http://www.mendeley.com/documents/?uuid=04d59376-5a06-327b-98e8-979c2e2cf646"]}],"mendeley":{"formattedCitation":"(49)","plainTextFormattedCitation":"(49)","previouslyFormattedCitation":"(48)"},"properties":{"noteIndex":0},"schema":"https://github.com/citation-style-language/schema/raw/master/csl-citation.json"}</w:instrText>
      </w:r>
      <w:r>
        <w:fldChar w:fldCharType="separate"/>
      </w:r>
      <w:r w:rsidR="003F6F36" w:rsidRPr="003F6F36">
        <w:rPr>
          <w:noProof/>
        </w:rPr>
        <w:t>(49)</w:t>
      </w:r>
      <w:r>
        <w:fldChar w:fldCharType="end"/>
      </w:r>
      <w:r>
        <w:t xml:space="preserve">. </w:t>
      </w:r>
      <w:r w:rsidR="005D5C07">
        <w:t>We assumed that f</w:t>
      </w:r>
      <w:r w:rsidR="00864379">
        <w:t xml:space="preserve">or the free wall of the LV,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rsidR="00864379">
        <w:t xml:space="preserve"> varies linearly from endocardium (LV pressure, </w:t>
      </w:r>
      <m:oMath>
        <m:sSub>
          <m:sSubPr>
            <m:ctrlPr>
              <w:rPr>
                <w:rFonts w:ascii="Cambria Math" w:hAnsi="Cambria Math"/>
                <w:i/>
              </w:rPr>
            </m:ctrlPr>
          </m:sSubPr>
          <m:e>
            <m:r>
              <w:rPr>
                <w:rFonts w:ascii="Cambria Math" w:hAnsi="Cambria Math"/>
              </w:rPr>
              <m:t>p</m:t>
            </m:r>
          </m:e>
          <m:sub>
            <m:r>
              <w:rPr>
                <w:rFonts w:ascii="Cambria Math" w:hAnsi="Cambria Math"/>
              </w:rPr>
              <m:t>LV</m:t>
            </m:r>
          </m:sub>
        </m:sSub>
      </m:oMath>
      <w:r w:rsidR="00864379">
        <w:t xml:space="preserve">) to </w:t>
      </w:r>
      <w:r w:rsidR="00D03FC3">
        <w:t>epicardium</w:t>
      </w:r>
      <w:r w:rsidR="00864379">
        <w:t xml:space="preserve">, where the pericardial pressure is assumed to be negligible. Therefore, for the subendocardial and subepicardial trees, the average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rsidR="00864379">
        <w:t xml:space="preserve"> values </w:t>
      </w:r>
      <w:r w:rsidR="005D5C07">
        <w:t>were set to</w:t>
      </w:r>
      <w:r w:rsidR="00864379">
        <w:t xml:space="preserve"> 5/6 and 1/6 of </w:t>
      </w:r>
      <m:oMath>
        <m:sSub>
          <m:sSubPr>
            <m:ctrlPr>
              <w:rPr>
                <w:rFonts w:ascii="Cambria Math" w:hAnsi="Cambria Math"/>
                <w:i/>
              </w:rPr>
            </m:ctrlPr>
          </m:sSubPr>
          <m:e>
            <m:r>
              <w:rPr>
                <w:rFonts w:ascii="Cambria Math" w:hAnsi="Cambria Math"/>
              </w:rPr>
              <m:t>p</m:t>
            </m:r>
          </m:e>
          <m:sub>
            <m:r>
              <w:rPr>
                <w:rFonts w:ascii="Cambria Math" w:hAnsi="Cambria Math"/>
              </w:rPr>
              <m:t>LV</m:t>
            </m:r>
          </m:sub>
        </m:sSub>
      </m:oMath>
      <w:r w:rsidR="00864379">
        <w:t>,</w:t>
      </w:r>
      <w:r w:rsidR="005D5C07">
        <w:t xml:space="preserve"> respectively,</w:t>
      </w:r>
      <w:r w:rsidR="00864379">
        <w:t xml:space="preserve"> consistent with their relative myocardial depth. The </w:t>
      </w:r>
      <w:r w:rsidR="005D5C07">
        <w:t xml:space="preserve">muscle shortening- induced </w:t>
      </w:r>
      <w:r w:rsidR="00864379">
        <w:t>pressure</w:t>
      </w:r>
      <w:r w:rsidR="00586A6C">
        <w:t xml:space="preserve"> </w:t>
      </w:r>
      <m:oMath>
        <m:sSub>
          <m:sSubPr>
            <m:ctrlPr>
              <w:rPr>
                <w:rFonts w:ascii="Cambria Math" w:hAnsi="Cambria Math"/>
                <w:i/>
              </w:rPr>
            </m:ctrlPr>
          </m:sSubPr>
          <m:e>
            <m:r>
              <w:rPr>
                <w:rFonts w:ascii="Cambria Math" w:hAnsi="Cambria Math"/>
              </w:rPr>
              <m:t>p</m:t>
            </m:r>
          </m:e>
          <m:sub>
            <m:r>
              <w:rPr>
                <w:rFonts w:ascii="Cambria Math" w:hAnsi="Cambria Math"/>
              </w:rPr>
              <m:t>SIP</m:t>
            </m:r>
          </m:sub>
        </m:sSub>
      </m:oMath>
      <w:r w:rsidR="00864379">
        <w:t xml:space="preserve"> was chosen so that subendocardium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rsidR="005D5C07">
        <w:t xml:space="preserve"> </w:t>
      </w:r>
      <w:r w:rsidR="00864379">
        <w:t xml:space="preserve">is </w:t>
      </w:r>
      <w:r w:rsidR="00394C28">
        <w:t>~</w:t>
      </w:r>
      <w:r w:rsidR="00864379">
        <w:t xml:space="preserve">20% larger than the </w:t>
      </w:r>
      <m:oMath>
        <m:sSub>
          <m:sSubPr>
            <m:ctrlPr>
              <w:rPr>
                <w:rFonts w:ascii="Cambria Math" w:hAnsi="Cambria Math"/>
                <w:i/>
              </w:rPr>
            </m:ctrlPr>
          </m:sSubPr>
          <m:e>
            <m:r>
              <w:rPr>
                <w:rFonts w:ascii="Cambria Math" w:hAnsi="Cambria Math"/>
              </w:rPr>
              <m:t>p</m:t>
            </m:r>
          </m:e>
          <m:sub>
            <m:r>
              <w:rPr>
                <w:rFonts w:ascii="Cambria Math" w:hAnsi="Cambria Math"/>
              </w:rPr>
              <m:t>LV</m:t>
            </m:r>
          </m:sub>
        </m:sSub>
      </m:oMath>
      <w:r w:rsidR="00864379">
        <w:t xml:space="preserve"> </w:t>
      </w:r>
      <w:r w:rsidR="00586A6C">
        <w:fldChar w:fldCharType="begin" w:fldLock="1"/>
      </w:r>
      <w:r w:rsidR="003F6F36">
        <w:instrText>ADDIN CSL_CITATION {"citationItems":[{"id":"ITEM-1","itemData":{"DOI":"10.1152/ajpheart.00997.2015","ISSN":"0363-6135","abstract":"Using a novel multiscale model of the human coronary circulation situated in a closed-loop cardiovascular model, we performed the first comprehensive analysis of the effects of left or right coronary arterial dominance on regional conduit arterial and microvascular arterial/venous flow patterns under normotensive conditions, and with systemic or pulmonary hypertension.","author":[{"dropping-particle":"","family":"Mynard","given":"Jonathan P.","non-dropping-particle":"","parse-names":false,"suffix":""},{"dropping-particle":"","family":"Smolich","given":"Joseph J.","non-dropping-particle":"","parse-names":false,"suffix":""}],"container-title":"American Journal of Physiology-Heart and Circulatory Physiology","id":"ITEM-1","issue":"1","issued":{"date-parts":[["2016","7"]]},"page":"H11-H23","publisher":" American Physiological Society Bethesda, MD","title":"Influence of anatomical dominance and hypertension on coronary conduit arterial and microcirculatory flow patterns: a multiscale modeling study","type":"article-journal","volume":"311"},"uris":["http://www.mendeley.com/documents/?uuid=aec6a19f-7d38-33ea-9db9-b3ba6b43f5e6"]}],"mendeley":{"formattedCitation":"(64)","plainTextFormattedCitation":"(64)","previouslyFormattedCitation":"(63)"},"properties":{"noteIndex":0},"schema":"https://github.com/citation-style-language/schema/raw/master/csl-citation.json"}</w:instrText>
      </w:r>
      <w:r w:rsidR="00586A6C">
        <w:fldChar w:fldCharType="separate"/>
      </w:r>
      <w:r w:rsidR="003F6F36" w:rsidRPr="003F6F36">
        <w:rPr>
          <w:noProof/>
        </w:rPr>
        <w:t>(64)</w:t>
      </w:r>
      <w:r w:rsidR="00586A6C">
        <w:fldChar w:fldCharType="end"/>
      </w:r>
      <w:r w:rsidR="00864379">
        <w:t xml:space="preserve">. </w:t>
      </w:r>
    </w:p>
    <w:p w14:paraId="051AAAAC" w14:textId="5F331DB1" w:rsidR="00540BDD" w:rsidRDefault="00864379" w:rsidP="00F624F6">
      <w:pPr>
        <w:jc w:val="both"/>
      </w:pPr>
      <w:r>
        <w:t>The boundary conditions</w:t>
      </w:r>
      <w:r w:rsidR="007E4050">
        <w:t xml:space="preserve"> (i.e., hemodynamic constraints)</w:t>
      </w:r>
      <w:r>
        <w:t xml:space="preserve"> of the </w:t>
      </w:r>
      <w:r w:rsidR="00BC01AB">
        <w:t>homeostatic</w:t>
      </w:r>
      <w:r>
        <w:t xml:space="preserve"> optimization in both subepicardial and subendocardial trees are the inlet and outlet pressures. </w:t>
      </w:r>
      <w:r w:rsidR="00B06221">
        <w:t xml:space="preserve">In general, </w:t>
      </w:r>
      <w:r w:rsidR="004D2CD5">
        <w:t>imposing</w:t>
      </w:r>
      <w:r w:rsidR="00B16815">
        <w:t xml:space="preserve"> only</w:t>
      </w:r>
      <w:r w:rsidR="004D2CD5">
        <w:t xml:space="preserve"> </w:t>
      </w:r>
      <w:r w:rsidR="00B06221">
        <w:t>pressure boundary conditions</w:t>
      </w:r>
      <w:r w:rsidR="00B16815">
        <w:t xml:space="preserve"> is not sufficient for</w:t>
      </w:r>
      <w:r w:rsidR="00576FD9">
        <w:t xml:space="preserve"> the homeostatic optimization</w:t>
      </w:r>
      <w:r w:rsidR="00B06221">
        <w:t xml:space="preserve"> </w:t>
      </w:r>
      <w:r w:rsidR="00A76E48">
        <w:t xml:space="preserve">as the solution will </w:t>
      </w:r>
      <w:r w:rsidR="00B06221">
        <w:t>not converge</w:t>
      </w:r>
      <w:r w:rsidR="005D5C07">
        <w:t xml:space="preserve"> </w:t>
      </w:r>
      <w:r w:rsidR="005D5C07">
        <w:rPr>
          <w:noProof/>
        </w:rPr>
        <w:fldChar w:fldCharType="begin" w:fldLock="1"/>
      </w:r>
      <w:r w:rsidR="007A38C3">
        <w:rPr>
          <w:noProof/>
        </w:rPr>
        <w:instrText>ADDIN CSL_CITATION {"citationItems":[{"id":"ITEM-1","itemData":{"URL":"http://arxiv.org/abs/2001.04880","abstract":"Coupling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Alberto","non-dropping-particle":"","parse-names":false,"suffix":""}],"id":"ITEM-1","issued":{"date-parts":[["2020"]]},"title":"A Multiscale Framework for Defining Homeostasis in Distal Vascular Trees: Applications to the Pulmonary Circulation","type":"webpage"},"uris":["http://www.mendeley.com/documents/?uuid=4af91f27-e0ce-3e2c-bf05-59746a4f2658"]}],"mendeley":{"formattedCitation":"(28)","plainTextFormattedCitation":"(28)","previouslyFormattedCitation":"(28)"},"properties":{"noteIndex":0},"schema":"https://github.com/citation-style-language/schema/raw/master/csl-citation.json"}</w:instrText>
      </w:r>
      <w:r w:rsidR="005D5C07">
        <w:rPr>
          <w:noProof/>
        </w:rPr>
        <w:fldChar w:fldCharType="separate"/>
      </w:r>
      <w:r w:rsidR="00947402" w:rsidRPr="00947402">
        <w:rPr>
          <w:noProof/>
        </w:rPr>
        <w:t>(28)</w:t>
      </w:r>
      <w:r w:rsidR="005D5C07">
        <w:rPr>
          <w:noProof/>
        </w:rPr>
        <w:fldChar w:fldCharType="end"/>
      </w:r>
      <w:r w:rsidR="00B06221">
        <w:t>. Therefore,</w:t>
      </w:r>
      <w:r>
        <w:t xml:space="preserve"> </w:t>
      </w:r>
      <w:r w:rsidR="00986019">
        <w:t>a myocardial</w:t>
      </w:r>
      <w:r>
        <w:t xml:space="preserve"> layer-</w:t>
      </w:r>
      <w:r w:rsidR="00986019">
        <w:t>dependent</w:t>
      </w:r>
      <w:r>
        <w:t xml:space="preserve"> total flow in the arteria</w:t>
      </w:r>
      <w:r w:rsidR="00B06221">
        <w:t xml:space="preserve">l tree </w:t>
      </w:r>
      <w:r w:rsidR="005D5C07">
        <w:t>wa</w:t>
      </w:r>
      <w:r w:rsidR="00B06221">
        <w:t xml:space="preserve">s considered as a </w:t>
      </w:r>
      <w:r w:rsidR="00E36049">
        <w:t>soft</w:t>
      </w:r>
      <w:r>
        <w:t xml:space="preserve"> constraint</w:t>
      </w:r>
      <w:r w:rsidR="00714E59">
        <w:t xml:space="preserve"> for the global optimization</w:t>
      </w:r>
      <w:r w:rsidR="009D5FF7">
        <w:t xml:space="preserve">, by adding a penalty term to the cost function </w:t>
      </w:r>
      <w:r w:rsidR="005D5C07">
        <w:t>(</w:t>
      </w:r>
      <w:r w:rsidR="00EF76DB">
        <w:rPr>
          <w:b/>
          <w:bCs/>
        </w:rPr>
        <w:t xml:space="preserve">Appendix </w:t>
      </w:r>
      <w:del w:id="256" w:author="Hamidreza Gharahi" w:date="2020-08-27T13:35:00Z">
        <w:r w:rsidR="0090127B" w:rsidDel="001A6A3B">
          <w:rPr>
            <w:b/>
            <w:bCs/>
          </w:rPr>
          <w:delText>B</w:delText>
        </w:r>
      </w:del>
      <w:ins w:id="257" w:author="Hamidreza Gharahi" w:date="2020-08-27T13:35:00Z">
        <w:r w:rsidR="001A6A3B">
          <w:rPr>
            <w:b/>
            <w:bCs/>
          </w:rPr>
          <w:t>C</w:t>
        </w:r>
      </w:ins>
      <w:r w:rsidR="005D5C07" w:rsidRPr="00183164">
        <w:t>)</w:t>
      </w:r>
      <w:r>
        <w:t xml:space="preserve">. </w:t>
      </w:r>
      <w:r w:rsidR="002D758C">
        <w:t>A downhill simplex method was used for the minimization of the global cost function.</w:t>
      </w:r>
      <w:r w:rsidR="000506AB">
        <w:t xml:space="preserve"> </w:t>
      </w:r>
      <w:r w:rsidR="00F029CF">
        <w:t xml:space="preserve">The direct result of the minimization is the </w:t>
      </w:r>
      <w:r w:rsidR="00D80215">
        <w:t>diameter</w:t>
      </w:r>
      <w:r w:rsidR="00F029CF">
        <w:t xml:space="preserve"> of the vessels in coronary trees. </w:t>
      </w:r>
      <w:r w:rsidR="00615908">
        <w:t>Once the vessel diameter is known</w:t>
      </w:r>
      <w:r w:rsidR="00802BA0">
        <w:t xml:space="preserve">, the vessel wall thickness can be computed </w:t>
      </w:r>
      <w:r w:rsidR="00143C34">
        <w:t>as a</w:t>
      </w:r>
      <w:r w:rsidR="00802BA0">
        <w:t xml:space="preserve"> post-processing</w:t>
      </w:r>
      <w:r w:rsidR="00615908" w:rsidRPr="00615908">
        <w:t xml:space="preserve"> </w:t>
      </w:r>
      <w:r w:rsidR="00615908">
        <w:t>using the mechanical equilibrium</w:t>
      </w:r>
      <w:r w:rsidR="00416BCA">
        <w:t xml:space="preserve"> equation</w:t>
      </w:r>
      <w:r w:rsidR="00615908">
        <w:t xml:space="preserve"> </w:t>
      </w:r>
      <w:r w:rsidR="00183164">
        <w:t>(</w:t>
      </w:r>
      <w:r w:rsidR="00183164">
        <w:rPr>
          <w:b/>
          <w:bCs/>
        </w:rPr>
        <w:t>Appendix A</w:t>
      </w:r>
      <w:r w:rsidR="00183164" w:rsidRPr="00183164">
        <w:t>)</w:t>
      </w:r>
      <w:r w:rsidR="00B944C5">
        <w:t>.</w:t>
      </w:r>
      <w:r w:rsidR="00802BA0">
        <w:t xml:space="preserve"> </w:t>
      </w:r>
    </w:p>
    <w:p w14:paraId="6B1236DD" w14:textId="01E00DC8" w:rsidR="00540BDD" w:rsidRDefault="009401C9" w:rsidP="00540BDD">
      <w:pPr>
        <w:jc w:val="both"/>
      </w:pPr>
      <w:r w:rsidRPr="009E09D7">
        <w:rPr>
          <w:i/>
          <w:iCs/>
        </w:rPr>
        <w:t>Model parameters</w:t>
      </w:r>
      <w:r>
        <w:rPr>
          <w:i/>
          <w:iCs/>
        </w:rPr>
        <w:t>:</w:t>
      </w:r>
      <w:r>
        <w:t xml:space="preserve"> </w:t>
      </w:r>
      <w:r w:rsidR="00540BDD" w:rsidRPr="006D5284">
        <w:t xml:space="preserve">In this work, the bulk of model parameters corresponds to literature swine data, with the exception of flow at terminal arterioles, which corresponds to canine data, given lack of measurements for swine </w:t>
      </w:r>
      <w:r w:rsidR="00540BDD" w:rsidRPr="006D5284">
        <w:fldChar w:fldCharType="begin" w:fldLock="1"/>
      </w:r>
      <w:r w:rsidR="003F6F36">
        <w:instrText>ADDIN CSL_CITATION {"citationItems":[{"id":"ITEM-1","itemData":{"DOI":"10.3389/fphys.2018.01069","ISSN":"1664-042X","abstract":"Experimental limitations in measurements of coronary flow in the beating heart have led to the development of in silico models of reconstructed coronary trees. Previous coronary reconstructions relied primarily on anatomical data, including statistical morphometry (e.g., diameters, length, connectivity, longitudinal position). Such reconstructions are non-unique, however, often leading to unrealistic predicted flow features. Thus, it is necessary to impose physiological flow constraints to ensure realistic tree reconstruction. Since a vessel flow depends on its diameter to fourth power, diameters are the logical candidates to guide vascular reconstructions to achieve realistic flows. Here, a diameter assignment method was developed where each vessel diameter was determined depending on its downstream tree size, aimed to reduce flow dispersion to within measured range. Since the coronary micro-vessels are responsible for a major portion of the flow resistance, the auto regulated coronary flow was analyzed in a morphometry-based reconstructed 400 vessel arterial microvascular sub-tree spanning vessel orders 1 to 6. Diameters in this subtree were re-assigned based on the flow criteria. The results revealed that diameter re-assignment, while adhering to measured morphometry, significantly reduced the flow dispersion to realistic levels while adhering to measured morphometry. The resulting network flow has longitudinal pressure distribution, flow fractal nature, and near-neighboring flow autocorrelation, which agree with measured coronary flow characteristics. Collectively, these results suggest that a realistic coronary tree reconstruction should impose not only morphometric data but also flow considerations. The work is of broad significance in providing a novel computational framework in the field of coronary microcirculation. It is essential for the study of coronary circulation by model simulation, based on a realistic network structure.","author":[{"dropping-particle":"","family":"Namani","given":"Ravi","non-dropping-particle":"","parse-names":false,"suffix":""},{"dropping-particle":"","family":"Kassab","given":"Ghassan S.","non-dropping-particle":"","parse-names":false,"suffix":""},{"dropping-particle":"","family":"Lanir","given":"Yoram","non-dropping-particle":"","parse-names":false,"suffix":""}],"container-title":"Frontiers in Physiology","id":"ITEM-1","issued":{"date-parts":[["2018","8","29"]]},"page":"1069","publisher":"Frontiers","title":"Morphometric Reconstruction of Coronary Vasculature Incorporating Uniformity of Flow Dispersion","type":"article-journal","volume":"9"},"uris":["http://www.mendeley.com/documents/?uuid=24b5ac0d-5218-3159-8240-2ad5061d4816"]}],"mendeley":{"formattedCitation":"(66)","plainTextFormattedCitation":"(66)","previouslyFormattedCitation":"(65)"},"properties":{"noteIndex":0},"schema":"https://github.com/citation-style-language/schema/raw/master/csl-citation.json"}</w:instrText>
      </w:r>
      <w:r w:rsidR="00540BDD" w:rsidRPr="006D5284">
        <w:fldChar w:fldCharType="separate"/>
      </w:r>
      <w:r w:rsidR="003F6F36" w:rsidRPr="003F6F36">
        <w:rPr>
          <w:noProof/>
        </w:rPr>
        <w:t>(66)</w:t>
      </w:r>
      <w:r w:rsidR="00540BDD" w:rsidRPr="006D5284">
        <w:fldChar w:fldCharType="end"/>
      </w:r>
      <w:r w:rsidR="00540BDD" w:rsidRPr="006D5284">
        <w:t>. Next, we detail the data used to set our hemodynamic</w:t>
      </w:r>
      <w:r w:rsidR="0012731C">
        <w:t>s</w:t>
      </w:r>
      <w:r w:rsidR="00540BDD" w:rsidRPr="006D5284">
        <w:t xml:space="preserve"> and</w:t>
      </w:r>
      <w:r w:rsidR="00540BDD">
        <w:t xml:space="preserve"> how the</w:t>
      </w:r>
      <w:r w:rsidR="00540BDD" w:rsidRPr="006D5284">
        <w:t xml:space="preserve"> constrained mixture model parameters</w:t>
      </w:r>
      <w:r w:rsidR="00540BDD">
        <w:t xml:space="preserve"> are assigned to the coronary tree vessels</w:t>
      </w:r>
      <w:r w:rsidR="00540BDD" w:rsidRPr="006D5284">
        <w:t>.</w:t>
      </w:r>
    </w:p>
    <w:p w14:paraId="4168C3F9" w14:textId="65826E02" w:rsidR="009401C9" w:rsidRDefault="00922502" w:rsidP="00A03BC1">
      <w:pPr>
        <w:jc w:val="both"/>
      </w:pPr>
      <w:r>
        <w:t xml:space="preserve">The hemodynamics parameters used for generating the coronary trees are listed in </w:t>
      </w:r>
      <w:r w:rsidRPr="00A47F5E">
        <w:rPr>
          <w:b/>
          <w:bCs/>
        </w:rPr>
        <w:fldChar w:fldCharType="begin"/>
      </w:r>
      <w:r w:rsidRPr="00A47F5E">
        <w:rPr>
          <w:b/>
          <w:bCs/>
        </w:rPr>
        <w:instrText xml:space="preserve"> REF _Ref39741864 \h </w:instrText>
      </w:r>
      <w:r>
        <w:rPr>
          <w:b/>
          <w:bCs/>
        </w:rPr>
        <w:instrText xml:space="preserve"> \* MERGEFORMAT </w:instrText>
      </w:r>
      <w:r w:rsidRPr="00A47F5E">
        <w:rPr>
          <w:b/>
          <w:bCs/>
        </w:rPr>
      </w:r>
      <w:r w:rsidRPr="00A47F5E">
        <w:rPr>
          <w:b/>
          <w:bCs/>
        </w:rPr>
        <w:fldChar w:fldCharType="separate"/>
      </w:r>
      <w:r w:rsidR="00925441" w:rsidRPr="00925441">
        <w:rPr>
          <w:b/>
          <w:bCs/>
        </w:rPr>
        <w:t xml:space="preserve">Table </w:t>
      </w:r>
      <w:r w:rsidR="00925441" w:rsidRPr="00925441">
        <w:rPr>
          <w:b/>
          <w:bCs/>
          <w:noProof/>
        </w:rPr>
        <w:t>2</w:t>
      </w:r>
      <w:r w:rsidRPr="00A47F5E">
        <w:rPr>
          <w:b/>
          <w:bCs/>
        </w:rPr>
        <w:fldChar w:fldCharType="end"/>
      </w:r>
      <w:r>
        <w:t>.</w:t>
      </w:r>
      <w:r w:rsidRPr="00875927">
        <w:t xml:space="preserve"> </w:t>
      </w:r>
      <w:r w:rsidR="009401C9">
        <w:t xml:space="preserve">Baseline coronary pressure was taken to be the mean aortic pressure 100 mmHg since the pressure drop in epicardial arteries, in absence of occlusive disease, is negligible. The outlet pressure at the terminal vessels (small arterioles) was set to 55 mmHg </w:t>
      </w:r>
      <w:r w:rsidR="009401C9">
        <w:fldChar w:fldCharType="begin" w:fldLock="1"/>
      </w:r>
      <w:r w:rsidR="003F6F36">
        <w:instrText>ADDIN CSL_CITATION {"citationItems":[{"id":"ITEM-1","itemData":{"DOI":"10.1161/01.RES.77.5.1017","ISSN":"0009-7330","abstract":"Abstract Hemodynamic parameters were determined in each vessel segment of six complete microvascular networks in the rat mesentery by using a combination of experimental measurements and theoretical simulations. For a total number of 2592 segments, a strong unified dependence of wall shear stress on intravascular pressure for arterioles, capillaries, and venules was obtained. All three types of segments exhibit an essentially identical variation of shear stress from high to low values (from ≈100 to 10 dyne/cm2) as intravascular pressure falls from 70 to 15 mm Hg. On the basis of these observations, it is proposed that vascular beds grow and adapt so as to maintain the shear stress in each vessel at a level that depends on local transmural pressure. In contrast to Murray’s classic ‘minimum-cost’ hypothesis, which implies uniformity of wall shear rate throughout the vasculature, the proposed design principle provides an explanation for the functionally important arteriovenous asymmetry of wall shear rates a...","author":[{"dropping-particle":"","family":"Pries","given":"Axel R.","non-dropping-particle":"","parse-names":false,"suffix":""},{"dropping-particle":"","family":"Secomb","given":"Timothy W.","non-dropping-particle":"","parse-names":false,"suffix":""},{"dropping-particle":"","family":"Gaehtgens","given":"Peter","non-dropping-particle":"","parse-names":false,"suffix":""}],"container-title":"Circulation Research","id":"ITEM-1","issue":"5","issued":{"date-parts":[["1995","11","1"]]},"page":"1017-1023","publisher":"Lippincott Williams &amp; Wilkins","title":"Design Principles of Vascular Beds","type":"article-journal","volume":"77"},"uris":["http://www.mendeley.com/documents/?uuid=b59a0c52-6f00-3962-96e9-cd1cc82b18fe"]},{"id":"ITEM-2","itemData":{"DOI":"10.1152/ajpheart.1993.265.5.h1829","ISSN":"00029513","abstract":"The coronary capillary flow is analyzed theoretically based on continuum mechanics. The capillary is a long, elastic, and permeable vessel loaded externally by tissue pressure, and it is subject to possible periodic length changes, together with adjacent myocytes. Capillary flow is driven by arteriolar-venular pressure difference. Ultrafiltration due to transmural hydrostatic and osmotic gradients is included, and consideration of mass conservation leads to a nonlinear flow equation. The results show that under physiological conditions ultrafiltration is of minor importance, and the analysis predicts regional differences in capillary flow. In regions with high tissue pressure (subendocardium), capillaries undergo significant periodic volume changes, giving rise to intramyocardial pumping. In those regions, capillary wall elasticity is of major-importance. In regions with low tissue pressure (subepicardium), the possible periodic capillary length changes are predominant. The predicted flow patterns are in good qualitative agreement with measured epicardial phasic flow. In conclusion, the methodological advantage of a distributive analysis is demonstrated by its ability to elucidate and evaluate the role of flow determinants and their complex interactions.","author":[{"dropping-particle":"","family":"Fibich","given":"G.","non-dropping-particle":"","parse-names":false,"suffix":""},{"dropping-particle":"","family":"Lanir","given":"Y.","non-dropping-particle":"","parse-names":false,"suffix":""},{"dropping-particle":"","family":"Liron","given":"N.","non-dropping-particle":"","parse-names":false,"suffix":""}],"container-title":"American Journal of Physiology - Heart and Circulatory Physiology","id":"ITEM-2","issue":"5 34-5","issued":{"date-parts":[["1993"]]},"publisher":" American Physiological Society Bethesda, MD ","title":"Mathematical model of blood flow in a coronary capillary","type":"article-journal","volume":"265"},"uris":["http://www.mendeley.com/documents/?uuid=4945728b-e7e0-367c-a13f-85e60fc7d6f1"]}],"mendeley":{"formattedCitation":"(26, 71)","plainTextFormattedCitation":"(26, 71)","previouslyFormattedCitation":"(26, 70)"},"properties":{"noteIndex":0},"schema":"https://github.com/citation-style-language/schema/raw/master/csl-citation.json"}</w:instrText>
      </w:r>
      <w:r w:rsidR="009401C9">
        <w:fldChar w:fldCharType="separate"/>
      </w:r>
      <w:r w:rsidR="003F6F36" w:rsidRPr="003F6F36">
        <w:rPr>
          <w:noProof/>
        </w:rPr>
        <w:t>(26, 71)</w:t>
      </w:r>
      <w:r w:rsidR="009401C9">
        <w:fldChar w:fldCharType="end"/>
      </w:r>
      <w:r w:rsidR="009401C9">
        <w:t xml:space="preserve">. </w:t>
      </w:r>
      <w:r w:rsidR="009401C9" w:rsidRPr="006557E0">
        <w:rPr>
          <w:color w:val="FF0000"/>
          <w:rPrChange w:id="258" w:author="Hamidreza Gharahi" w:date="2020-08-27T10:17:00Z">
            <w:rPr/>
          </w:rPrChange>
        </w:rPr>
        <w:t xml:space="preserve">Based on blood flow velocity measurements in </w:t>
      </w:r>
      <w:r w:rsidR="009401C9" w:rsidRPr="006557E0">
        <w:rPr>
          <w:color w:val="FF0000"/>
          <w:rPrChange w:id="259" w:author="Hamidreza Gharahi" w:date="2020-08-27T10:17:00Z">
            <w:rPr/>
          </w:rPrChange>
        </w:rPr>
        <w:fldChar w:fldCharType="begin" w:fldLock="1"/>
      </w:r>
      <w:r w:rsidR="003F6F36">
        <w:rPr>
          <w:color w:val="FF0000"/>
        </w:rPr>
        <w:instrText>ADDIN CSL_CITATION {"citationItems":[{"id":"ITEM-1","itemData":{"ISSN":"0009-7330","PMID":"4826931","author":[{"dropping-particle":"","family":"Tillmanns","given":"H","non-dropping-particle":"","parse-names":false,"suffix":""},{"dropping-particle":"","family":"Ikeda","given":"S","non-dropping-particle":"","parse-names":false,"suffix":""},{"dropping-particle":"","family":"Hansen","given":"H","non-dropping-particle":"","parse-names":false,"suffix":""},{"dropping-particle":"","family":"Sarma","given":"J S","non-dropping-particle":"","parse-names":false,"suffix":""},{"dropping-particle":"","family":"Fauvel","given":"J M","non-dropping-particle":"","parse-names":false,"suffix":""},{"dropping-particle":"","family":"Bing","given":"R J","non-dropping-particle":"","parse-names":false,"suffix":""}],"container-title":"Circulation research","id":"ITEM-1","issue":"4","issued":{"date-parts":[["1974","4"]]},"page":"561-9","title":"Microcirculation in the ventricle of the dog and turtle.","type":"article-journal","volume":"34"},"uris":["http://www.mendeley.com/documents/?uuid=2a2581d7-a7bc-3b8f-aa35-507369611d15"]},{"id":"ITEM-2","itemData":{"abstract":"Background-Physical forces, such as pressure and flow, are well known to affect vascular function in the coronary circulation. Increases in shear stress produce vasodilation in coronary arterioles in vitro, and constant-flow preparations suggest a role for shear stress-induced vasodilation during adjustments to metabolic demand in vivo. Hypothetically, the regulation of shear stress can be viewed as a negative feedback control scheme (increased velocity 3 increased shear 3 vasodilation 3 decreased velocity 3 shear normalized). Therefore, we hypothesized that shear stress would be at least partially regulated during conditions of elevated flow. Methods and Results-We used fluorescence microangiography to measure microvascular diameters and velocities in the coronary circulation in vivo and used these variables to calculate shear stress. Measurements were obtained under basal conditions, during maximal coronary blood flow, and after inhibition of NO synthase. Basal shear stress in the coronary circulation averaged 10 dyn/cm 2 in small arteries and 19 dyn/cm 2 in arterioles. Regulation of shear stress was observed in small arteries during adenosine-induced increases in coronary blood flow, but arterioles showed minimal regulation. NO synthase blockade had no effect on basal shear stress but completely abolished its regulation in small arteries during vasodilation. Conclusions-Our data provide the first quantitative estimates of microvascular shear stress in the coronary circulation. Moreover, our results suggest that shear stress in small coronary arteries is regulated by NO release from the endothelium. (Circulation. 1999;100:1555-1561.)","author":[{"dropping-particle":"","family":"Stepp","given":"David W","non-dropping-particle":"","parse-names":false,"suffix":""},{"dropping-particle":"","family":"Nishikawa","given":"Yasuhiro","non-dropping-particle":"","parse-names":false,"suffix":""},{"dropping-particle":"","family":"Chilian","given":"William M","non-dropping-particle":"","parse-names":false,"suffix":""}],"id":"ITEM-2","issued":{"date-parts":[["1999"]]},"title":"Regulation of Shear Stress in the Canine Coronary Microcirculation","type":"report"},"uris":["http://www.mendeley.com/documents/?uuid=f124df5d-36f4-3839-8a17-72a16ab14779"]},{"id":"ITEM-3","itemData":{"DOI":"10.1161/01.RES.59.6.704","ISSN":"0009-7330","abstract":"We quantitated phasic epimyocardial microcirculatory coronary blood flow velocity patterns in the beating left ventricle. Using a newly developed floating objective and high-speed cinematography, red cell velocities in small arterioles, capillaries, and small venules and microvascular diameters in the superficial layer of the epimyocardium of beating left ventricle were determined throughout the entire cardiac cycle in open-chest anesthetized dogs. Heart rate was maintained at 140 beats/min by means of left atrial pacing. Peak red cell velocity was observed in midsystole in small arterioles and capillaries, and in late systole in small venules. Abrupt decline in red cell velocity and, in many cases, a momentary cessation or reverse of flow, was observed in these microvessels during the pre-ejection period. The internal diameter of small venule was increased in late systole, while that of small arteriole remained almost constant during the cardiac cycle. Furthermore, in these epimyocardial microvessels, a higher percentage of the total area under the velocity curve occurred during the ejection phase; 51% in small arterioles, 43% in capillaries, and 40% in small venules. These findings indicate that the phasic blood flow pattern is markedly different in the subepimyocardial microvessels from that in the large epicardial artery and the septal artery. During vasodilation following dilazep (50 μg/kg, i.v.), an adenosine potentiator, red cell velocity increased throughout the entire cardiac cycle in epimyocardial microvessels with significant increases in the total area under the velocity curves accompanied by significant dilation of the arterioles. The present data will provide information useful in predicting or simulating transmural differences in the phasic blood flow pattern.","author":[{"dropping-particle":"","family":"Ashikawa","given":"K","non-dropping-particle":"","parse-names":false,"suffix":""},{"dropping-particle":"","family":"Kanatsuka","given":"H","non-dropping-particle":"","parse-names":false,"suffix":""},{"dropping-particle":"","family":"Suzuki","given":"T","non-dropping-particle":"","parse-names":false,"suffix":""},{"dropping-particle":"","family":"Takishima","given":"T","non-dropping-particle":"","parse-names":false,"suffix":""}],"container-title":"Circulation Research","id":"ITEM-3","issue":"6","issued":{"date-parts":[["1986","12"]]},"page":"704-711","title":"Phasic blood flow velocity pattern in epimyocardial microvessels in the beating canine left ventricle.","type":"article-journal","volume":"59"},"uris":["http://www.mendeley.com/documents/?uuid=efd788a9-d89a-3378-aad6-c65d449bf198"]}],"mendeley":{"formattedCitation":"(8, 77, 81)","plainTextFormattedCitation":"(8, 77, 81)","previouslyFormattedCitation":"(8, 76, 80)"},"properties":{"noteIndex":0},"schema":"https://github.com/citation-style-language/schema/raw/master/csl-citation.json"}</w:instrText>
      </w:r>
      <w:r w:rsidR="009401C9" w:rsidRPr="006557E0">
        <w:rPr>
          <w:color w:val="FF0000"/>
          <w:rPrChange w:id="260" w:author="Hamidreza Gharahi" w:date="2020-08-27T10:17:00Z">
            <w:rPr/>
          </w:rPrChange>
        </w:rPr>
        <w:fldChar w:fldCharType="separate"/>
      </w:r>
      <w:r w:rsidR="003F6F36" w:rsidRPr="003F6F36">
        <w:rPr>
          <w:noProof/>
          <w:color w:val="FF0000"/>
        </w:rPr>
        <w:t>(8, 77, 81)</w:t>
      </w:r>
      <w:r w:rsidR="009401C9" w:rsidRPr="006557E0">
        <w:rPr>
          <w:color w:val="FF0000"/>
          <w:rPrChange w:id="261" w:author="Hamidreza Gharahi" w:date="2020-08-27T10:17:00Z">
            <w:rPr/>
          </w:rPrChange>
        </w:rPr>
        <w:fldChar w:fldCharType="end"/>
      </w:r>
      <w:r w:rsidR="009401C9" w:rsidRPr="006557E0">
        <w:rPr>
          <w:color w:val="FF0000"/>
          <w:rPrChange w:id="262" w:author="Hamidreza Gharahi" w:date="2020-08-27T10:17:00Z">
            <w:rPr/>
          </w:rPrChange>
        </w:rPr>
        <w:t xml:space="preserve">, a baseline flow rate of </w:t>
      </w:r>
      <m:oMath>
        <m:r>
          <m:rPr>
            <m:sty m:val="p"/>
          </m:rPr>
          <w:rPr>
            <w:rFonts w:ascii="Cambria Math" w:hAnsi="Cambria Math"/>
            <w:color w:val="FF0000"/>
            <w:rPrChange w:id="263" w:author="Hamidreza Gharahi" w:date="2020-08-27T10:17:00Z">
              <w:rPr>
                <w:rFonts w:ascii="Cambria Math" w:hAnsi="Cambria Math"/>
              </w:rPr>
            </w:rPrChange>
          </w:rPr>
          <m:t>3×</m:t>
        </m:r>
        <m:sSup>
          <m:sSupPr>
            <m:ctrlPr>
              <w:rPr>
                <w:rFonts w:ascii="Cambria Math" w:hAnsi="Cambria Math"/>
                <w:color w:val="FF0000"/>
                <w:rPrChange w:id="264" w:author="Hamidreza Gharahi" w:date="2020-08-27T10:17:00Z">
                  <w:rPr>
                    <w:rFonts w:ascii="Cambria Math" w:hAnsi="Cambria Math"/>
                  </w:rPr>
                </w:rPrChange>
              </w:rPr>
            </m:ctrlPr>
          </m:sSupPr>
          <m:e>
            <m:r>
              <m:rPr>
                <m:sty m:val="p"/>
              </m:rPr>
              <w:rPr>
                <w:rFonts w:ascii="Cambria Math" w:hAnsi="Cambria Math"/>
                <w:color w:val="FF0000"/>
                <w:rPrChange w:id="265" w:author="Hamidreza Gharahi" w:date="2020-08-27T10:17:00Z">
                  <w:rPr>
                    <w:rFonts w:ascii="Cambria Math" w:hAnsi="Cambria Math"/>
                  </w:rPr>
                </w:rPrChange>
              </w:rPr>
              <m:t>10</m:t>
            </m:r>
          </m:e>
          <m:sup>
            <m:r>
              <m:rPr>
                <m:sty m:val="p"/>
              </m:rPr>
              <w:rPr>
                <w:rFonts w:ascii="Cambria Math" w:hAnsi="Cambria Math"/>
                <w:color w:val="FF0000"/>
                <w:rPrChange w:id="266" w:author="Hamidreza Gharahi" w:date="2020-08-27T10:17:00Z">
                  <w:rPr>
                    <w:rFonts w:ascii="Cambria Math" w:hAnsi="Cambria Math"/>
                  </w:rPr>
                </w:rPrChange>
              </w:rPr>
              <m:t>-3</m:t>
            </m:r>
          </m:sup>
        </m:sSup>
        <m:r>
          <m:rPr>
            <m:sty m:val="p"/>
          </m:rPr>
          <w:rPr>
            <w:rFonts w:ascii="Cambria Math" w:hAnsi="Cambria Math"/>
            <w:color w:val="FF0000"/>
            <w:rPrChange w:id="267" w:author="Hamidreza Gharahi" w:date="2020-08-27T10:17:00Z">
              <w:rPr>
                <w:rFonts w:ascii="Cambria Math" w:hAnsi="Cambria Math"/>
              </w:rPr>
            </w:rPrChange>
          </w:rPr>
          <m:t xml:space="preserve"> </m:t>
        </m:r>
      </m:oMath>
      <w:r w:rsidR="009401C9" w:rsidRPr="006557E0">
        <w:rPr>
          <w:color w:val="FF0000"/>
          <w:rPrChange w:id="268" w:author="Hamidreza Gharahi" w:date="2020-08-27T10:17:00Z">
            <w:rPr/>
          </w:rPrChange>
        </w:rPr>
        <w:t>mm</w:t>
      </w:r>
      <w:r w:rsidR="009401C9" w:rsidRPr="006557E0">
        <w:rPr>
          <w:color w:val="FF0000"/>
          <w:vertAlign w:val="superscript"/>
          <w:rPrChange w:id="269" w:author="Hamidreza Gharahi" w:date="2020-08-27T10:17:00Z">
            <w:rPr>
              <w:vertAlign w:val="superscript"/>
            </w:rPr>
          </w:rPrChange>
        </w:rPr>
        <w:t>3</w:t>
      </w:r>
      <w:r w:rsidR="009401C9" w:rsidRPr="006557E0">
        <w:rPr>
          <w:color w:val="FF0000"/>
          <w:rPrChange w:id="270" w:author="Hamidreza Gharahi" w:date="2020-08-27T10:17:00Z">
            <w:rPr/>
          </w:rPrChange>
        </w:rPr>
        <w:t xml:space="preserve">/s was used for the subepicardial terminal arterioles. To determine the flow for the subendocardial tree, the total subendocardial to subepicardial flow ratio (ENDO/EPI) was assumed to be ~1.25 </w:t>
      </w:r>
      <w:r w:rsidR="009401C9" w:rsidRPr="006557E0">
        <w:rPr>
          <w:color w:val="FF0000"/>
          <w:rPrChange w:id="271" w:author="Hamidreza Gharahi" w:date="2020-08-27T10:17:00Z">
            <w:rPr/>
          </w:rPrChange>
        </w:rPr>
        <w:fldChar w:fldCharType="begin" w:fldLock="1"/>
      </w:r>
      <w:r w:rsidR="007A38C3">
        <w:rPr>
          <w:color w:val="FF0000"/>
        </w:rPr>
        <w:instrText>ADDIN CSL_CITATION {"citationItems":[{"id":"ITEM-1","itemData":{"DOI":"10.1152/physrev.00045.2006","ISSN":"0031-9333","abstract":"Exercise is the most important physiological stimulus for increased myocardial oxygen demand. The requirement of exercising muscle for increased blood flow necessitates an increase in cardiac output that results in increases in the three main determinants of myocardial oxygen demand: heart rate, myocardial contractility, and ventricular work. The approximately sixfold increase in oxygen demands of the left ventricle during heavy exercise is met principally by augmenting coronary blood flow (</w:instrText>
      </w:r>
      <w:r w:rsidR="007A38C3">
        <w:rPr>
          <w:rFonts w:ascii="Cambria Math" w:hAnsi="Cambria Math" w:cs="Cambria Math"/>
          <w:color w:val="FF0000"/>
        </w:rPr>
        <w:instrText>∼</w:instrText>
      </w:r>
      <w:r w:rsidR="007A38C3">
        <w:rPr>
          <w:color w:val="FF0000"/>
        </w:rPr>
        <w:instrText>5-fold), as hemoglobin concentration and oxygen extraction (which is already 70–80% at rest) increase only modestly in most species. In contrast, in the right ventricle, oxygen extraction is lower at rest and increases substantially during exercise, similar to skeletal muscle, suggesting fundamental differences in blood flow regulation between these two cardiac chambers. The increase in heart rate also increases the relative time spent in systole, thereby increasing the net extravascular compressive forces acting on t...","author":[{"dropping-particle":"","family":"Duncker","given":"Dirk J.","non-dropping-particle":"","parse-names":false,"suffix":""},{"dropping-particle":"","family":"Bache","given":"Robert J.","non-dropping-particle":"","parse-names":false,"suffix":""}],"container-title":"Physiological Reviews","id":"ITEM-1","issue":"3","issued":{"date-parts":[["2008","7"]]},"page":"1009-1086","publisher":"American Physiological Society","title":"Regulation of Coronary Blood Flow During Exercise","type":"article-journal","volume":"88"},"uris":["http://www.mendeley.com/documents/?uuid=2ab3efa0-a0fe-3412-be78-42b95db1fc62"]}],"mendeley":{"formattedCitation":"(21)","plainTextFormattedCitation":"(21)","previouslyFormattedCitation":"(21)"},"properties":{"noteIndex":0},"schema":"https://github.com/citation-style-language/schema/raw/master/csl-citation.json"}</w:instrText>
      </w:r>
      <w:r w:rsidR="009401C9" w:rsidRPr="006557E0">
        <w:rPr>
          <w:color w:val="FF0000"/>
          <w:rPrChange w:id="272" w:author="Hamidreza Gharahi" w:date="2020-08-27T10:17:00Z">
            <w:rPr/>
          </w:rPrChange>
        </w:rPr>
        <w:fldChar w:fldCharType="separate"/>
      </w:r>
      <w:r w:rsidR="00947402" w:rsidRPr="00947402">
        <w:rPr>
          <w:noProof/>
          <w:color w:val="FF0000"/>
        </w:rPr>
        <w:t>(21)</w:t>
      </w:r>
      <w:r w:rsidR="009401C9" w:rsidRPr="006557E0">
        <w:rPr>
          <w:color w:val="FF0000"/>
          <w:rPrChange w:id="273" w:author="Hamidreza Gharahi" w:date="2020-08-27T10:17:00Z">
            <w:rPr/>
          </w:rPrChange>
        </w:rPr>
        <w:fldChar w:fldCharType="end"/>
      </w:r>
      <w:r w:rsidR="009401C9" w:rsidRPr="006557E0">
        <w:rPr>
          <w:color w:val="FF0000"/>
          <w:rPrChange w:id="274" w:author="Hamidreza Gharahi" w:date="2020-08-27T10:17:00Z">
            <w:rPr/>
          </w:rPrChange>
        </w:rPr>
        <w:t xml:space="preserve">. </w:t>
      </w:r>
      <w:r w:rsidR="009401C9">
        <w:t xml:space="preserve">Intramyocardial pressures </w:t>
      </w:r>
      <m:oMath>
        <m:sSub>
          <m:sSubPr>
            <m:ctrlPr>
              <w:rPr>
                <w:rFonts w:ascii="Cambria Math" w:hAnsi="Cambria Math"/>
              </w:rPr>
            </m:ctrlPr>
          </m:sSubPr>
          <m:e>
            <m:r>
              <w:rPr>
                <w:rFonts w:ascii="Cambria Math" w:hAnsi="Cambria Math"/>
              </w:rPr>
              <m:t>p</m:t>
            </m:r>
          </m:e>
          <m:sub>
            <m:r>
              <w:rPr>
                <w:rFonts w:ascii="Cambria Math" w:hAnsi="Cambria Math"/>
              </w:rPr>
              <m:t>im</m:t>
            </m:r>
          </m:sub>
        </m:sSub>
      </m:oMath>
      <w:r w:rsidR="009401C9" w:rsidRPr="003A7BF7">
        <w:t xml:space="preserve"> of</w:t>
      </w:r>
      <w:r w:rsidR="009401C9">
        <w:t xml:space="preserve"> 47 and 13 mmHg were imposed on subendocardial and subepicardial vessels, respectively. A diameter dependent blood flow viscosity model was used based on </w:t>
      </w:r>
      <w:r w:rsidR="009401C9">
        <w:fldChar w:fldCharType="begin" w:fldLock="1"/>
      </w:r>
      <w:r w:rsidR="003F6F36">
        <w:instrText>ADDIN CSL_CITATION {"citationItems":[{"id":"ITEM-1","itemData":{"DOI":"10.1161/01.RES.75.5.904","ISSN":"0009-7330","PMID":"7923637","abstract":"Resistance to blood flow through peripheral vascular beds strongly influences cardiovascular function and transport to tissue. For a given vascular architecture, flow resistance is determined by the rheological behavior of blood flowing through microvessels. A new approach for calculating the contribution of blood rheology to microvascular flow resistance is presented. Morphology (diameter and length), flow velocity, hematocrit, and topological position were determined for all vessel segments (up to 913) of terminal microcirculatory networks in the rat mesentery by intravital microscopy. Flow velocity and hematocrit were also predicted from mathematical flow simulations, in which the assumed dependence of flow resistance on diameter, hematocrit, and shear rate was optimized to minimize the deviation between measured and predicted values. For microvessels with diameters below approximately 40 microns, the resulting flow resistances are markedly higher and show a stronger dependence on hematocrit than previously estimated from measurements of blood flow in narrow glass tubes. For example, flow resistance in 10-microns microvessels at normal hematocrit is found to exceed that of a corresponding glass tube by a factor of approximately 4. In separate experiments, flow resistance of microvascular networks was estimated from direct measurements of total pressure drop and volume flow, at systemic hematocrits intentionally varied from 0.08 to 0.68. The results agree closely with predictions based on the above-optimized resistance but not with predictions based on glass-tube data. The unexpectedly high flow resistance in small microvessels may be related to interactions between blood components and the inner vessel surface that do not occur in smooth-walled tubes.","author":[{"dropping-particle":"","family":"Pries","given":"A R","non-dropping-particle":"","parse-names":false,"suffix":""},{"dropping-particle":"","family":"Secomb","given":"T W","non-dropping-particle":"","parse-names":false,"suffix":""},{"dropping-particle":"","family":"Gessner","given":"T","non-dropping-particle":"","parse-names":false,"suffix":""},{"dropping-particle":"","family":"Sperandio","given":"M B","non-dropping-particle":"","parse-names":false,"suffix":""},{"dropping-particle":"","family":"Gross","given":"J F","non-dropping-particle":"","parse-names":false,"suffix":""},{"dropping-particle":"","family":"Gaehtgens","given":"P","non-dropping-particle":"","parse-names":false,"suffix":""}],"container-title":"Circulation Research","id":"ITEM-1","issue":"5","issued":{"date-parts":[["1994","11"]]},"page":"904-915","title":"Resistance to blood flow in microvessels in vivo.","type":"article-journal","volume":"75"},"uris":["http://www.mendeley.com/documents/?uuid=0359d8d6-3d7f-310e-ac5b-e9c7a0ad5b5a"]}],"mendeley":{"formattedCitation":"(72)","plainTextFormattedCitation":"(72)","previouslyFormattedCitation":"(71)"},"properties":{"noteIndex":0},"schema":"https://github.com/citation-style-language/schema/raw/master/csl-citation.json"}</w:instrText>
      </w:r>
      <w:r w:rsidR="009401C9">
        <w:fldChar w:fldCharType="separate"/>
      </w:r>
      <w:r w:rsidR="003F6F36" w:rsidRPr="003F6F36">
        <w:rPr>
          <w:noProof/>
        </w:rPr>
        <w:t>(72)</w:t>
      </w:r>
      <w:r w:rsidR="009401C9">
        <w:fldChar w:fldCharType="end"/>
      </w:r>
      <w:r w:rsidR="009401C9">
        <w:t xml:space="preserve"> (</w:t>
      </w:r>
      <w:r w:rsidR="009401C9" w:rsidRPr="00F162DA">
        <w:rPr>
          <w:b/>
          <w:bCs/>
        </w:rPr>
        <w:t xml:space="preserve">Appendix </w:t>
      </w:r>
      <w:del w:id="275" w:author="Hamidreza Gharahi" w:date="2020-08-27T13:35:00Z">
        <w:r w:rsidR="009401C9" w:rsidRPr="00F162DA" w:rsidDel="00DF7A41">
          <w:rPr>
            <w:b/>
            <w:bCs/>
          </w:rPr>
          <w:delText>C</w:delText>
        </w:r>
      </w:del>
      <w:ins w:id="276" w:author="Hamidreza Gharahi" w:date="2020-08-27T13:35:00Z">
        <w:r w:rsidR="00DF7A41">
          <w:rPr>
            <w:b/>
            <w:bCs/>
          </w:rPr>
          <w:t>D</w:t>
        </w:r>
      </w:ins>
      <w:r w:rsidR="009401C9">
        <w:t>).</w:t>
      </w:r>
    </w:p>
    <w:p w14:paraId="05274EE5" w14:textId="2BF7631D" w:rsidR="00864379" w:rsidRDefault="00875927" w:rsidP="00FE768E">
      <w:pPr>
        <w:jc w:val="both"/>
      </w:pPr>
      <w:r>
        <w:t xml:space="preserve">Following </w:t>
      </w:r>
      <w:r>
        <w:fldChar w:fldCharType="begin" w:fldLock="1"/>
      </w:r>
      <w:r w:rsidR="007A38C3">
        <w:instrText>ADDIN CSL_CITATION {"citationItems":[{"id":"ITEM-1","itemData":{"DOI":"10.1152/ajpheart.00491.2001","ISSN":"0363-6135","abstract":"Myogenic response, flow-dependent dilation, and direct metabolic control are important mechanisms controlling coronary flow. A model was developed to study how these control mechanisms interact at different locations in the arteriolar tree and to evaluate their contribution to autoregulatory and metabolic flow control. The model consists of 10 resistance compartments in series, each representing parallel vessel units, with their diameters determined by tone depending on either flow and pressure [flow-dependent tone reduction factor (TRFflow) × Tonemyo] or directly on metabolic factors (Tonemeta). The pressure-Tonemyo and flow-TRFflow relations depend on the vessel size obtained from interpolation of data on isolated vessels. Flow-dependent dilation diminishes autoregulatory properties compared with pressure-flow lines obtained from vessels solely influenced by Tonemyo. By applying Tonemeta to the four distal compartments, the autoregulatory properties are restored and tone is equally distributed over the ...","author":[{"dropping-particle":"","family":"Cornelissen","given":"Annemiek J. M.","non-dropping-particle":"","parse-names":false,"suffix":""},{"dropping-particle":"","family":"Dankelman","given":"Jenny","non-dropping-particle":"","parse-names":false,"suffix":""},{"dropping-particle":"","family":"VanBavel","given":"Ed","non-dropping-particle":"","parse-names":false,"suffix":""},{"dropping-particle":"","family":"Spaan","given":"Jos A. E.","non-dropping-particle":"","parse-names":false,"suffix":""}],"container-title":"American Journal of Physiology-Heart and Circulatory Physiology","id":"ITEM-1","issue":"6","issued":{"date-parts":[["2002","6"]]},"page":"H2224-H2237","publisher":" American Physiological SocietyBethesda, MD ","title":"Balance between myogenic, flow-dependent, and metabolic flow control in coronary arterial tree: a model study","type":"article-journal","volume":"282"},"uris":["http://www.mendeley.com/documents/?uuid=66d2ec66-1f21-3334-ad52-00894cdafb56"]}],"mendeley":{"formattedCitation":"(18)","plainTextFormattedCitation":"(18)","previouslyFormattedCitation":"(18)"},"properties":{"noteIndex":0},"schema":"https://github.com/citation-style-language/schema/raw/master/csl-citation.json"}</w:instrText>
      </w:r>
      <w:r>
        <w:fldChar w:fldCharType="separate"/>
      </w:r>
      <w:r w:rsidR="00947402" w:rsidRPr="00947402">
        <w:rPr>
          <w:noProof/>
        </w:rPr>
        <w:t>(18)</w:t>
      </w:r>
      <w:r>
        <w:fldChar w:fldCharType="end"/>
      </w:r>
      <w:r>
        <w:t>, the const</w:t>
      </w:r>
      <w:r w:rsidR="00D051C3">
        <w:t>rained mixture model parameters</w:t>
      </w:r>
      <w:r w:rsidRPr="00FD7BDB">
        <w:t xml:space="preserve"> </w:t>
      </w:r>
      <w:r>
        <w:t xml:space="preserve">were assigned to the coronary vessels according to their sizes </w:t>
      </w:r>
      <w:r w:rsidRPr="003A7BF7">
        <w:t>(Arteries: D&gt;190μm, Large Arterioles: 190≥D&gt;100 μm, Intermediate Arterioles: 100≥D&gt;50, Small Arterioles: 50≥D) for each tree</w:t>
      </w:r>
      <w:r>
        <w:t>.</w:t>
      </w:r>
      <w:r w:rsidR="00565694">
        <w:t xml:space="preserve"> This classification is limited by the experimental data and is relatively crude since the pressure</w:t>
      </w:r>
      <w:r w:rsidR="00185DA6">
        <w:t>s</w:t>
      </w:r>
      <w:r w:rsidR="00565694">
        <w:t xml:space="preserve"> and</w:t>
      </w:r>
      <w:r w:rsidR="00C74D1B">
        <w:t xml:space="preserve"> wall</w:t>
      </w:r>
      <w:r w:rsidR="00565694">
        <w:t xml:space="preserve"> thickness</w:t>
      </w:r>
      <w:r w:rsidR="00185DA6">
        <w:t>es</w:t>
      </w:r>
      <w:r w:rsidR="00565694">
        <w:t xml:space="preserve"> </w:t>
      </w:r>
      <w:r w:rsidR="00433A6E">
        <w:t>with</w:t>
      </w:r>
      <w:r w:rsidR="00565694">
        <w:t>in one class of vessels may vary significantly.</w:t>
      </w:r>
      <w:r w:rsidR="002568B7">
        <w:t xml:space="preserve"> For instance</w:t>
      </w:r>
      <w:r w:rsidR="002F2A8A">
        <w:t>,</w:t>
      </w:r>
      <w:r w:rsidR="002568B7">
        <w:t xml:space="preserve"> our initial analysis showed that</w:t>
      </w:r>
      <w:r w:rsidR="005E77BE">
        <w:t xml:space="preserve"> </w:t>
      </w:r>
      <w:r w:rsidR="002568B7">
        <w:t>w</w:t>
      </w:r>
      <w:r w:rsidR="00694882">
        <w:t>hen all</w:t>
      </w:r>
      <w:r w:rsidR="00302C27">
        <w:t xml:space="preserve"> </w:t>
      </w:r>
      <w:r w:rsidR="006479E4">
        <w:t>the parameters are constant across a class</w:t>
      </w:r>
      <w:r w:rsidR="00343985">
        <w:t xml:space="preserve"> </w:t>
      </w:r>
      <w:r w:rsidR="006479E4">
        <w:t xml:space="preserve">type, the </w:t>
      </w:r>
      <w:r w:rsidR="00343985">
        <w:t xml:space="preserve">homeostatic optimization framework </w:t>
      </w:r>
      <w:r w:rsidR="006479E4">
        <w:t>does</w:t>
      </w:r>
      <w:r w:rsidR="00343985">
        <w:t xml:space="preserve"> not produce </w:t>
      </w:r>
      <w:r w:rsidR="00D8231F">
        <w:t xml:space="preserve">the </w:t>
      </w:r>
      <w:r w:rsidR="00680569">
        <w:t>correct</w:t>
      </w:r>
      <w:r w:rsidR="00343985">
        <w:t xml:space="preserve"> thickness-to-diameter ratio</w:t>
      </w:r>
      <w:r w:rsidR="00D8231F">
        <w:t xml:space="preserve"> trends</w:t>
      </w:r>
      <w:r w:rsidR="00343985">
        <w:t xml:space="preserve"> when compared to experimental</w:t>
      </w:r>
      <w:r w:rsidR="009D2864">
        <w:t xml:space="preserve"> data</w:t>
      </w:r>
      <w:r w:rsidR="00343985">
        <w:t xml:space="preserve">. </w:t>
      </w:r>
      <w:r w:rsidR="00FE768E">
        <w:t>Therefore,</w:t>
      </w:r>
      <w:r w:rsidR="003A323F">
        <w:t xml:space="preserve"> we adjusted</w:t>
      </w:r>
      <w:r w:rsidR="00FE768E">
        <w:t xml:space="preserve"> t</w:t>
      </w:r>
      <w:r>
        <w:t>he baseline activation level of SMCs (</w:t>
      </w:r>
      <m:oMath>
        <m:sSub>
          <m:sSubPr>
            <m:ctrlPr>
              <w:rPr>
                <w:rFonts w:ascii="Cambria Math" w:hAnsi="Cambria Math"/>
              </w:rPr>
            </m:ctrlPr>
          </m:sSubPr>
          <m:e>
            <m:r>
              <w:rPr>
                <w:rFonts w:ascii="Cambria Math" w:hAnsi="Cambria Math"/>
              </w:rPr>
              <m:t>0&lt;A</m:t>
            </m:r>
          </m:e>
          <m:sub>
            <m:r>
              <w:rPr>
                <w:rFonts w:ascii="Cambria Math" w:hAnsi="Cambria Math"/>
              </w:rPr>
              <m:t>h</m:t>
            </m:r>
          </m:sub>
        </m:sSub>
        <m:r>
          <w:rPr>
            <w:rFonts w:ascii="Cambria Math" w:hAnsi="Cambria Math"/>
          </w:rPr>
          <m:t>&lt;1</m:t>
        </m:r>
      </m:oMath>
      <w:r>
        <w:t>)</w:t>
      </w:r>
      <w:r w:rsidR="00A82AD0">
        <w:t>, which is the</w:t>
      </w:r>
      <w:r w:rsidR="00EB1982">
        <w:t xml:space="preserve"> </w:t>
      </w:r>
      <w:r w:rsidR="00EB1982">
        <w:rPr>
          <w:i/>
          <w:iCs/>
        </w:rPr>
        <w:t>in-vivo</w:t>
      </w:r>
      <w:r w:rsidR="00A82AD0">
        <w:t xml:space="preserve"> value </w:t>
      </w:r>
      <w:r w:rsidR="00EB1982">
        <w:t>of</w:t>
      </w:r>
      <w:r w:rsidR="00A82AD0">
        <w:t xml:space="preserve"> </w:t>
      </w:r>
      <m:oMath>
        <m:r>
          <w:rPr>
            <w:rFonts w:ascii="Cambria Math" w:hAnsi="Cambria Math"/>
          </w:rPr>
          <m:t>A</m:t>
        </m:r>
      </m:oMath>
      <w:r w:rsidR="00A82AD0">
        <w:rPr>
          <w:rFonts w:eastAsiaTheme="minorEastAsia"/>
        </w:rPr>
        <w:t xml:space="preserve"> </w:t>
      </w:r>
      <w:r w:rsidR="00EB1982">
        <w:rPr>
          <w:rFonts w:eastAsiaTheme="minorEastAsia"/>
        </w:rPr>
        <w:t xml:space="preserve">in Eq. </w:t>
      </w:r>
      <w:r w:rsidR="00EB1982">
        <w:rPr>
          <w:rFonts w:eastAsiaTheme="minorEastAsia"/>
        </w:rPr>
        <w:fldChar w:fldCharType="begin"/>
      </w:r>
      <w:r w:rsidR="00EB1982">
        <w:rPr>
          <w:rFonts w:eastAsiaTheme="minorEastAsia"/>
        </w:rPr>
        <w:instrText xml:space="preserve"> REF eq2_f \h </w:instrText>
      </w:r>
      <w:r w:rsidR="00EB1982">
        <w:rPr>
          <w:rFonts w:eastAsiaTheme="minorEastAsia"/>
        </w:rPr>
      </w:r>
      <w:r w:rsidR="00EB1982">
        <w:rPr>
          <w:rFonts w:eastAsiaTheme="minorEastAsia"/>
        </w:rPr>
        <w:fldChar w:fldCharType="separate"/>
      </w:r>
      <w:r w:rsidR="00925441">
        <w:rPr>
          <w:noProof/>
        </w:rPr>
        <w:t>2</w:t>
      </w:r>
      <w:r w:rsidR="00EB1982">
        <w:rPr>
          <w:rFonts w:eastAsiaTheme="minorEastAsia"/>
        </w:rPr>
        <w:fldChar w:fldCharType="end"/>
      </w:r>
      <w:r w:rsidR="00EB1982">
        <w:rPr>
          <w:rFonts w:eastAsiaTheme="minorEastAsia"/>
        </w:rPr>
        <w:t>,</w:t>
      </w:r>
      <w:r>
        <w:t xml:space="preserve"> for each vessel to match the thickness-to-diameter ratio with data in </w:t>
      </w:r>
      <w:r>
        <w:fldChar w:fldCharType="begin" w:fldLock="1"/>
      </w:r>
      <w:r w:rsidR="007A38C3">
        <w:instrText>ADDIN CSL_CITATION {"citationItems":[{"id":"ITEM-1","itemData":{"DOI":"10.1152/ajpheart.01079.2003","ISSN":"0363-6135","abstract":"The existence of a homeostatic state of stresses and strains has been axiomatic in the cardiovascular system. The objective of this study was to determine the distribution of circumferential stress and strain along the aorta and throughout the coronary arterial tree to test this hypothesis. Silicone elastomer was perfused through the porcine aorta and coronary arterial tree to cast the arteries at physiological pressure. The loaded and zero-stress dimensions of the vessels were measured. The aorta (1.8 cm) and its secondary branches were considered down to 1.5 mm diameter. The left anterior descending artery (4.5 mm) and its branches down to 10 μm were also measured. The Cauchy mean circumferential stress and midwall stretch ratio were calculated. Our results show that the stretch ratio and Cauchy stress were lower in the thoracic than in the abdominal aorta and its secondary branches. The opening angle (θ) and midwall stretch ratio (λ) showed a linear variation with order number (n) as follows: θ = 10.2n...","author":[{"dropping-particle":"","family":"Guo","given":"Xiaomei","non-dropping-particle":"","parse-names":false,"suffix":""},{"dropping-particle":"","family":"Kassab","given":"Ghassan S.","non-dropping-particle":"","parse-names":false,"suffix":""}],"container-title":"American Journal of Physiology-Heart and Circulatory Physiology","id":"ITEM-1","issue":"6","issued":{"date-parts":[["2004","6"]]},"page":"H2361-H2368","publisher":"American Physiological Society","title":"Distribution of stress and strain along the porcine aorta and coronary arterial tree","type":"article-journal","volume":"286"},"uris":["http://www.mendeley.com/documents/?uuid=a7c73623-c586-3108-8c1a-fea36c513da4"]}],"mendeley":{"formattedCitation":"(32)","plainTextFormattedCitation":"(32)","previouslyFormattedCitation":"(32)"},"properties":{"noteIndex":0},"schema":"https://github.com/citation-style-language/schema/raw/master/csl-citation.json"}</w:instrText>
      </w:r>
      <w:r>
        <w:fldChar w:fldCharType="separate"/>
      </w:r>
      <w:r w:rsidR="00947402" w:rsidRPr="00947402">
        <w:rPr>
          <w:noProof/>
        </w:rPr>
        <w:t>(32)</w:t>
      </w:r>
      <w:r>
        <w:fldChar w:fldCharType="end"/>
      </w:r>
      <w:r>
        <w:t>, as demonstrated in the results section.</w:t>
      </w:r>
    </w:p>
    <w:p w14:paraId="43C7C07A" w14:textId="3DA2A738" w:rsidR="00281FDD" w:rsidRDefault="00281FDD" w:rsidP="009E09D7">
      <w:pPr>
        <w:pStyle w:val="Caption"/>
        <w:keepNext/>
      </w:pPr>
      <w:bookmarkStart w:id="277" w:name="_Ref39741864"/>
      <w:r>
        <w:t xml:space="preserve">Table </w:t>
      </w:r>
      <w:r w:rsidR="00133A07">
        <w:fldChar w:fldCharType="begin"/>
      </w:r>
      <w:r w:rsidR="00133A07">
        <w:instrText xml:space="preserve"> SEQ Table \* ARABIC </w:instrText>
      </w:r>
      <w:r w:rsidR="00133A07">
        <w:fldChar w:fldCharType="separate"/>
      </w:r>
      <w:r w:rsidR="00925441">
        <w:rPr>
          <w:noProof/>
        </w:rPr>
        <w:t>2</w:t>
      </w:r>
      <w:r w:rsidR="00133A07">
        <w:rPr>
          <w:noProof/>
        </w:rPr>
        <w:fldChar w:fldCharType="end"/>
      </w:r>
      <w:bookmarkEnd w:id="277"/>
      <w:r>
        <w:t>. Tree initialization and hemodynamic parameters for generation of coronary trees</w:t>
      </w:r>
      <w:r w:rsidR="00381C56">
        <w:t>.</w:t>
      </w:r>
    </w:p>
    <w:tbl>
      <w:tblPr>
        <w:tblStyle w:val="TableGrid"/>
        <w:tblW w:w="512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3"/>
        <w:gridCol w:w="2616"/>
        <w:gridCol w:w="812"/>
        <w:gridCol w:w="449"/>
        <w:gridCol w:w="829"/>
        <w:gridCol w:w="2737"/>
      </w:tblGrid>
      <w:tr w:rsidR="008E1873" w:rsidRPr="00354986" w14:paraId="5C667D66" w14:textId="5C09582A" w:rsidTr="008E1873">
        <w:tc>
          <w:tcPr>
            <w:tcW w:w="1122" w:type="pct"/>
            <w:tcBorders>
              <w:top w:val="single" w:sz="18" w:space="0" w:color="auto"/>
              <w:bottom w:val="single" w:sz="18" w:space="0" w:color="auto"/>
            </w:tcBorders>
            <w:vAlign w:val="center"/>
          </w:tcPr>
          <w:p w14:paraId="3703525B" w14:textId="77777777" w:rsidR="000078C8" w:rsidRPr="00354986" w:rsidRDefault="000078C8" w:rsidP="00FB4B50">
            <w:pPr>
              <w:jc w:val="center"/>
              <w:rPr>
                <w:rFonts w:cstheme="majorBidi"/>
              </w:rPr>
            </w:pPr>
            <w:r w:rsidRPr="00354986">
              <w:rPr>
                <w:rFonts w:cstheme="majorBidi"/>
              </w:rPr>
              <w:t>Parameter</w:t>
            </w:r>
          </w:p>
        </w:tc>
        <w:tc>
          <w:tcPr>
            <w:tcW w:w="1363" w:type="pct"/>
            <w:tcBorders>
              <w:top w:val="single" w:sz="18" w:space="0" w:color="auto"/>
              <w:bottom w:val="single" w:sz="18" w:space="0" w:color="auto"/>
            </w:tcBorders>
            <w:vAlign w:val="center"/>
          </w:tcPr>
          <w:p w14:paraId="157B44A7" w14:textId="77777777" w:rsidR="000078C8" w:rsidRPr="00354986" w:rsidRDefault="000078C8" w:rsidP="00FB4B50">
            <w:pPr>
              <w:jc w:val="center"/>
              <w:rPr>
                <w:rFonts w:cstheme="majorBidi"/>
              </w:rPr>
            </w:pPr>
            <w:r w:rsidRPr="00354986">
              <w:rPr>
                <w:rFonts w:cstheme="majorBidi"/>
              </w:rPr>
              <w:t>Description</w:t>
            </w:r>
          </w:p>
        </w:tc>
        <w:tc>
          <w:tcPr>
            <w:tcW w:w="423" w:type="pct"/>
            <w:tcBorders>
              <w:top w:val="single" w:sz="18" w:space="0" w:color="auto"/>
              <w:bottom w:val="single" w:sz="18" w:space="0" w:color="auto"/>
            </w:tcBorders>
            <w:vAlign w:val="center"/>
          </w:tcPr>
          <w:p w14:paraId="35057B1B" w14:textId="77777777" w:rsidR="000078C8" w:rsidRPr="00354986" w:rsidRDefault="000078C8" w:rsidP="00FB4B50">
            <w:pPr>
              <w:jc w:val="center"/>
              <w:rPr>
                <w:rFonts w:cstheme="majorBidi"/>
              </w:rPr>
            </w:pPr>
            <w:r w:rsidRPr="00354986">
              <w:rPr>
                <w:rFonts w:cstheme="majorBidi"/>
              </w:rPr>
              <w:t>Value</w:t>
            </w:r>
          </w:p>
        </w:tc>
        <w:tc>
          <w:tcPr>
            <w:tcW w:w="234" w:type="pct"/>
            <w:tcBorders>
              <w:top w:val="single" w:sz="18" w:space="0" w:color="auto"/>
              <w:bottom w:val="single" w:sz="18" w:space="0" w:color="auto"/>
            </w:tcBorders>
            <w:vAlign w:val="center"/>
          </w:tcPr>
          <w:p w14:paraId="7B275563" w14:textId="77777777" w:rsidR="000078C8" w:rsidRPr="00354986" w:rsidRDefault="000078C8">
            <w:pPr>
              <w:jc w:val="center"/>
              <w:rPr>
                <w:rFonts w:cstheme="majorBidi"/>
              </w:rPr>
            </w:pPr>
          </w:p>
        </w:tc>
        <w:tc>
          <w:tcPr>
            <w:tcW w:w="432" w:type="pct"/>
            <w:tcBorders>
              <w:top w:val="single" w:sz="18" w:space="0" w:color="auto"/>
              <w:bottom w:val="single" w:sz="18" w:space="0" w:color="auto"/>
            </w:tcBorders>
            <w:vAlign w:val="center"/>
          </w:tcPr>
          <w:p w14:paraId="2E509CBE" w14:textId="2959F561" w:rsidR="000078C8" w:rsidRPr="00354986" w:rsidRDefault="000078C8">
            <w:pPr>
              <w:jc w:val="center"/>
              <w:rPr>
                <w:rFonts w:cstheme="majorBidi"/>
              </w:rPr>
            </w:pPr>
            <w:r w:rsidRPr="00354986">
              <w:rPr>
                <w:rFonts w:cstheme="majorBidi"/>
              </w:rPr>
              <w:t>Unit</w:t>
            </w:r>
          </w:p>
        </w:tc>
        <w:tc>
          <w:tcPr>
            <w:tcW w:w="1426" w:type="pct"/>
            <w:tcBorders>
              <w:top w:val="single" w:sz="18" w:space="0" w:color="auto"/>
              <w:bottom w:val="single" w:sz="18" w:space="0" w:color="auto"/>
            </w:tcBorders>
            <w:vAlign w:val="center"/>
          </w:tcPr>
          <w:p w14:paraId="6D882004" w14:textId="642B2F6E" w:rsidR="000078C8" w:rsidRPr="00354986" w:rsidRDefault="000078C8">
            <w:pPr>
              <w:jc w:val="center"/>
              <w:rPr>
                <w:rFonts w:cstheme="majorBidi"/>
              </w:rPr>
            </w:pPr>
            <w:r>
              <w:rPr>
                <w:rFonts w:cstheme="majorBidi"/>
              </w:rPr>
              <w:t>Ref</w:t>
            </w:r>
          </w:p>
        </w:tc>
      </w:tr>
      <w:tr w:rsidR="008E1873" w:rsidRPr="00354986" w14:paraId="64B2EC4B" w14:textId="1A4134B6" w:rsidTr="009E09D7">
        <w:trPr>
          <w:trHeight w:val="359"/>
        </w:trPr>
        <w:tc>
          <w:tcPr>
            <w:tcW w:w="1122" w:type="pct"/>
            <w:tcBorders>
              <w:top w:val="single" w:sz="18" w:space="0" w:color="auto"/>
              <w:bottom w:val="single" w:sz="4" w:space="0" w:color="000000"/>
            </w:tcBorders>
            <w:vAlign w:val="center"/>
          </w:tcPr>
          <w:p w14:paraId="624EA67E" w14:textId="6CECEBCA" w:rsidR="000078C8" w:rsidRDefault="00133A07" w:rsidP="00FB4B50">
            <w:pPr>
              <w:jc w:val="center"/>
              <w:rPr>
                <w:rFonts w:ascii="Times New Roman" w:eastAsia="Calibri" w:hAnsi="Times New Roman" w:cs="Arial"/>
              </w:rPr>
            </w:pPr>
            <m:oMathPara>
              <m:oMath>
                <m:sSub>
                  <m:sSubPr>
                    <m:ctrlPr>
                      <w:rPr>
                        <w:rFonts w:ascii="Cambria Math" w:eastAsia="Calibri" w:hAnsi="Cambria Math" w:cstheme="majorBidi"/>
                        <w:i/>
                      </w:rPr>
                    </m:ctrlPr>
                  </m:sSubPr>
                  <m:e>
                    <m:r>
                      <w:rPr>
                        <w:rFonts w:ascii="Cambria Math" w:eastAsia="Calibri" w:hAnsi="Cambria Math" w:cstheme="majorBidi"/>
                      </w:rPr>
                      <m:t>ξ</m:t>
                    </m:r>
                  </m:e>
                  <m:sub>
                    <m:r>
                      <w:rPr>
                        <w:rFonts w:ascii="Cambria Math" w:eastAsia="Calibri" w:hAnsi="Cambria Math" w:cstheme="majorBidi"/>
                      </w:rPr>
                      <m:t>0</m:t>
                    </m:r>
                  </m:sub>
                </m:sSub>
              </m:oMath>
            </m:oMathPara>
          </w:p>
        </w:tc>
        <w:tc>
          <w:tcPr>
            <w:tcW w:w="1363" w:type="pct"/>
            <w:tcBorders>
              <w:top w:val="single" w:sz="18" w:space="0" w:color="auto"/>
              <w:bottom w:val="single" w:sz="4" w:space="0" w:color="000000"/>
            </w:tcBorders>
            <w:vAlign w:val="center"/>
          </w:tcPr>
          <w:p w14:paraId="7E5618AB" w14:textId="7C021A6C" w:rsidR="000078C8" w:rsidRPr="00354986" w:rsidRDefault="000078C8" w:rsidP="00FB4B50">
            <w:pPr>
              <w:jc w:val="center"/>
              <w:rPr>
                <w:rFonts w:eastAsiaTheme="minorEastAsia" w:cstheme="majorBidi"/>
              </w:rPr>
            </w:pPr>
            <w:r>
              <w:rPr>
                <w:rFonts w:eastAsiaTheme="minorEastAsia" w:cstheme="majorBidi"/>
              </w:rPr>
              <w:t>Initial diameter exponent</w:t>
            </w:r>
          </w:p>
        </w:tc>
        <w:tc>
          <w:tcPr>
            <w:tcW w:w="423" w:type="pct"/>
            <w:tcBorders>
              <w:top w:val="single" w:sz="18" w:space="0" w:color="auto"/>
              <w:bottom w:val="single" w:sz="4" w:space="0" w:color="000000"/>
            </w:tcBorders>
            <w:vAlign w:val="center"/>
          </w:tcPr>
          <w:p w14:paraId="47FD63B6" w14:textId="145E8910" w:rsidR="000078C8" w:rsidRPr="00354986" w:rsidRDefault="000078C8" w:rsidP="00FB4B50">
            <w:pPr>
              <w:jc w:val="center"/>
              <w:rPr>
                <w:rFonts w:eastAsiaTheme="minorEastAsia" w:cstheme="majorBidi"/>
              </w:rPr>
            </w:pPr>
            <w:r>
              <w:rPr>
                <w:rFonts w:cstheme="majorBidi"/>
              </w:rPr>
              <w:t>2.55</w:t>
            </w:r>
          </w:p>
        </w:tc>
        <w:tc>
          <w:tcPr>
            <w:tcW w:w="234" w:type="pct"/>
            <w:tcBorders>
              <w:top w:val="single" w:sz="18" w:space="0" w:color="auto"/>
              <w:bottom w:val="single" w:sz="4" w:space="0" w:color="000000"/>
            </w:tcBorders>
            <w:vAlign w:val="center"/>
          </w:tcPr>
          <w:p w14:paraId="3DA7D228" w14:textId="77777777" w:rsidR="000078C8" w:rsidRPr="00354986" w:rsidRDefault="000078C8">
            <w:pPr>
              <w:jc w:val="center"/>
              <w:rPr>
                <w:rFonts w:cstheme="majorBidi"/>
              </w:rPr>
            </w:pPr>
          </w:p>
        </w:tc>
        <w:tc>
          <w:tcPr>
            <w:tcW w:w="432" w:type="pct"/>
            <w:tcBorders>
              <w:top w:val="single" w:sz="18" w:space="0" w:color="auto"/>
              <w:bottom w:val="single" w:sz="4" w:space="0" w:color="000000"/>
            </w:tcBorders>
            <w:vAlign w:val="center"/>
          </w:tcPr>
          <w:p w14:paraId="5EE7263D" w14:textId="2F03BE49" w:rsidR="000078C8" w:rsidRPr="00354986" w:rsidRDefault="000078C8">
            <w:pPr>
              <w:jc w:val="center"/>
              <w:rPr>
                <w:rFonts w:eastAsiaTheme="minorEastAsia" w:cstheme="majorBidi"/>
              </w:rPr>
            </w:pPr>
            <w:r w:rsidRPr="00354986">
              <w:rPr>
                <w:rFonts w:cstheme="majorBidi"/>
              </w:rPr>
              <w:t>-</w:t>
            </w:r>
          </w:p>
        </w:tc>
        <w:tc>
          <w:tcPr>
            <w:tcW w:w="1426" w:type="pct"/>
            <w:tcBorders>
              <w:top w:val="single" w:sz="18" w:space="0" w:color="auto"/>
              <w:bottom w:val="single" w:sz="4" w:space="0" w:color="000000"/>
            </w:tcBorders>
            <w:vAlign w:val="center"/>
          </w:tcPr>
          <w:p w14:paraId="528FFC50" w14:textId="473093A8" w:rsidR="000078C8" w:rsidRPr="00354986" w:rsidRDefault="008E1873">
            <w:pPr>
              <w:jc w:val="center"/>
              <w:rPr>
                <w:rFonts w:cstheme="majorBidi"/>
              </w:rPr>
            </w:pPr>
            <w:r>
              <w:fldChar w:fldCharType="begin" w:fldLock="1"/>
            </w:r>
            <w:r w:rsidR="003F6F36">
              <w:instrText>ADDIN CSL_CITATION {"citationItems":[{"id":"ITEM-1","itemData":{"DOI":"10.1114/1.290","ISSN":"0090-6964","author":[{"dropping-particle":"","family":"Karch","given":"Rudolf","non-dropping-particle":"","parse-names":false,"suffix":""},{"dropping-particle":"","family":"Neumann","given":"Friederike","non-dropping-particle":"","parse-names":false,"suffix":""},{"dropping-particle":"","family":"Neumann","given":"Martin","non-dropping-particle":"","parse-names":false,"suffix":""},{"dropping-particle":"","family":"Schreiner","given":"Wolfgang","non-dropping-particle":"","parse-names":false,"suffix":""}],"container-title":"Annals of Biomedical Engineering","id":"ITEM-1","issue":"5","issued":{"date-parts":[["2000","5"]]},"page":"495-511","publisher":"Kluwer Academic Publishers-Plenum Publishers","title":"Staged Growth of Optimized Arterial Model Trees","type":"article-journal","volume":"28"},"uris":["http://www.mendeley.com/documents/?uuid=3d82a5ae-0a13-3482-8859-cb93e27655b5"]}],"mendeley":{"formattedCitation":"(45)","plainTextFormattedCitation":"(45)","previouslyFormattedCitation":"(44)"},"properties":{"noteIndex":0},"schema":"https://github.com/citation-style-language/schema/raw/master/csl-citation.json"}</w:instrText>
            </w:r>
            <w:r>
              <w:fldChar w:fldCharType="separate"/>
            </w:r>
            <w:r w:rsidR="003F6F36" w:rsidRPr="003F6F36">
              <w:rPr>
                <w:noProof/>
              </w:rPr>
              <w:t>(45)</w:t>
            </w:r>
            <w:r>
              <w:fldChar w:fldCharType="end"/>
            </w:r>
          </w:p>
        </w:tc>
      </w:tr>
      <w:tr w:rsidR="008E1873" w:rsidRPr="00354986" w14:paraId="0DDCF963" w14:textId="78CF6CDD" w:rsidTr="008E1873">
        <w:trPr>
          <w:trHeight w:val="359"/>
        </w:trPr>
        <w:tc>
          <w:tcPr>
            <w:tcW w:w="1122" w:type="pct"/>
            <w:tcBorders>
              <w:top w:val="single" w:sz="4" w:space="0" w:color="000000"/>
              <w:bottom w:val="single" w:sz="4" w:space="0" w:color="000000"/>
            </w:tcBorders>
            <w:vAlign w:val="center"/>
          </w:tcPr>
          <w:p w14:paraId="134B7076" w14:textId="51481639" w:rsidR="000078C8" w:rsidRDefault="00133A07" w:rsidP="00FB4B50">
            <w:pPr>
              <w:jc w:val="center"/>
              <w:rPr>
                <w:rFonts w:ascii="Times New Roman" w:eastAsia="Calibri" w:hAnsi="Times New Roman" w:cs="Arial"/>
              </w:rPr>
            </w:pPr>
            <m:oMathPara>
              <m:oMath>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0</m:t>
                    </m:r>
                  </m:sub>
                </m:sSub>
              </m:oMath>
            </m:oMathPara>
          </w:p>
        </w:tc>
        <w:tc>
          <w:tcPr>
            <w:tcW w:w="1363" w:type="pct"/>
            <w:tcBorders>
              <w:top w:val="single" w:sz="4" w:space="0" w:color="000000"/>
              <w:bottom w:val="single" w:sz="4" w:space="0" w:color="000000"/>
            </w:tcBorders>
            <w:vAlign w:val="center"/>
          </w:tcPr>
          <w:p w14:paraId="50261EEE" w14:textId="39255F30" w:rsidR="000078C8" w:rsidRPr="00354986" w:rsidRDefault="000078C8" w:rsidP="00FB4B50">
            <w:pPr>
              <w:jc w:val="center"/>
              <w:rPr>
                <w:rFonts w:eastAsiaTheme="minorEastAsia" w:cstheme="majorBidi"/>
              </w:rPr>
            </w:pPr>
            <w:r>
              <w:rPr>
                <w:rFonts w:cstheme="majorBidi"/>
              </w:rPr>
              <w:t>Initial first-generation diameter</w:t>
            </w:r>
          </w:p>
        </w:tc>
        <w:tc>
          <w:tcPr>
            <w:tcW w:w="423" w:type="pct"/>
            <w:tcBorders>
              <w:top w:val="single" w:sz="4" w:space="0" w:color="000000"/>
              <w:bottom w:val="single" w:sz="4" w:space="0" w:color="000000"/>
            </w:tcBorders>
            <w:vAlign w:val="center"/>
          </w:tcPr>
          <w:p w14:paraId="617D75EA" w14:textId="10B57317" w:rsidR="000078C8" w:rsidRPr="00354986" w:rsidRDefault="000078C8" w:rsidP="00FB4B50">
            <w:pPr>
              <w:jc w:val="center"/>
              <w:rPr>
                <w:rFonts w:eastAsiaTheme="minorEastAsia" w:cstheme="majorBidi"/>
              </w:rPr>
            </w:pPr>
            <w:r>
              <w:rPr>
                <w:rFonts w:cstheme="majorBidi"/>
              </w:rPr>
              <w:t>438</w:t>
            </w:r>
          </w:p>
        </w:tc>
        <w:tc>
          <w:tcPr>
            <w:tcW w:w="234" w:type="pct"/>
            <w:tcBorders>
              <w:top w:val="single" w:sz="4" w:space="0" w:color="000000"/>
              <w:bottom w:val="single" w:sz="4" w:space="0" w:color="000000"/>
            </w:tcBorders>
            <w:vAlign w:val="center"/>
          </w:tcPr>
          <w:p w14:paraId="3AA8FE7C" w14:textId="77777777" w:rsidR="000078C8" w:rsidRPr="00354986" w:rsidRDefault="000078C8">
            <w:pPr>
              <w:jc w:val="center"/>
              <w:rPr>
                <w:rFonts w:cstheme="majorBidi"/>
              </w:rPr>
            </w:pPr>
          </w:p>
        </w:tc>
        <w:tc>
          <w:tcPr>
            <w:tcW w:w="432" w:type="pct"/>
            <w:tcBorders>
              <w:top w:val="single" w:sz="4" w:space="0" w:color="000000"/>
              <w:bottom w:val="single" w:sz="4" w:space="0" w:color="000000"/>
            </w:tcBorders>
            <w:vAlign w:val="center"/>
          </w:tcPr>
          <w:p w14:paraId="2521699A" w14:textId="3BF98108" w:rsidR="000078C8" w:rsidRPr="00354986" w:rsidRDefault="00FE132E">
            <w:pPr>
              <w:jc w:val="center"/>
              <w:rPr>
                <w:rFonts w:eastAsiaTheme="minorEastAsia" w:cstheme="majorBidi"/>
              </w:rPr>
            </w:pPr>
            <w:r w:rsidRPr="00AA217F">
              <w:t>μm</w:t>
            </w:r>
          </w:p>
        </w:tc>
        <w:tc>
          <w:tcPr>
            <w:tcW w:w="1426" w:type="pct"/>
            <w:tcBorders>
              <w:top w:val="single" w:sz="4" w:space="0" w:color="000000"/>
              <w:bottom w:val="single" w:sz="4" w:space="0" w:color="000000"/>
            </w:tcBorders>
            <w:vAlign w:val="center"/>
          </w:tcPr>
          <w:p w14:paraId="48905864" w14:textId="1E74D108" w:rsidR="000078C8" w:rsidRPr="00354986" w:rsidRDefault="008E1873">
            <w:pPr>
              <w:jc w:val="center"/>
              <w:rPr>
                <w:rFonts w:cstheme="majorBidi"/>
              </w:rPr>
            </w:pPr>
            <w:r>
              <w:fldChar w:fldCharType="begin" w:fldLock="1"/>
            </w:r>
            <w:r w:rsidR="003F6F36">
              <w:instrText>ADDIN CSL_CITATION {"citationItems":[{"id":"ITEM-1","itemData":{"DOI":"10.1007/s10439-005-7544-3","ISSN":"0090-6964","author":[{"dropping-particle":"","family":"Kaimovitz","given":"Benjamin","non-dropping-particle":"","parse-names":false,"suffix":""},{"dropping-particle":"","family":"Lanir","given":"Yoram","non-dropping-particle":"","parse-names":false,"suffix":""},{"dropping-particle":"","family":"Kassab","given":"Ghassan S.","non-dropping-particle":"","parse-names":false,"suffix":""}],"container-title":"Annals of Biomedical Engineering","id":"ITEM-1","issue":"11","issued":{"date-parts":[["2005","11"]]},"page":"1517-1535","publisher":"Kluwer Academic Publishers-Plenum Publishers","title":"Large-Scale 3-D Geometric Reconstruction of the Porcine Coronary Arterial Vasculature Based on Detailed Anatomical Data","type":"article-journal","volume":"33"},"uris":["http://www.mendeley.com/documents/?uuid=5f90c4a5-b2a7-3a81-8efd-f54a404c8a2c"]}],"mendeley":{"formattedCitation":"(41)","plainTextFormattedCitation":"(41)","previouslyFormattedCitation":"(40)"},"properties":{"noteIndex":0},"schema":"https://github.com/citation-style-language/schema/raw/master/csl-citation.json"}</w:instrText>
            </w:r>
            <w:r>
              <w:fldChar w:fldCharType="separate"/>
            </w:r>
            <w:r w:rsidR="003F6F36" w:rsidRPr="003F6F36">
              <w:rPr>
                <w:noProof/>
              </w:rPr>
              <w:t>(41)</w:t>
            </w:r>
            <w:r>
              <w:fldChar w:fldCharType="end"/>
            </w:r>
          </w:p>
        </w:tc>
      </w:tr>
      <w:tr w:rsidR="008E1873" w:rsidRPr="00354986" w14:paraId="1A15BD14" w14:textId="649BC2C7" w:rsidTr="008E1873">
        <w:trPr>
          <w:trHeight w:val="359"/>
        </w:trPr>
        <w:tc>
          <w:tcPr>
            <w:tcW w:w="1122" w:type="pct"/>
            <w:tcBorders>
              <w:top w:val="single" w:sz="4" w:space="0" w:color="000000"/>
              <w:bottom w:val="single" w:sz="4" w:space="0" w:color="000000"/>
            </w:tcBorders>
            <w:vAlign w:val="center"/>
          </w:tcPr>
          <w:p w14:paraId="1F875013" w14:textId="0CB5B1D3" w:rsidR="000078C8" w:rsidRPr="00354986" w:rsidRDefault="00133A07" w:rsidP="00FB4B50">
            <w:pPr>
              <w:jc w:val="center"/>
              <w:rPr>
                <w:rFonts w:eastAsiaTheme="minorEastAsia" w:cstheme="majorBidi"/>
              </w:rPr>
            </w:pPr>
            <m:oMathPara>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in</m:t>
                    </m:r>
                  </m:sub>
                </m:sSub>
              </m:oMath>
            </m:oMathPara>
          </w:p>
        </w:tc>
        <w:tc>
          <w:tcPr>
            <w:tcW w:w="1363" w:type="pct"/>
            <w:tcBorders>
              <w:top w:val="single" w:sz="4" w:space="0" w:color="000000"/>
              <w:bottom w:val="single" w:sz="4" w:space="0" w:color="000000"/>
            </w:tcBorders>
            <w:vAlign w:val="center"/>
          </w:tcPr>
          <w:p w14:paraId="2517B495" w14:textId="0DA76DD9" w:rsidR="000078C8" w:rsidRPr="00354986" w:rsidRDefault="000078C8" w:rsidP="00FB4B50">
            <w:pPr>
              <w:jc w:val="center"/>
              <w:rPr>
                <w:rFonts w:eastAsiaTheme="minorEastAsia" w:cstheme="majorBidi"/>
              </w:rPr>
            </w:pPr>
            <w:r>
              <w:rPr>
                <w:rFonts w:eastAsiaTheme="minorEastAsia" w:cstheme="majorBidi"/>
              </w:rPr>
              <w:t>Inlet</w:t>
            </w:r>
            <w:r w:rsidR="00177197">
              <w:rPr>
                <w:rFonts w:eastAsiaTheme="minorEastAsia" w:cstheme="majorBidi"/>
              </w:rPr>
              <w:t xml:space="preserve"> coronary</w:t>
            </w:r>
            <w:r>
              <w:rPr>
                <w:rFonts w:eastAsiaTheme="minorEastAsia" w:cstheme="majorBidi"/>
              </w:rPr>
              <w:t xml:space="preserve"> pressure</w:t>
            </w:r>
          </w:p>
        </w:tc>
        <w:tc>
          <w:tcPr>
            <w:tcW w:w="423" w:type="pct"/>
            <w:tcBorders>
              <w:top w:val="single" w:sz="4" w:space="0" w:color="000000"/>
              <w:bottom w:val="single" w:sz="4" w:space="0" w:color="000000"/>
            </w:tcBorders>
            <w:vAlign w:val="center"/>
          </w:tcPr>
          <w:p w14:paraId="19777D24" w14:textId="168D8413" w:rsidR="000078C8" w:rsidRPr="00354986" w:rsidRDefault="000078C8" w:rsidP="00FB4B50">
            <w:pPr>
              <w:jc w:val="center"/>
              <w:rPr>
                <w:rFonts w:eastAsiaTheme="minorEastAsia" w:cstheme="majorBidi"/>
              </w:rPr>
            </w:pPr>
            <w:r>
              <w:rPr>
                <w:rFonts w:eastAsiaTheme="minorEastAsia" w:cstheme="majorBidi"/>
              </w:rPr>
              <w:t>100</w:t>
            </w:r>
          </w:p>
        </w:tc>
        <w:tc>
          <w:tcPr>
            <w:tcW w:w="234" w:type="pct"/>
            <w:tcBorders>
              <w:top w:val="single" w:sz="4" w:space="0" w:color="000000"/>
              <w:bottom w:val="single" w:sz="4" w:space="0" w:color="000000"/>
            </w:tcBorders>
            <w:vAlign w:val="center"/>
          </w:tcPr>
          <w:p w14:paraId="73BE9EA9" w14:textId="77777777" w:rsidR="000078C8" w:rsidRPr="00354986" w:rsidRDefault="000078C8">
            <w:pPr>
              <w:jc w:val="center"/>
              <w:rPr>
                <w:rFonts w:eastAsiaTheme="minorEastAsia" w:cstheme="majorBidi"/>
              </w:rPr>
            </w:pPr>
          </w:p>
        </w:tc>
        <w:tc>
          <w:tcPr>
            <w:tcW w:w="432" w:type="pct"/>
            <w:tcBorders>
              <w:top w:val="single" w:sz="4" w:space="0" w:color="000000"/>
              <w:bottom w:val="single" w:sz="4" w:space="0" w:color="000000"/>
            </w:tcBorders>
            <w:vAlign w:val="center"/>
          </w:tcPr>
          <w:p w14:paraId="18088CB9" w14:textId="3FB062F0" w:rsidR="000078C8" w:rsidRPr="00354986" w:rsidRDefault="005A6597">
            <w:pPr>
              <w:jc w:val="center"/>
              <w:rPr>
                <w:rFonts w:eastAsiaTheme="minorEastAsia" w:cstheme="majorBidi"/>
              </w:rPr>
            </w:pPr>
            <w:r>
              <w:rPr>
                <w:rFonts w:eastAsiaTheme="minorEastAsia" w:cstheme="majorBidi"/>
              </w:rPr>
              <w:t>mmHg</w:t>
            </w:r>
          </w:p>
        </w:tc>
        <w:tc>
          <w:tcPr>
            <w:tcW w:w="1426" w:type="pct"/>
            <w:tcBorders>
              <w:top w:val="single" w:sz="4" w:space="0" w:color="000000"/>
              <w:bottom w:val="single" w:sz="4" w:space="0" w:color="000000"/>
            </w:tcBorders>
            <w:vAlign w:val="center"/>
          </w:tcPr>
          <w:p w14:paraId="468C2CF3" w14:textId="77777777" w:rsidR="000078C8" w:rsidRPr="00354986" w:rsidRDefault="000078C8">
            <w:pPr>
              <w:jc w:val="center"/>
              <w:rPr>
                <w:rFonts w:eastAsiaTheme="minorEastAsia" w:cstheme="majorBidi"/>
              </w:rPr>
            </w:pPr>
          </w:p>
        </w:tc>
      </w:tr>
      <w:tr w:rsidR="008E1873" w:rsidRPr="00354986" w14:paraId="2FB9E9D9" w14:textId="0AA54C42" w:rsidTr="008E1873">
        <w:trPr>
          <w:trHeight w:val="359"/>
        </w:trPr>
        <w:tc>
          <w:tcPr>
            <w:tcW w:w="1122" w:type="pct"/>
            <w:tcBorders>
              <w:top w:val="single" w:sz="4" w:space="0" w:color="000000"/>
              <w:bottom w:val="single" w:sz="4" w:space="0" w:color="000000"/>
            </w:tcBorders>
            <w:vAlign w:val="center"/>
          </w:tcPr>
          <w:p w14:paraId="4FC38F9B" w14:textId="715BD33C" w:rsidR="000078C8" w:rsidRPr="00354986" w:rsidRDefault="00133A07" w:rsidP="00FB4B50">
            <w:pPr>
              <w:jc w:val="center"/>
              <w:rPr>
                <w:rFonts w:cstheme="majorBidi"/>
              </w:rPr>
            </w:pPr>
            <m:oMathPara>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out</m:t>
                    </m:r>
                  </m:sub>
                </m:sSub>
              </m:oMath>
            </m:oMathPara>
          </w:p>
        </w:tc>
        <w:tc>
          <w:tcPr>
            <w:tcW w:w="1363" w:type="pct"/>
            <w:tcBorders>
              <w:top w:val="single" w:sz="4" w:space="0" w:color="000000"/>
              <w:bottom w:val="single" w:sz="4" w:space="0" w:color="000000"/>
            </w:tcBorders>
            <w:vAlign w:val="center"/>
          </w:tcPr>
          <w:p w14:paraId="1C691E87" w14:textId="43465875" w:rsidR="000078C8" w:rsidRPr="00354986" w:rsidRDefault="000078C8" w:rsidP="00FB4B50">
            <w:pPr>
              <w:jc w:val="center"/>
              <w:rPr>
                <w:rFonts w:eastAsiaTheme="minorEastAsia" w:cstheme="majorBidi"/>
              </w:rPr>
            </w:pPr>
            <w:r>
              <w:rPr>
                <w:rFonts w:eastAsiaTheme="minorEastAsia" w:cstheme="majorBidi"/>
              </w:rPr>
              <w:t>Termina</w:t>
            </w:r>
            <w:r w:rsidR="0090167F">
              <w:rPr>
                <w:rFonts w:eastAsiaTheme="minorEastAsia" w:cstheme="majorBidi"/>
              </w:rPr>
              <w:t>l</w:t>
            </w:r>
            <w:r>
              <w:rPr>
                <w:rFonts w:eastAsiaTheme="minorEastAsia" w:cstheme="majorBidi"/>
              </w:rPr>
              <w:t xml:space="preserve"> pressure</w:t>
            </w:r>
          </w:p>
        </w:tc>
        <w:tc>
          <w:tcPr>
            <w:tcW w:w="423" w:type="pct"/>
            <w:tcBorders>
              <w:top w:val="single" w:sz="4" w:space="0" w:color="000000"/>
              <w:bottom w:val="single" w:sz="4" w:space="0" w:color="000000"/>
            </w:tcBorders>
            <w:vAlign w:val="center"/>
          </w:tcPr>
          <w:p w14:paraId="07C4E621" w14:textId="25E36850" w:rsidR="000078C8" w:rsidRPr="00354986" w:rsidRDefault="000078C8" w:rsidP="00FB4B50">
            <w:pPr>
              <w:jc w:val="center"/>
              <w:rPr>
                <w:rFonts w:cstheme="majorBidi"/>
              </w:rPr>
            </w:pPr>
            <w:r>
              <w:rPr>
                <w:rFonts w:eastAsiaTheme="minorEastAsia" w:cstheme="majorBidi"/>
              </w:rPr>
              <w:t>55</w:t>
            </w:r>
          </w:p>
        </w:tc>
        <w:tc>
          <w:tcPr>
            <w:tcW w:w="234" w:type="pct"/>
            <w:tcBorders>
              <w:top w:val="single" w:sz="4" w:space="0" w:color="000000"/>
              <w:bottom w:val="single" w:sz="4" w:space="0" w:color="000000"/>
            </w:tcBorders>
            <w:vAlign w:val="center"/>
          </w:tcPr>
          <w:p w14:paraId="243F3353" w14:textId="77777777" w:rsidR="000078C8" w:rsidRPr="00354986" w:rsidRDefault="000078C8">
            <w:pPr>
              <w:jc w:val="center"/>
              <w:rPr>
                <w:rFonts w:eastAsiaTheme="minorEastAsia" w:cstheme="majorBidi"/>
              </w:rPr>
            </w:pPr>
          </w:p>
        </w:tc>
        <w:tc>
          <w:tcPr>
            <w:tcW w:w="432" w:type="pct"/>
            <w:tcBorders>
              <w:top w:val="single" w:sz="4" w:space="0" w:color="000000"/>
              <w:bottom w:val="single" w:sz="4" w:space="0" w:color="000000"/>
            </w:tcBorders>
            <w:vAlign w:val="center"/>
          </w:tcPr>
          <w:p w14:paraId="27BD4599" w14:textId="542523E0" w:rsidR="000078C8" w:rsidRPr="00354986" w:rsidRDefault="005A6597">
            <w:pPr>
              <w:jc w:val="center"/>
              <w:rPr>
                <w:rFonts w:eastAsiaTheme="minorEastAsia" w:cstheme="majorBidi"/>
              </w:rPr>
            </w:pPr>
            <w:r>
              <w:rPr>
                <w:rFonts w:eastAsiaTheme="minorEastAsia" w:cstheme="majorBidi"/>
              </w:rPr>
              <w:t>mmHg</w:t>
            </w:r>
          </w:p>
        </w:tc>
        <w:tc>
          <w:tcPr>
            <w:tcW w:w="1426" w:type="pct"/>
            <w:tcBorders>
              <w:top w:val="single" w:sz="4" w:space="0" w:color="000000"/>
              <w:bottom w:val="single" w:sz="4" w:space="0" w:color="000000"/>
            </w:tcBorders>
            <w:vAlign w:val="center"/>
          </w:tcPr>
          <w:p w14:paraId="026B3BA0" w14:textId="5655A018" w:rsidR="000078C8" w:rsidRPr="00354986" w:rsidRDefault="008E1873">
            <w:pPr>
              <w:jc w:val="center"/>
              <w:rPr>
                <w:rFonts w:eastAsiaTheme="minorEastAsia" w:cstheme="majorBidi"/>
              </w:rPr>
            </w:pPr>
            <w:r>
              <w:fldChar w:fldCharType="begin" w:fldLock="1"/>
            </w:r>
            <w:r w:rsidR="003F6F36">
              <w:instrText>ADDIN CSL_CITATION {"citationItems":[{"id":"ITEM-1","itemData":{"DOI":"10.1161/01.RES.77.5.1017","ISSN":"0009-7330","abstract":"Abstract Hemodynamic parameters were determined in each vessel segment of six complete microvascular networks in the rat mesentery by using a combination of experimental measurements and theoretical simulations. For a total number of 2592 segments, a strong unified dependence of wall shear stress on intravascular pressure for arterioles, capillaries, and venules was obtained. All three types of segments exhibit an essentially identical variation of shear stress from high to low values (from ≈100 to 10 dyne/cm2) as intravascular pressure falls from 70 to 15 mm Hg. On the basis of these observations, it is proposed that vascular beds grow and adapt so as to maintain the shear stress in each vessel at a level that depends on local transmural pressure. In contrast to Murray’s classic ‘minimum-cost’ hypothesis, which implies uniformity of wall shear rate throughout the vasculature, the proposed design principle provides an explanation for the functionally important arteriovenous asymmetry of wall shear rates a...","author":[{"dropping-particle":"","family":"Pries","given":"Axel R.","non-dropping-particle":"","parse-names":false,"suffix":""},{"dropping-particle":"","family":"Secomb","given":"Timothy W.","non-dropping-particle":"","parse-names":false,"suffix":""},{"dropping-particle":"","family":"Gaehtgens","given":"Peter","non-dropping-particle":"","parse-names":false,"suffix":""}],"container-title":"Circulation Research","id":"ITEM-1","issue":"5","issued":{"date-parts":[["1995","11","1"]]},"page":"1017-1023","publisher":"Lippincott Williams &amp; Wilkins","title":"Design Principles of Vascular Beds","type":"article-journal","volume":"77"},"uris":["http://www.mendeley.com/documents/?uuid=b59a0c52-6f00-3962-96e9-cd1cc82b18fe"]},{"id":"ITEM-2","itemData":{"DOI":"10.1152/ajpheart.1993.265.5.h1829","ISSN":"00029513","abstract":"The coronary capillary flow is analyzed theoretically based on continuum mechanics. The capillary is a long, elastic, and permeable vessel loaded externally by tissue pressure, and it is subject to possible periodic length changes, together with adjacent myocytes. Capillary flow is driven by arteriolar-venular pressure difference. Ultrafiltration due to transmural hydrostatic and osmotic gradients is included, and consideration of mass conservation leads to a nonlinear flow equation. The results show that under physiological conditions ultrafiltration is of minor importance, and the analysis predicts regional differences in capillary flow. In regions with high tissue pressure (subendocardium), capillaries undergo significant periodic volume changes, giving rise to intramyocardial pumping. In those regions, capillary wall elasticity is of major-importance. In regions with low tissue pressure (subepicardium), the possible periodic capillary length changes are predominant. The predicted flow patterns are in good qualitative agreement with measured epicardial phasic flow. In conclusion, the methodological advantage of a distributive analysis is demonstrated by its ability to elucidate and evaluate the role of flow determinants and their complex interactions.","author":[{"dropping-particle":"","family":"Fibich","given":"G.","non-dropping-particle":"","parse-names":false,"suffix":""},{"dropping-particle":"","family":"Lanir","given":"Y.","non-dropping-particle":"","parse-names":false,"suffix":""},{"dropping-particle":"","family":"Liron","given":"N.","non-dropping-particle":"","parse-names":false,"suffix":""}],"container-title":"American Journal of Physiology - Heart and Circulatory Physiology","id":"ITEM-2","issue":"5 34-5","issued":{"date-parts":[["1993"]]},"publisher":" American Physiological Society Bethesda, MD ","title":"Mathematical model of blood flow in a coronary capillary","type":"article-journal","volume":"265"},"uris":["http://www.mendeley.com/documents/?uuid=4945728b-e7e0-367c-a13f-85e60fc7d6f1"]}],"mendeley":{"formattedCitation":"(26, 71)","plainTextFormattedCitation":"(26, 71)","previouslyFormattedCitation":"(26, 70)"},"properties":{"noteIndex":0},"schema":"https://github.com/citation-style-language/schema/raw/master/csl-citation.json"}</w:instrText>
            </w:r>
            <w:r>
              <w:fldChar w:fldCharType="separate"/>
            </w:r>
            <w:r w:rsidR="003F6F36" w:rsidRPr="003F6F36">
              <w:rPr>
                <w:noProof/>
              </w:rPr>
              <w:t>(26, 71)</w:t>
            </w:r>
            <w:r>
              <w:fldChar w:fldCharType="end"/>
            </w:r>
          </w:p>
        </w:tc>
      </w:tr>
      <w:tr w:rsidR="008E1873" w:rsidRPr="00354986" w14:paraId="203368D5" w14:textId="66DB0CB7" w:rsidTr="008E1873">
        <w:trPr>
          <w:trHeight w:val="359"/>
        </w:trPr>
        <w:tc>
          <w:tcPr>
            <w:tcW w:w="1122" w:type="pct"/>
            <w:tcBorders>
              <w:top w:val="single" w:sz="4" w:space="0" w:color="000000"/>
              <w:bottom w:val="single" w:sz="4" w:space="0" w:color="000000"/>
            </w:tcBorders>
            <w:vAlign w:val="center"/>
          </w:tcPr>
          <w:p w14:paraId="47EBCB26" w14:textId="30005BA3" w:rsidR="000078C8" w:rsidRPr="00354986" w:rsidRDefault="00133A07" w:rsidP="00FB4B50">
            <w:pPr>
              <w:jc w:val="center"/>
              <w:rPr>
                <w:rFonts w:cstheme="majorBidi"/>
              </w:rPr>
            </w:pPr>
            <m:oMathPara>
              <m:oMath>
                <m:sSub>
                  <m:sSubPr>
                    <m:ctrlPr>
                      <w:rPr>
                        <w:rFonts w:ascii="Cambria Math" w:hAnsi="Cambria Math" w:cstheme="majorBidi"/>
                        <w:i/>
                      </w:rPr>
                    </m:ctrlPr>
                  </m:sSubPr>
                  <m:e>
                    <m:r>
                      <w:rPr>
                        <w:rFonts w:ascii="Cambria Math" w:hAnsi="Cambria Math" w:cstheme="majorBidi"/>
                      </w:rPr>
                      <m:t>q</m:t>
                    </m:r>
                  </m:e>
                  <m:sub>
                    <m:r>
                      <w:rPr>
                        <w:rFonts w:ascii="Cambria Math" w:hAnsi="Cambria Math" w:cstheme="majorBidi"/>
                      </w:rPr>
                      <m:t>subepi</m:t>
                    </m:r>
                  </m:sub>
                </m:sSub>
              </m:oMath>
            </m:oMathPara>
          </w:p>
        </w:tc>
        <w:tc>
          <w:tcPr>
            <w:tcW w:w="1363" w:type="pct"/>
            <w:tcBorders>
              <w:top w:val="single" w:sz="4" w:space="0" w:color="000000"/>
              <w:bottom w:val="single" w:sz="4" w:space="0" w:color="000000"/>
            </w:tcBorders>
            <w:vAlign w:val="center"/>
          </w:tcPr>
          <w:p w14:paraId="3BDD3D88" w14:textId="266CC7BC" w:rsidR="000078C8" w:rsidRPr="00354986" w:rsidRDefault="000078C8" w:rsidP="00FB4B50">
            <w:pPr>
              <w:jc w:val="center"/>
              <w:rPr>
                <w:rFonts w:cstheme="majorBidi"/>
              </w:rPr>
            </w:pPr>
            <w:r>
              <w:rPr>
                <w:rFonts w:eastAsiaTheme="minorEastAsia" w:cstheme="majorBidi"/>
              </w:rPr>
              <w:t>Subepicardial (baseline) terminal flow</w:t>
            </w:r>
          </w:p>
        </w:tc>
        <w:tc>
          <w:tcPr>
            <w:tcW w:w="423" w:type="pct"/>
            <w:tcBorders>
              <w:top w:val="single" w:sz="4" w:space="0" w:color="000000"/>
              <w:bottom w:val="single" w:sz="4" w:space="0" w:color="000000"/>
            </w:tcBorders>
            <w:vAlign w:val="center"/>
          </w:tcPr>
          <w:p w14:paraId="318E643F" w14:textId="5A24B697" w:rsidR="000078C8" w:rsidRPr="00354986" w:rsidRDefault="000078C8" w:rsidP="00FB4B50">
            <w:pPr>
              <w:jc w:val="center"/>
              <w:rPr>
                <w:rFonts w:cstheme="majorBidi"/>
              </w:rPr>
            </w:pPr>
            <w:r w:rsidRPr="009E09D7">
              <w:rPr>
                <w:rFonts w:eastAsiaTheme="minorEastAsia" w:cstheme="majorBidi"/>
              </w:rPr>
              <w:t>3×10</w:t>
            </w:r>
            <w:r w:rsidRPr="00FB4B50">
              <w:rPr>
                <w:rFonts w:eastAsiaTheme="minorEastAsia" w:cstheme="majorBidi"/>
                <w:vertAlign w:val="superscript"/>
              </w:rPr>
              <w:t>-3</w:t>
            </w:r>
          </w:p>
        </w:tc>
        <w:tc>
          <w:tcPr>
            <w:tcW w:w="234" w:type="pct"/>
            <w:tcBorders>
              <w:top w:val="single" w:sz="4" w:space="0" w:color="000000"/>
              <w:bottom w:val="single" w:sz="4" w:space="0" w:color="000000"/>
            </w:tcBorders>
            <w:vAlign w:val="center"/>
          </w:tcPr>
          <w:p w14:paraId="5DE6444F" w14:textId="77777777" w:rsidR="000078C8" w:rsidRPr="00354986" w:rsidRDefault="000078C8" w:rsidP="00FB4B50">
            <w:pPr>
              <w:jc w:val="center"/>
              <w:rPr>
                <w:rFonts w:cstheme="majorBidi"/>
              </w:rPr>
            </w:pPr>
          </w:p>
        </w:tc>
        <w:tc>
          <w:tcPr>
            <w:tcW w:w="432" w:type="pct"/>
            <w:tcBorders>
              <w:top w:val="single" w:sz="4" w:space="0" w:color="000000"/>
              <w:bottom w:val="single" w:sz="4" w:space="0" w:color="000000"/>
            </w:tcBorders>
            <w:vAlign w:val="center"/>
          </w:tcPr>
          <w:p w14:paraId="3EA8968F" w14:textId="1B82E4F0" w:rsidR="000078C8" w:rsidRPr="00354986" w:rsidRDefault="00505186">
            <w:pPr>
              <w:jc w:val="center"/>
              <w:rPr>
                <w:rFonts w:cstheme="majorBidi"/>
              </w:rPr>
            </w:pPr>
            <w:r w:rsidRPr="003A7BF7">
              <w:t>mm</w:t>
            </w:r>
            <w:r w:rsidRPr="008E08C9">
              <w:rPr>
                <w:vertAlign w:val="superscript"/>
              </w:rPr>
              <w:t>3</w:t>
            </w:r>
            <w:r w:rsidRPr="003A7BF7">
              <w:t>/s</w:t>
            </w:r>
          </w:p>
        </w:tc>
        <w:tc>
          <w:tcPr>
            <w:tcW w:w="1426" w:type="pct"/>
            <w:tcBorders>
              <w:top w:val="single" w:sz="4" w:space="0" w:color="000000"/>
              <w:bottom w:val="single" w:sz="4" w:space="0" w:color="000000"/>
            </w:tcBorders>
            <w:vAlign w:val="center"/>
          </w:tcPr>
          <w:p w14:paraId="7C83AD09" w14:textId="0920736C" w:rsidR="000078C8" w:rsidRPr="00354986" w:rsidRDefault="008E1873">
            <w:pPr>
              <w:jc w:val="center"/>
              <w:rPr>
                <w:rFonts w:cstheme="majorBidi"/>
              </w:rPr>
            </w:pPr>
            <w:r w:rsidRPr="003A7BF7">
              <w:fldChar w:fldCharType="begin" w:fldLock="1"/>
            </w:r>
            <w:r w:rsidR="003F6F36">
              <w:instrText>ADDIN CSL_CITATION {"citationItems":[{"id":"ITEM-1","itemData":{"ISSN":"0009-7330","PMID":"4826931","author":[{"dropping-particle":"","family":"Tillmanns","given":"H","non-dropping-particle":"","parse-names":false,"suffix":""},{"dropping-particle":"","family":"Ikeda","given":"S","non-dropping-particle":"","parse-names":false,"suffix":""},{"dropping-particle":"","family":"Hansen","given":"H","non-dropping-particle":"","parse-names":false,"suffix":""},{"dropping-particle":"","family":"Sarma","given":"J S","non-dropping-particle":"","parse-names":false,"suffix":""},{"dropping-particle":"","family":"Fauvel","given":"J M","non-dropping-particle":"","parse-names":false,"suffix":""},{"dropping-particle":"","family":"Bing","given":"R J","non-dropping-particle":"","parse-names":false,"suffix":""}],"container-title":"Circulation research","id":"ITEM-1","issue":"4","issued":{"date-parts":[["1974","4"]]},"page":"561-9","title":"Microcirculation in the ventricle of the dog and turtle.","type":"article-journal","volume":"34"},"uris":["http://www.mendeley.com/documents/?uuid=2a2581d7-a7bc-3b8f-aa35-507369611d15"]},{"id":"ITEM-2","itemData":{"abstract":"Background-Physical forces, such as pressure and flow, are well known to affect vascular function in the coronary circulation. Increases in shear stress produce vasodilation in coronary arterioles in vitro, and constant-flow preparations suggest a role for shear stress-induced vasodilation during adjustments to metabolic demand in vivo. Hypothetically, the regulation of shear stress can be viewed as a negative feedback control scheme (increased velocity 3 increased shear 3 vasodilation 3 decreased velocity 3 shear normalized). Therefore, we hypothesized that shear stress would be at least partially regulated during conditions of elevated flow. Methods and Results-We used fluorescence microangiography to measure microvascular diameters and velocities in the coronary circulation in vivo and used these variables to calculate shear stress. Measurements were obtained under basal conditions, during maximal coronary blood flow, and after inhibition of NO synthase. Basal shear stress in the coronary circulation averaged 10 dyn/cm 2 in small arteries and 19 dyn/cm 2 in arterioles. Regulation of shear stress was observed in small arteries during adenosine-induced increases in coronary blood flow, but arterioles showed minimal regulation. NO synthase blockade had no effect on basal shear stress but completely abolished its regulation in small arteries during vasodilation. Conclusions-Our data provide the first quantitative estimates of microvascular shear stress in the coronary circulation. Moreover, our results suggest that shear stress in small coronary arteries is regulated by NO release from the endothelium. (Circulation. 1999;100:1555-1561.)","author":[{"dropping-particle":"","family":"Stepp","given":"David W","non-dropping-particle":"","parse-names":false,"suffix":""},{"dropping-particle":"","family":"Nishikawa","given":"Yasuhiro","non-dropping-particle":"","parse-names":false,"suffix":""},{"dropping-particle":"","family":"Chilian","given":"William M","non-dropping-particle":"","parse-names":false,"suffix":""}],"id":"ITEM-2","issued":{"date-parts":[["1999"]]},"title":"Regulation of Shear Stress in the Canine Coronary Microcirculation","type":"report"},"uris":["http://www.mendeley.com/documents/?uuid=f124df5d-36f4-3839-8a17-72a16ab14779"]},{"id":"ITEM-3","itemData":{"DOI":"10.1161/01.RES.59.6.704","ISSN":"0009-7330","abstract":"We quantitated phasic epimyocardial microcirculatory coronary blood flow velocity patterns in the beating left ventricle. Using a newly developed floating objective and high-speed cinematography, red cell velocities in small arterioles, capillaries, and small venules and microvascular diameters in the superficial layer of the epimyocardium of beating left ventricle were determined throughout the entire cardiac cycle in open-chest anesthetized dogs. Heart rate was maintained at 140 beats/min by means of left atrial pacing. Peak red cell velocity was observed in midsystole in small arterioles and capillaries, and in late systole in small venules. Abrupt decline in red cell velocity and, in many cases, a momentary cessation or reverse of flow, was observed in these microvessels during the pre-ejection period. The internal diameter of small venule was increased in late systole, while that of small arteriole remained almost constant during the cardiac cycle. Furthermore, in these epimyocardial microvessels, a higher percentage of the total area under the velocity curve occurred during the ejection phase; 51% in small arterioles, 43% in capillaries, and 40% in small venules. These findings indicate that the phasic blood flow pattern is markedly different in the subepimyocardial microvessels from that in the large epicardial artery and the septal artery. During vasodilation following dilazep (50 μg/kg, i.v.), an adenosine potentiator, red cell velocity increased throughout the entire cardiac cycle in epimyocardial microvessels with significant increases in the total area under the velocity curves accompanied by significant dilation of the arterioles. The present data will provide information useful in predicting or simulating transmural differences in the phasic blood flow pattern.","author":[{"dropping-particle":"","family":"Ashikawa","given":"K","non-dropping-particle":"","parse-names":false,"suffix":""},{"dropping-particle":"","family":"Kanatsuka","given":"H","non-dropping-particle":"","parse-names":false,"suffix":""},{"dropping-particle":"","family":"Suzuki","given":"T","non-dropping-particle":"","parse-names":false,"suffix":""},{"dropping-particle":"","family":"Takishima","given":"T","non-dropping-particle":"","parse-names":false,"suffix":""}],"container-title":"Circulation Research","id":"ITEM-3","issue":"6","issued":{"date-parts":[["1986","12"]]},"page":"704-711","title":"Phasic blood flow velocity pattern in epimyocardial microvessels in the beating canine left ventricle.","type":"article-journal","volume":"59"},"uris":["http://www.mendeley.com/documents/?uuid=efd788a9-d89a-3378-aad6-c65d449bf198"]}],"mendeley":{"formattedCitation":"(8, 77, 81)","plainTextFormattedCitation":"(8, 77, 81)","previouslyFormattedCitation":"(8, 76, 80)"},"properties":{"noteIndex":0},"schema":"https://github.com/citation-style-language/schema/raw/master/csl-citation.json"}</w:instrText>
            </w:r>
            <w:r w:rsidRPr="003A7BF7">
              <w:fldChar w:fldCharType="separate"/>
            </w:r>
            <w:r w:rsidR="003F6F36" w:rsidRPr="003F6F36">
              <w:rPr>
                <w:noProof/>
              </w:rPr>
              <w:t>(8, 77, 81)</w:t>
            </w:r>
            <w:r w:rsidRPr="003A7BF7">
              <w:fldChar w:fldCharType="end"/>
            </w:r>
          </w:p>
        </w:tc>
      </w:tr>
      <w:tr w:rsidR="008E1873" w:rsidRPr="00354986" w14:paraId="666E9E81" w14:textId="629219F8" w:rsidTr="008E1873">
        <w:trPr>
          <w:trHeight w:val="359"/>
        </w:trPr>
        <w:tc>
          <w:tcPr>
            <w:tcW w:w="1122" w:type="pct"/>
            <w:tcBorders>
              <w:top w:val="single" w:sz="4" w:space="0" w:color="000000"/>
              <w:bottom w:val="single" w:sz="4" w:space="0" w:color="000000"/>
            </w:tcBorders>
            <w:vAlign w:val="center"/>
          </w:tcPr>
          <w:p w14:paraId="719F0753" w14:textId="2367CEAE" w:rsidR="000078C8" w:rsidRPr="00354986" w:rsidRDefault="000078C8" w:rsidP="00FB4B50">
            <w:pPr>
              <w:jc w:val="center"/>
              <w:rPr>
                <w:rFonts w:eastAsia="Calibri" w:cstheme="majorBidi"/>
              </w:rPr>
            </w:pPr>
            <m:oMathPara>
              <m:oMath>
                <m:r>
                  <w:rPr>
                    <w:rFonts w:ascii="Cambria Math" w:eastAsia="Calibri" w:hAnsi="Cambria Math" w:cstheme="majorBidi"/>
                  </w:rPr>
                  <m:t>ENDO/EPI</m:t>
                </m:r>
              </m:oMath>
            </m:oMathPara>
          </w:p>
        </w:tc>
        <w:tc>
          <w:tcPr>
            <w:tcW w:w="1363" w:type="pct"/>
            <w:tcBorders>
              <w:top w:val="single" w:sz="4" w:space="0" w:color="000000"/>
              <w:bottom w:val="single" w:sz="4" w:space="0" w:color="000000"/>
            </w:tcBorders>
            <w:vAlign w:val="center"/>
          </w:tcPr>
          <w:p w14:paraId="7CE9028B" w14:textId="77509460" w:rsidR="000078C8" w:rsidRPr="00354986" w:rsidRDefault="000078C8" w:rsidP="00FB4B50">
            <w:pPr>
              <w:jc w:val="center"/>
              <w:rPr>
                <w:rFonts w:eastAsiaTheme="minorEastAsia" w:cstheme="majorBidi"/>
              </w:rPr>
            </w:pPr>
            <w:r>
              <w:rPr>
                <w:rFonts w:eastAsiaTheme="minorEastAsia" w:cstheme="majorBidi"/>
              </w:rPr>
              <w:t>Subendocardial to subepicardial flow ratio</w:t>
            </w:r>
          </w:p>
        </w:tc>
        <w:tc>
          <w:tcPr>
            <w:tcW w:w="423" w:type="pct"/>
            <w:tcBorders>
              <w:top w:val="single" w:sz="4" w:space="0" w:color="000000"/>
              <w:bottom w:val="single" w:sz="4" w:space="0" w:color="000000"/>
            </w:tcBorders>
            <w:vAlign w:val="center"/>
          </w:tcPr>
          <w:p w14:paraId="12139765" w14:textId="011879CE" w:rsidR="000078C8" w:rsidRPr="00354986" w:rsidRDefault="000078C8" w:rsidP="00FB4B50">
            <w:pPr>
              <w:jc w:val="center"/>
              <w:rPr>
                <w:rFonts w:cstheme="majorBidi"/>
              </w:rPr>
            </w:pPr>
            <w:r>
              <w:rPr>
                <w:rFonts w:eastAsiaTheme="minorEastAsia" w:cstheme="majorBidi"/>
              </w:rPr>
              <w:t>1.25</w:t>
            </w:r>
          </w:p>
        </w:tc>
        <w:tc>
          <w:tcPr>
            <w:tcW w:w="234" w:type="pct"/>
            <w:tcBorders>
              <w:top w:val="single" w:sz="4" w:space="0" w:color="000000"/>
              <w:bottom w:val="single" w:sz="4" w:space="0" w:color="000000"/>
            </w:tcBorders>
            <w:vAlign w:val="center"/>
          </w:tcPr>
          <w:p w14:paraId="149D43C5" w14:textId="77777777" w:rsidR="000078C8" w:rsidRPr="00354986" w:rsidRDefault="000078C8">
            <w:pPr>
              <w:jc w:val="center"/>
              <w:rPr>
                <w:rFonts w:eastAsiaTheme="minorEastAsia" w:cstheme="majorBidi"/>
              </w:rPr>
            </w:pPr>
          </w:p>
        </w:tc>
        <w:tc>
          <w:tcPr>
            <w:tcW w:w="432" w:type="pct"/>
            <w:tcBorders>
              <w:top w:val="single" w:sz="4" w:space="0" w:color="000000"/>
              <w:bottom w:val="single" w:sz="4" w:space="0" w:color="000000"/>
            </w:tcBorders>
            <w:vAlign w:val="center"/>
          </w:tcPr>
          <w:p w14:paraId="14A3ABC6" w14:textId="0B27E11B" w:rsidR="000078C8" w:rsidRPr="00354986" w:rsidRDefault="00505186">
            <w:pPr>
              <w:jc w:val="center"/>
              <w:rPr>
                <w:rFonts w:cstheme="majorBidi"/>
              </w:rPr>
            </w:pPr>
            <w:r>
              <w:rPr>
                <w:rFonts w:eastAsiaTheme="minorEastAsia" w:cstheme="majorBidi"/>
              </w:rPr>
              <w:t>-</w:t>
            </w:r>
          </w:p>
        </w:tc>
        <w:tc>
          <w:tcPr>
            <w:tcW w:w="1426" w:type="pct"/>
            <w:tcBorders>
              <w:top w:val="single" w:sz="4" w:space="0" w:color="000000"/>
              <w:bottom w:val="single" w:sz="4" w:space="0" w:color="000000"/>
            </w:tcBorders>
            <w:vAlign w:val="center"/>
          </w:tcPr>
          <w:p w14:paraId="19FB27EC" w14:textId="6BA5E2A1" w:rsidR="000078C8" w:rsidRPr="00354986" w:rsidRDefault="008E1873">
            <w:pPr>
              <w:jc w:val="center"/>
              <w:rPr>
                <w:rFonts w:eastAsiaTheme="minorEastAsia" w:cstheme="majorBidi"/>
              </w:rPr>
            </w:pPr>
            <w:r w:rsidRPr="005B6F75">
              <w:rPr>
                <w:noProof/>
              </w:rPr>
              <w:t>Duncker and Bache 2008)</w:t>
            </w:r>
          </w:p>
        </w:tc>
      </w:tr>
      <w:tr w:rsidR="008E1873" w:rsidRPr="00354986" w14:paraId="45A13557" w14:textId="533740A1" w:rsidTr="004802AA">
        <w:trPr>
          <w:trHeight w:val="131"/>
        </w:trPr>
        <w:tc>
          <w:tcPr>
            <w:tcW w:w="1122" w:type="pct"/>
            <w:tcBorders>
              <w:top w:val="single" w:sz="8" w:space="0" w:color="auto"/>
              <w:bottom w:val="single" w:sz="8" w:space="0" w:color="auto"/>
            </w:tcBorders>
            <w:vAlign w:val="center"/>
          </w:tcPr>
          <w:p w14:paraId="08155A90" w14:textId="4F9255F5" w:rsidR="000078C8" w:rsidRPr="00354986" w:rsidRDefault="00133A07" w:rsidP="00FB4B50">
            <w:pPr>
              <w:jc w:val="center"/>
              <w:rPr>
                <w:rFonts w:eastAsia="Times New Roman" w:cstheme="majorBidi"/>
              </w:rPr>
            </w:pPr>
            <m:oMath>
              <m:sSub>
                <m:sSubPr>
                  <m:ctrlPr>
                    <w:rPr>
                      <w:rFonts w:ascii="Cambria Math" w:eastAsia="Calibri" w:hAnsi="Cambria Math" w:cstheme="majorBidi"/>
                      <w:i/>
                    </w:rPr>
                  </m:ctrlPr>
                </m:sSubPr>
                <m:e>
                  <m:r>
                    <w:rPr>
                      <w:rFonts w:ascii="Cambria Math" w:eastAsia="Calibri" w:hAnsi="Cambria Math" w:cstheme="majorBidi"/>
                    </w:rPr>
                    <m:t>p</m:t>
                  </m:r>
                </m:e>
                <m:sub>
                  <m:r>
                    <w:rPr>
                      <w:rFonts w:ascii="Cambria Math" w:eastAsia="Calibri" w:hAnsi="Cambria Math" w:cstheme="majorBidi"/>
                    </w:rPr>
                    <m:t>im</m:t>
                  </m:r>
                </m:sub>
              </m:sSub>
            </m:oMath>
            <w:r w:rsidR="000078C8">
              <w:rPr>
                <w:rFonts w:eastAsia="Times New Roman" w:cstheme="majorBidi"/>
              </w:rPr>
              <w:t xml:space="preserve"> (subepi., subendo</w:t>
            </w:r>
            <w:r w:rsidR="00505186">
              <w:rPr>
                <w:rFonts w:eastAsia="Times New Roman" w:cstheme="majorBidi"/>
              </w:rPr>
              <w:t>.</w:t>
            </w:r>
            <w:r w:rsidR="000078C8">
              <w:rPr>
                <w:rFonts w:eastAsia="Times New Roman" w:cstheme="majorBidi"/>
              </w:rPr>
              <w:t>)</w:t>
            </w:r>
          </w:p>
        </w:tc>
        <w:tc>
          <w:tcPr>
            <w:tcW w:w="1363" w:type="pct"/>
            <w:tcBorders>
              <w:top w:val="single" w:sz="8" w:space="0" w:color="auto"/>
              <w:bottom w:val="single" w:sz="8" w:space="0" w:color="auto"/>
            </w:tcBorders>
            <w:vAlign w:val="center"/>
          </w:tcPr>
          <w:p w14:paraId="363FF884" w14:textId="2ED23C6F" w:rsidR="000078C8" w:rsidRPr="00354986" w:rsidRDefault="000078C8" w:rsidP="00FB4B50">
            <w:pPr>
              <w:jc w:val="center"/>
              <w:rPr>
                <w:rFonts w:eastAsia="Times New Roman" w:cstheme="majorBidi"/>
              </w:rPr>
            </w:pPr>
            <w:r>
              <w:rPr>
                <w:rFonts w:eastAsia="Times New Roman" w:cstheme="majorBidi"/>
              </w:rPr>
              <w:t>Intramyocardial pressure</w:t>
            </w:r>
          </w:p>
        </w:tc>
        <w:tc>
          <w:tcPr>
            <w:tcW w:w="423" w:type="pct"/>
            <w:tcBorders>
              <w:top w:val="single" w:sz="8" w:space="0" w:color="auto"/>
              <w:bottom w:val="single" w:sz="8" w:space="0" w:color="auto"/>
            </w:tcBorders>
            <w:vAlign w:val="center"/>
          </w:tcPr>
          <w:p w14:paraId="4F2DAE41" w14:textId="763137C2" w:rsidR="000078C8" w:rsidRPr="00354986" w:rsidRDefault="000078C8" w:rsidP="00FB4B50">
            <w:pPr>
              <w:jc w:val="center"/>
              <w:rPr>
                <w:rFonts w:eastAsia="Times New Roman" w:cstheme="majorBidi"/>
              </w:rPr>
            </w:pPr>
            <w:r>
              <w:rPr>
                <w:rFonts w:eastAsia="Times New Roman" w:cstheme="majorBidi"/>
              </w:rPr>
              <w:t>13,</w:t>
            </w:r>
            <w:r w:rsidR="000F6F3E">
              <w:rPr>
                <w:rFonts w:eastAsia="Times New Roman" w:cstheme="majorBidi"/>
              </w:rPr>
              <w:t xml:space="preserve"> </w:t>
            </w:r>
            <w:r>
              <w:rPr>
                <w:rFonts w:eastAsia="Times New Roman" w:cstheme="majorBidi"/>
              </w:rPr>
              <w:t>47</w:t>
            </w:r>
          </w:p>
        </w:tc>
        <w:tc>
          <w:tcPr>
            <w:tcW w:w="234" w:type="pct"/>
            <w:tcBorders>
              <w:top w:val="single" w:sz="8" w:space="0" w:color="auto"/>
              <w:bottom w:val="single" w:sz="8" w:space="0" w:color="auto"/>
            </w:tcBorders>
            <w:vAlign w:val="center"/>
          </w:tcPr>
          <w:p w14:paraId="08A2DB71" w14:textId="77777777" w:rsidR="000078C8" w:rsidRPr="00354986" w:rsidRDefault="000078C8">
            <w:pPr>
              <w:jc w:val="center"/>
              <w:rPr>
                <w:rFonts w:eastAsia="Times New Roman" w:cstheme="majorBidi"/>
              </w:rPr>
            </w:pPr>
          </w:p>
        </w:tc>
        <w:tc>
          <w:tcPr>
            <w:tcW w:w="432" w:type="pct"/>
            <w:tcBorders>
              <w:top w:val="single" w:sz="8" w:space="0" w:color="auto"/>
              <w:bottom w:val="single" w:sz="8" w:space="0" w:color="auto"/>
            </w:tcBorders>
            <w:vAlign w:val="center"/>
          </w:tcPr>
          <w:p w14:paraId="2682C656" w14:textId="267475A7" w:rsidR="000078C8" w:rsidRPr="00354986" w:rsidRDefault="00505186">
            <w:pPr>
              <w:jc w:val="center"/>
              <w:rPr>
                <w:rFonts w:eastAsia="Times New Roman" w:cstheme="majorBidi"/>
              </w:rPr>
            </w:pPr>
            <w:r>
              <w:rPr>
                <w:rFonts w:eastAsia="Times New Roman" w:cstheme="majorBidi"/>
              </w:rPr>
              <w:t>mmHg</w:t>
            </w:r>
          </w:p>
        </w:tc>
        <w:tc>
          <w:tcPr>
            <w:tcW w:w="1426" w:type="pct"/>
            <w:tcBorders>
              <w:top w:val="single" w:sz="8" w:space="0" w:color="auto"/>
              <w:bottom w:val="single" w:sz="8" w:space="0" w:color="auto"/>
            </w:tcBorders>
            <w:vAlign w:val="center"/>
          </w:tcPr>
          <w:p w14:paraId="09B74DAA" w14:textId="15CCEF57" w:rsidR="000078C8" w:rsidRPr="00354986" w:rsidRDefault="00C633A8">
            <w:pPr>
              <w:jc w:val="center"/>
              <w:rPr>
                <w:rFonts w:eastAsia="Times New Roman" w:cstheme="majorBidi"/>
              </w:rPr>
            </w:pPr>
            <w:r>
              <w:fldChar w:fldCharType="begin" w:fldLock="1"/>
            </w:r>
            <w:r w:rsidR="003F6F36">
              <w:instrText>ADDIN CSL_CITATION {"citationItems":[{"id":"ITEM-1","itemData":{"DOI":"10.1152/ajpheart.00997.2015","ISSN":"0363-6135","abstract":"Using a novel multiscale model of the human coronary circulation situated in a closed-loop cardiovascular model, we performed the first comprehensive analysis of the effects of left or right coronary arterial dominance on regional conduit arterial and microvascular arterial/venous flow patterns under normotensive conditions, and with systemic or pulmonary hypertension.","author":[{"dropping-particle":"","family":"Mynard","given":"Jonathan P.","non-dropping-particle":"","parse-names":false,"suffix":""},{"dropping-particle":"","family":"Smolich","given":"Joseph J.","non-dropping-particle":"","parse-names":false,"suffix":""}],"container-title":"American Journal of Physiology-Heart and Circulatory Physiology","id":"ITEM-1","issue":"1","issued":{"date-parts":[["2016","7"]]},"page":"H11-H23","publisher":" American Physiological Society Bethesda, MD","title":"Influence of anatomical dominance and hypertension on coronary conduit arterial and microcirculatory flow patterns: a multiscale modeling study","type":"article-journal","volume":"311"},"uris":["http://www.mendeley.com/documents/?uuid=aec6a19f-7d38-33ea-9db9-b3ba6b43f5e6"]}],"mendeley":{"formattedCitation":"(64)","plainTextFormattedCitation":"(64)","previouslyFormattedCitation":"(63)"},"properties":{"noteIndex":0},"schema":"https://github.com/citation-style-language/schema/raw/master/csl-citation.json"}</w:instrText>
            </w:r>
            <w:r>
              <w:fldChar w:fldCharType="separate"/>
            </w:r>
            <w:r w:rsidR="003F6F36" w:rsidRPr="003F6F36">
              <w:rPr>
                <w:noProof/>
              </w:rPr>
              <w:t>(64)</w:t>
            </w:r>
            <w:r>
              <w:fldChar w:fldCharType="end"/>
            </w:r>
          </w:p>
        </w:tc>
      </w:tr>
    </w:tbl>
    <w:p w14:paraId="4840F3BE" w14:textId="7ED3A28D" w:rsidR="00CD68F4" w:rsidRDefault="00CD68F4" w:rsidP="00CD68F4"/>
    <w:p w14:paraId="500A58A5" w14:textId="157CAB05" w:rsidR="00864379" w:rsidRDefault="00586A6C" w:rsidP="00F624F6">
      <w:pPr>
        <w:pStyle w:val="Heading2"/>
        <w:numPr>
          <w:ilvl w:val="1"/>
          <w:numId w:val="5"/>
        </w:numPr>
        <w:ind w:left="540" w:hanging="540"/>
        <w:jc w:val="both"/>
      </w:pPr>
      <w:r>
        <w:t xml:space="preserve">Coronary </w:t>
      </w:r>
      <w:r w:rsidR="00EC2705">
        <w:t>auto</w:t>
      </w:r>
      <w:r>
        <w:t>regulation</w:t>
      </w:r>
      <w:r w:rsidR="00EC2705">
        <w:t xml:space="preserve"> model</w:t>
      </w:r>
    </w:p>
    <w:p w14:paraId="1D4E0E51" w14:textId="19BA0734" w:rsidR="000E197D" w:rsidRDefault="00451261" w:rsidP="000E197D">
      <w:pPr>
        <w:jc w:val="both"/>
      </w:pPr>
      <w:r>
        <w:t xml:space="preserve">The third </w:t>
      </w:r>
      <w:r w:rsidR="000D7236">
        <w:t>stage</w:t>
      </w:r>
      <w:r>
        <w:t xml:space="preserve"> </w:t>
      </w:r>
      <w:r w:rsidR="00C536B8">
        <w:t xml:space="preserve">of the proposed model </w:t>
      </w:r>
      <w:r w:rsidR="00C654DF">
        <w:t xml:space="preserve">is to </w:t>
      </w:r>
      <w:r w:rsidR="00EF509E">
        <w:t xml:space="preserve">develop </w:t>
      </w:r>
      <w:r w:rsidR="001371F9">
        <w:t>a</w:t>
      </w:r>
      <w:r w:rsidR="00C654DF">
        <w:t xml:space="preserve"> </w:t>
      </w:r>
      <w:r w:rsidR="001371F9">
        <w:t>structurally-motivated coronary autoregulation model</w:t>
      </w:r>
      <w:r w:rsidR="006179C3">
        <w:t xml:space="preserve"> based on constrained mixture theory</w:t>
      </w:r>
      <w:r>
        <w:t xml:space="preserve">. </w:t>
      </w:r>
      <w:r w:rsidR="00395F2E">
        <w:t>In coronary autoregulation, v</w:t>
      </w:r>
      <w:r w:rsidR="006179C3">
        <w:t>essel</w:t>
      </w:r>
      <w:r w:rsidR="00864379">
        <w:t xml:space="preserve"> reactivity </w:t>
      </w:r>
      <w:r w:rsidR="006179C3">
        <w:t xml:space="preserve">to changes in pressure </w:t>
      </w:r>
      <w:r w:rsidR="00864379">
        <w:t xml:space="preserve">is </w:t>
      </w:r>
      <w:r w:rsidR="007F4F16">
        <w:t>mediated</w:t>
      </w:r>
      <w:r w:rsidR="00864379">
        <w:t xml:space="preserve"> by the </w:t>
      </w:r>
      <w:r w:rsidR="00363F6C">
        <w:t xml:space="preserve">active SMC </w:t>
      </w:r>
      <w:del w:id="278" w:author="Hamidreza Gharahi" w:date="2020-08-27T14:24:00Z">
        <w:r w:rsidR="00363F6C" w:rsidDel="004752CE">
          <w:delText>tension</w:delText>
        </w:r>
      </w:del>
      <m:oMath>
        <m:r>
          <w:del w:id="279" w:author="Hamidreza Gharahi" w:date="2020-08-27T14:24:00Z">
            <w:rPr>
              <w:rFonts w:ascii="Cambria Math" w:hAnsi="Cambria Math"/>
            </w:rPr>
            <m:t xml:space="preserve"> </m:t>
          </w:del>
        </m:r>
      </m:oMath>
      <w:ins w:id="280" w:author="Hamidreza Gharahi" w:date="2020-08-27T14:24:00Z">
        <w:r w:rsidR="004752CE">
          <w:t>stress</w:t>
        </w:r>
      </w:ins>
      <m:oMath>
        <m:r>
          <w:ins w:id="281" w:author="Hamidreza Gharahi" w:date="2020-08-27T14:24:00Z">
            <w:rPr>
              <w:rFonts w:ascii="Cambria Math" w:hAnsi="Cambria Math"/>
            </w:rPr>
            <m:t xml:space="preserve"> </m:t>
          </w:ins>
        </m:r>
        <m:r>
          <w:rPr>
            <w:rFonts w:ascii="Cambria Math" w:hAnsi="Cambria Math"/>
          </w:rPr>
          <m:t>S</m:t>
        </m:r>
      </m:oMath>
      <w:r w:rsidR="000E197D">
        <w:rPr>
          <w:rFonts w:eastAsiaTheme="minorEastAsia"/>
        </w:rPr>
        <w:t xml:space="preserve"> (Eq. </w:t>
      </w:r>
      <w:r w:rsidR="000E197D">
        <w:rPr>
          <w:rFonts w:eastAsiaTheme="minorEastAsia"/>
        </w:rPr>
        <w:fldChar w:fldCharType="begin"/>
      </w:r>
      <w:r w:rsidR="000E197D">
        <w:rPr>
          <w:rFonts w:eastAsiaTheme="minorEastAsia"/>
        </w:rPr>
        <w:instrText xml:space="preserve"> REF eq2_f \h </w:instrText>
      </w:r>
      <w:r w:rsidR="000E197D">
        <w:rPr>
          <w:rFonts w:eastAsiaTheme="minorEastAsia"/>
        </w:rPr>
      </w:r>
      <w:r w:rsidR="000E197D">
        <w:rPr>
          <w:rFonts w:eastAsiaTheme="minorEastAsia"/>
        </w:rPr>
        <w:fldChar w:fldCharType="separate"/>
      </w:r>
      <w:r w:rsidR="00925441">
        <w:rPr>
          <w:noProof/>
        </w:rPr>
        <w:t>2</w:t>
      </w:r>
      <w:r w:rsidR="000E197D">
        <w:rPr>
          <w:rFonts w:eastAsiaTheme="minorEastAsia"/>
        </w:rPr>
        <w:fldChar w:fldCharType="end"/>
      </w:r>
      <w:r w:rsidR="000E197D">
        <w:rPr>
          <w:rFonts w:eastAsiaTheme="minorEastAsia"/>
        </w:rPr>
        <w:t>)</w:t>
      </w:r>
      <w:r w:rsidR="00864379">
        <w:t>.</w:t>
      </w:r>
      <w:r w:rsidR="00BD6E3B" w:rsidRPr="00BD6E3B">
        <w:t xml:space="preserve"> </w:t>
      </w:r>
      <w:r w:rsidR="00166D4A">
        <w:t xml:space="preserve">Although </w:t>
      </w:r>
      <w:r w:rsidR="00BD6E3B">
        <w:t xml:space="preserve">autoregulation is a dynamic process involving the activation of each of </w:t>
      </w:r>
      <w:r w:rsidR="000E197D">
        <w:t>the metabolic, shear-dependent and myogenic</w:t>
      </w:r>
      <w:r w:rsidR="00BD6E3B">
        <w:t xml:space="preserve"> mechanisms with their respective time response</w:t>
      </w:r>
      <w:r w:rsidR="006179C3">
        <w:t>s</w:t>
      </w:r>
      <w:r w:rsidR="00BD6E3B">
        <w:t xml:space="preserve">, </w:t>
      </w:r>
      <w:r w:rsidR="006179C3">
        <w:t xml:space="preserve">in this work we are concerned with </w:t>
      </w:r>
      <w:r w:rsidR="00BD6E3B">
        <w:t xml:space="preserve">the steady state </w:t>
      </w:r>
      <w:r w:rsidR="0048250E">
        <w:t>reached</w:t>
      </w:r>
      <w:r w:rsidR="00BD6E3B">
        <w:t xml:space="preserve"> within minutes </w:t>
      </w:r>
      <w:r w:rsidR="006179C3">
        <w:t>following</w:t>
      </w:r>
      <w:r w:rsidR="00BD6E3B">
        <w:t xml:space="preserve"> a perturbation from </w:t>
      </w:r>
      <w:r w:rsidR="00D1157D">
        <w:t>a previous</w:t>
      </w:r>
      <w:r w:rsidR="00BD6E3B">
        <w:t xml:space="preserve"> state </w:t>
      </w:r>
      <w:r w:rsidR="00BD6E3B">
        <w:fldChar w:fldCharType="begin" w:fldLock="1"/>
      </w:r>
      <w:r w:rsidR="003F6F36">
        <w:instrText xml:space="preserve">ADDIN CSL_CITATION {"citationItems":[{"id":"ITEM-1","itemData":{"DOI":"10.1152/ajpheart.1992.263.2.H447","ISSN":"0002-9513","PMID":"1510143","abstract":"The rate of change of coronary adjustment in the anesthetized dog to a step change in heart rate (HR) and in perfusion was analyzed. The left main coronary artery was perfused either at constant pressure (CP) or at constant flow (CF). Coronary arterial pressure and flow were continuously measured and averaged per beat, after which their ratio, being an index of coronary resistance in steady state, was calculated. The rate of change of pressure-to-flow ratio was quantified by t50, the time required to establish half of the completed response. The t50 values for the dilating responses at CP were 5.5 +/- 0.4 (SE) s for an increase in HR and 5.5 +/- 0.1 s for a decrease in perfusion. At CF these values were 9.3 +/- 0.9 and 9.7 +/- 1.6 s, respectively. The t50 values for the constricting responses with CP were 6.6 +/- 0.5 s for a decrease in HR and 6.2 +/- 0.2 s for an increase in perfusion. At CF these values were 12.2 +/- 1.5 and 10.8 +/- 2.2 s. The responses in the dog are faster than in the goat. Furthermore, the directional sensitivity in responses with perfusion changes, observed earlier in goats, is normally absent in dogs.","author":[{"dropping-particle":"","family":"Dankelman","given":"J","non-dropping-particle":"","parse-names":false,"suffix":""},{"dropping-particle":"","family":"Vergroesen","given":"I","non-dropping-particle":"","parse-names":false,"suffix":""},{"dropping-particle":"","family":"Han","given":"Y","non-dropping-particle":"","parse-names":false,"suffix":""},{"dropping-particle":"","family":"Spaan","given":"J A","non-dropping-particle":"","parse-names":false,"suffix":""}],"container-title":"The American journal of physiology","id":"ITEM-1","issue":"2 Pt 2","issued":{"date-parts":[["1992","8"]]},"page":"H447-52","title":"Dynamic response of coronary regulation to heart rate and perfusion changes in dogs.","type":"article-journal","volume":"263"},"uris":["http://www.mendeley.com/documents/?uuid=979328b5-b064-3fdc-b0a3-76841f4ab75e"]},{"id":"ITEM-2","itemData":{"DOI":"10.1152/ajpheart.00261.2008","ISSN":"0363-6135","abstract":"A proposed mechanism for metabolic flow regulation involves the saturation-dependent release of ATP by red blood cells, which triggers an upstream conducted response signal and arteriolar vasodilation. To analyze this mechanism, a theoretical model is used to simulate the variation of oxygen and ATP levels along a flow pathway of seven representative segments, including two vasoactive arteriolar segments. The conducted response signal is defined by integrating the ATP concentration along the vascular pathway, assuming exponential decay of the signal in the upstream direction with a length constant of </w:instrText>
      </w:r>
      <w:r w:rsidR="003F6F36">
        <w:rPr>
          <w:rFonts w:ascii="Cambria Math" w:hAnsi="Cambria Math" w:cs="Cambria Math"/>
        </w:rPr>
        <w:instrText>∼</w:instrText>
      </w:r>
      <w:r w:rsidR="003F6F36">
        <w:instrText>1 cm. Arteriolar tone depends on the conducted metabolic signal and on local wall shear stress and wall tension. Arteriolar diameters are calculated based on vascular smooth muscle mechanics. The model predicts that conducted responses stimulated by ATP release in venules and propagated to arterioles can account for increases in perfusion in response to increased oxygen demand that are consistent with experi...","author":[{"dropping-particle":"","family":"Arciero","given":"Julia C.","non-dropping-particle":"","parse-names":false,"suffix":""},{"dropping-particle":"","family":"Carlson","given":"Brian E.","non-dropping-particle":"","parse-names":false,"suffix":""},{"dropping-particle":"","family":"Secomb","given":"Timothy W.","non-dropping-particle":"","parse-names":false,"suffix":""}],"container-title":"American Journal of Physiology-Heart and Circulatory Physiology","id":"ITEM-2","issue":"4","issued":{"date-parts":[["2008","10"]]},"page":"H1562-H1571","publisher":"American Physiological Society","title":"Theoretical model of metabolic blood flow regulation: roles of ATP release by red blood cells and conducted responses","type":"article-journal","volume":"295"},"uris":["http://www.mendeley.com/documents/?uuid=e48076f8-a360-3f99-a4d3-c30244a0486e"]},{"id":"ITEM-3","itemData":{"DOI":"10.1085/JGP.201711795","ISSN":"0022-1295","PMID":"29196421","abstract":"Coronary blood flow is regulated to match the oxygen demand of myocytes in the heart wall. Flow regulation is essential to meet the wide range of cardiac workload. The blood flows through a complex coronary vasculature of elastic vessels having nonlinear wall properties, under transmural heterogeneous myocardial extravascular loading. To date, there is no fully integrative flow analysis that incorporates global and local passive and flow control determinants. Here, we provide an integrative model of coronary flow regulation that considers the realistic asymmetric morphology of the coronary network, the dynamic myocardial loading on the vessels embedded in it, and the combined effects of local myogenic effect, local shear regulation, and conducted metabolic control driven by venous O2 saturation level. The model predicts autoregulation (approximately constant flow over a wide range of coronary perfusion pressures), reduced heterogeneity of regulated flow, and presence of flow reserve, in agreement with experimental observations. Furthermore, the model shows that the metabolic and myogenic regulations play a primary role, whereas shear has a secondary one. Regulation was found to have a significant effect on the flow except under extreme (high and low) inlet pressures and metabolic demand. Novel outcomes of the model are that cyclic myocardial loading on coronary vessels enhances the coronary flow reserve except under low inlet perfusion pressure, increases the pressure range of effective autoregulation, and reduces the network flow in the absence of metabolic regulation. Collectively, these findings demonstrate the utility of the present biophysical model, which can be used to unravel the underlying mechanisms of coronary physiopathology.","author":[{"dropping-particle":"","family":"Namani","given":"Ravi","non-dropping-particle":"","parse-names":false,"suffix":""},{"dropping-particle":"","family":"Kassab","given":"Ghassan S.","non-dropping-particle":"","parse-names":false,"suffix":""},{"dropping-particle":"","family":"Lanir","given":"Yoram","non-dropping-particle":"","parse-names":false,"suffix":""}],"container-title":"The Journal of General Physiology","id":"ITEM-3","issue":"1","issued":{"date-parts":[["2018","1","2"]]},"page":"145-168","publisher":"Rockefeller University Press","title":"Integrative model of coronary flow in anatomically based vasculature under myogenic, shear, and metabolic regulation","type":"article-journal","volume":"150"},"uris":["http://www.mendeley.com/documents/?uuid=d432c86b-7471-31f3-ad05-41978c2a9881"]}],"mendeley":{"formattedCitation":"(5, 19, 65)","plainTextFormattedCitation":"(5, 19, 65)","previouslyFormattedCitation":"(5, 19, 64)"},"properties":{"noteIndex":0},"schema":"https://github.com/citation-style-language/schema/raw/master/csl-citation.json"}</w:instrText>
      </w:r>
      <w:r w:rsidR="00BD6E3B">
        <w:fldChar w:fldCharType="separate"/>
      </w:r>
      <w:r w:rsidR="003F6F36" w:rsidRPr="003F6F36">
        <w:rPr>
          <w:noProof/>
        </w:rPr>
        <w:t>(5, 19, 65)</w:t>
      </w:r>
      <w:r w:rsidR="00BD6E3B">
        <w:fldChar w:fldCharType="end"/>
      </w:r>
      <w:r w:rsidR="00BD6E3B">
        <w:t>.</w:t>
      </w:r>
      <w:r w:rsidR="00A03BC1">
        <w:t xml:space="preserve"> </w:t>
      </w:r>
    </w:p>
    <w:p w14:paraId="6A9D25A8" w14:textId="1371F6E7" w:rsidR="00864379" w:rsidRDefault="00506117" w:rsidP="000E197D">
      <w:pPr>
        <w:jc w:val="both"/>
      </w:pPr>
      <w:r>
        <w:t xml:space="preserve">A key component of </w:t>
      </w:r>
      <w:r w:rsidR="000E197D">
        <w:t xml:space="preserve">the proposed </w:t>
      </w:r>
      <w:r>
        <w:t>autoregulation model is the</w:t>
      </w:r>
      <w:r w:rsidR="00864379">
        <w:t xml:space="preserve"> activation</w:t>
      </w:r>
      <w:r>
        <w:t xml:space="preserve"> function</w:t>
      </w:r>
      <w:r w:rsidR="00864379">
        <w:t xml:space="preserve"> </w:t>
      </w:r>
      <m:oMath>
        <m:r>
          <w:rPr>
            <w:rFonts w:ascii="Cambria Math" w:hAnsi="Cambria Math"/>
          </w:rPr>
          <m:t>A</m:t>
        </m:r>
      </m:oMath>
      <w:r w:rsidR="000E197D">
        <w:rPr>
          <w:rFonts w:eastAsiaTheme="minorEastAsia"/>
        </w:rPr>
        <w:t xml:space="preserve"> (Eq. </w:t>
      </w:r>
      <w:r w:rsidR="000E197D">
        <w:rPr>
          <w:rFonts w:eastAsiaTheme="minorEastAsia"/>
        </w:rPr>
        <w:fldChar w:fldCharType="begin"/>
      </w:r>
      <w:r w:rsidR="000E197D">
        <w:rPr>
          <w:rFonts w:eastAsiaTheme="minorEastAsia"/>
        </w:rPr>
        <w:instrText xml:space="preserve"> REF eq2_f \h </w:instrText>
      </w:r>
      <w:r w:rsidR="000E197D">
        <w:rPr>
          <w:rFonts w:eastAsiaTheme="minorEastAsia"/>
        </w:rPr>
      </w:r>
      <w:r w:rsidR="000E197D">
        <w:rPr>
          <w:rFonts w:eastAsiaTheme="minorEastAsia"/>
        </w:rPr>
        <w:fldChar w:fldCharType="separate"/>
      </w:r>
      <w:r w:rsidR="00925441">
        <w:rPr>
          <w:noProof/>
        </w:rPr>
        <w:t>2</w:t>
      </w:r>
      <w:r w:rsidR="000E197D">
        <w:rPr>
          <w:rFonts w:eastAsiaTheme="minorEastAsia"/>
        </w:rPr>
        <w:fldChar w:fldCharType="end"/>
      </w:r>
      <w:r w:rsidR="000E197D">
        <w:rPr>
          <w:rFonts w:eastAsiaTheme="minorEastAsia"/>
        </w:rPr>
        <w:t>)</w:t>
      </w:r>
      <w:r>
        <w:rPr>
          <w:rFonts w:eastAsiaTheme="minorEastAsia"/>
        </w:rPr>
        <w:t>, which</w:t>
      </w:r>
      <w:r w:rsidR="00864379">
        <w:t xml:space="preserve"> determines the activation level from </w:t>
      </w:r>
      <w:r w:rsidR="00DF5EE5">
        <w:t xml:space="preserve">a </w:t>
      </w:r>
      <w:r w:rsidR="00864379">
        <w:t>fully dilated</w:t>
      </w:r>
      <w:r w:rsidR="0012361D">
        <w:t xml:space="preserve"> (</w:t>
      </w:r>
      <m:oMath>
        <m:r>
          <w:rPr>
            <w:rFonts w:ascii="Cambria Math" w:eastAsiaTheme="minorEastAsia" w:hAnsi="Cambria Math"/>
          </w:rPr>
          <m:t>A=0</m:t>
        </m:r>
      </m:oMath>
      <w:r w:rsidR="0012361D">
        <w:t>)</w:t>
      </w:r>
      <w:r w:rsidR="00864379">
        <w:t xml:space="preserve"> to </w:t>
      </w:r>
      <w:r w:rsidR="00951510">
        <w:t xml:space="preserve">a </w:t>
      </w:r>
      <w:r w:rsidR="00326C9B">
        <w:t xml:space="preserve">maximum </w:t>
      </w:r>
      <w:r w:rsidR="00B26A78">
        <w:t xml:space="preserve">myogenic </w:t>
      </w:r>
      <w:r w:rsidR="00AE1EC5">
        <w:t>res</w:t>
      </w:r>
      <w:r w:rsidR="00326C9B">
        <w:t>p</w:t>
      </w:r>
      <w:r w:rsidR="00AE1EC5">
        <w:t>onse</w:t>
      </w:r>
      <w:r w:rsidR="0012361D">
        <w:t xml:space="preserve"> (</w:t>
      </w:r>
      <m:oMath>
        <m:r>
          <w:rPr>
            <w:rFonts w:ascii="Cambria Math" w:hAnsi="Cambria Math"/>
          </w:rPr>
          <m:t>A=1</m:t>
        </m:r>
      </m:oMath>
      <w:r w:rsidR="0012361D">
        <w:t>)</w:t>
      </w:r>
      <w:r w:rsidR="00864379">
        <w:t>.</w:t>
      </w:r>
      <w:r w:rsidR="00F10414">
        <w:t xml:space="preserve"> </w:t>
      </w:r>
      <w:r w:rsidR="000E197D">
        <w:t>The m</w:t>
      </w:r>
      <w:r w:rsidR="00FF56A6">
        <w:t>yogenic control</w:t>
      </w:r>
      <w:r w:rsidR="00AB75BA">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7F777C">
        <w:rPr>
          <w:rFonts w:eastAsiaTheme="minorEastAsia"/>
        </w:rPr>
        <w:t>,</w:t>
      </w:r>
      <w:r w:rsidR="00FF56A6">
        <w:t xml:space="preserve"> is a constrictive response to </w:t>
      </w:r>
      <w:r w:rsidR="00A11116">
        <w:t>increases</w:t>
      </w:r>
      <w:r w:rsidR="00FF56A6">
        <w:t xml:space="preserve"> in the local wall stress resulting from changes in transmural pressure</w:t>
      </w:r>
      <w:r w:rsidR="000E197D">
        <w:t xml:space="preserv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rsidR="00605BBC">
        <w:t xml:space="preserve">. </w:t>
      </w:r>
      <w:r w:rsidR="00122075">
        <w:t xml:space="preserve">The myogenic control is formulated </w:t>
      </w:r>
      <w:r w:rsidR="004F580E">
        <w:t xml:space="preserve">by the sigmoidal function </w:t>
      </w:r>
      <w:r w:rsidR="00122075">
        <w:t xml:space="preserve">in Eq. </w:t>
      </w:r>
      <w:r w:rsidR="00122075">
        <w:fldChar w:fldCharType="begin"/>
      </w:r>
      <w:r w:rsidR="00122075">
        <w:instrText xml:space="preserve"> REF eq3_f \h </w:instrText>
      </w:r>
      <w:r w:rsidR="00122075">
        <w:fldChar w:fldCharType="separate"/>
      </w:r>
      <w:r w:rsidR="00925441">
        <w:rPr>
          <w:noProof/>
        </w:rPr>
        <w:t>3</w:t>
      </w:r>
      <w:r w:rsidR="00122075">
        <w:fldChar w:fldCharType="end"/>
      </w:r>
      <w:r w:rsidR="00122075">
        <w:t>.</w:t>
      </w:r>
    </w:p>
    <w:p w14:paraId="023DE041" w14:textId="23B9F4BE" w:rsidR="00C74E2A" w:rsidRDefault="003D0DA5" w:rsidP="006B033A">
      <w:pPr>
        <w:jc w:val="both"/>
      </w:pPr>
      <w:r>
        <w:t>In shear-dependent control</w:t>
      </w:r>
      <w:r w:rsidR="00864379">
        <w:t xml:space="preserve">, an increase in </w:t>
      </w:r>
      <w:r w:rsidR="004F580E">
        <w:t xml:space="preserve">wall shear stress </w:t>
      </w:r>
      <m:oMath>
        <m:r>
          <w:rPr>
            <w:rFonts w:ascii="Cambria Math" w:hAnsi="Cambria Math"/>
          </w:rPr>
          <m:t>τ</m:t>
        </m:r>
      </m:oMath>
      <w:r w:rsidR="00864379">
        <w:t xml:space="preserve"> induces relaxation of the SMCs </w:t>
      </w:r>
      <w:r w:rsidR="009F4FA7">
        <w:t>mediated</w:t>
      </w:r>
      <w:r w:rsidR="00864379">
        <w:t xml:space="preserve"> by </w:t>
      </w:r>
      <w:r w:rsidR="00D6416B">
        <w:t>upregulation of</w:t>
      </w:r>
      <w:r w:rsidR="00864379">
        <w:t xml:space="preserve"> </w:t>
      </w:r>
      <w:r w:rsidR="0008039F">
        <w:t xml:space="preserve">endothelial </w:t>
      </w:r>
      <w:r w:rsidR="00864379">
        <w:t xml:space="preserve">NO </w:t>
      </w:r>
      <w:r w:rsidR="00D6416B">
        <w:t>synthesis</w:t>
      </w:r>
      <w:r w:rsidR="00864379">
        <w:t>. This vasodila</w:t>
      </w:r>
      <w:r w:rsidR="00AA2E7D">
        <w:t>tory</w:t>
      </w:r>
      <w:r w:rsidR="00864379">
        <w:t xml:space="preserve"> stimulus </w:t>
      </w:r>
      <m:oMath>
        <m:sSub>
          <m:sSubPr>
            <m:ctrlPr>
              <w:rPr>
                <w:rFonts w:ascii="Cambria Math" w:hAnsi="Cambria Math"/>
                <w:i/>
              </w:rPr>
            </m:ctrlPr>
          </m:sSubPr>
          <m:e>
            <m:r>
              <m:rPr>
                <m:scr m:val="script"/>
              </m:rPr>
              <w:rPr>
                <w:rFonts w:ascii="Cambria Math" w:hAnsi="Cambria Math"/>
              </w:rPr>
              <m:t>s</m:t>
            </m:r>
          </m:e>
          <m:sub>
            <m:r>
              <w:rPr>
                <w:rFonts w:ascii="Cambria Math" w:hAnsi="Cambria Math"/>
              </w:rPr>
              <m:t>τ</m:t>
            </m:r>
          </m:sub>
        </m:sSub>
      </m:oMath>
      <w:r w:rsidR="0008039F">
        <w:rPr>
          <w:rFonts w:eastAsiaTheme="minorEastAsia"/>
        </w:rPr>
        <w:t xml:space="preserve"> </w:t>
      </w:r>
      <w:r w:rsidR="00D051C3">
        <w:t>is modeled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C74E2A" w14:paraId="0DFDE361" w14:textId="77777777" w:rsidTr="00014DEC">
        <w:trPr>
          <w:trHeight w:val="341"/>
        </w:trPr>
        <w:tc>
          <w:tcPr>
            <w:tcW w:w="355" w:type="dxa"/>
            <w:vAlign w:val="center"/>
          </w:tcPr>
          <w:p w14:paraId="1AD0D1D7" w14:textId="77777777" w:rsidR="00C74E2A" w:rsidRDefault="00C74E2A" w:rsidP="00014DEC">
            <w:pPr>
              <w:jc w:val="center"/>
            </w:pPr>
          </w:p>
        </w:tc>
        <w:tc>
          <w:tcPr>
            <w:tcW w:w="8730" w:type="dxa"/>
            <w:vAlign w:val="center"/>
          </w:tcPr>
          <w:p w14:paraId="580EEFBC" w14:textId="042EFDA6" w:rsidR="00C74E2A" w:rsidRPr="00F2269D" w:rsidRDefault="00133A07" w:rsidP="00014DEC">
            <w:pPr>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τ</m:t>
                    </m:r>
                  </m:sub>
                </m:sSub>
                <m:d>
                  <m:dPr>
                    <m:ctrlPr>
                      <w:rPr>
                        <w:rFonts w:ascii="Cambria Math" w:hAnsi="Cambria Math"/>
                        <w:i/>
                      </w:rPr>
                    </m:ctrlPr>
                  </m:dPr>
                  <m:e>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h</m:t>
                            </m:r>
                          </m:sub>
                        </m:sSub>
                      </m:num>
                      <m:den>
                        <m:sSub>
                          <m:sSubPr>
                            <m:ctrlPr>
                              <w:rPr>
                                <w:rFonts w:ascii="Cambria Math" w:hAnsi="Cambria Math"/>
                                <w:i/>
                              </w:rPr>
                            </m:ctrlPr>
                          </m:sSubPr>
                          <m:e>
                            <m:r>
                              <w:rPr>
                                <w:rFonts w:ascii="Cambria Math" w:hAnsi="Cambria Math"/>
                              </w:rPr>
                              <m:t>τ</m:t>
                            </m:r>
                          </m:e>
                          <m:sub>
                            <m:r>
                              <w:rPr>
                                <w:rFonts w:ascii="Cambria Math" w:hAnsi="Cambria Math"/>
                              </w:rPr>
                              <m:t>h</m:t>
                            </m:r>
                          </m:sub>
                        </m:sSub>
                      </m:den>
                    </m:f>
                  </m:e>
                </m:d>
                <m:r>
                  <w:rPr>
                    <w:rFonts w:ascii="Cambria Math" w:hAnsi="Cambria Math"/>
                  </w:rPr>
                  <m:t>,</m:t>
                </m:r>
              </m:oMath>
            </m:oMathPara>
          </w:p>
        </w:tc>
        <w:tc>
          <w:tcPr>
            <w:tcW w:w="265" w:type="dxa"/>
            <w:vAlign w:val="center"/>
          </w:tcPr>
          <w:p w14:paraId="500FECD7" w14:textId="740874BD" w:rsidR="00C74E2A" w:rsidRDefault="00C74E2A" w:rsidP="00014DEC">
            <w:pPr>
              <w:jc w:val="center"/>
            </w:pPr>
            <w:r>
              <w:t>(</w:t>
            </w:r>
            <w:bookmarkStart w:id="282" w:name="eq8"/>
            <w:r>
              <w:fldChar w:fldCharType="begin"/>
            </w:r>
            <w:r>
              <w:instrText xml:space="preserve"> SEQ Eq \* MERGEFORMAT </w:instrText>
            </w:r>
            <w:r>
              <w:fldChar w:fldCharType="separate"/>
            </w:r>
            <w:r w:rsidR="00925441">
              <w:rPr>
                <w:noProof/>
              </w:rPr>
              <w:t>9</w:t>
            </w:r>
            <w:r>
              <w:fldChar w:fldCharType="end"/>
            </w:r>
            <w:bookmarkEnd w:id="282"/>
            <w:r>
              <w:t>)</w:t>
            </w:r>
          </w:p>
        </w:tc>
      </w:tr>
    </w:tbl>
    <w:p w14:paraId="5437A315" w14:textId="68CF99F9" w:rsidR="0008039F" w:rsidRDefault="00C74E2A" w:rsidP="00A61DA4">
      <w:pPr>
        <w:jc w:val="both"/>
      </w:pPr>
      <w:r>
        <w:t>w</w:t>
      </w:r>
      <w:r w:rsidR="0008039F">
        <w:t xml:space="preserve">here </w:t>
      </w:r>
      <m:oMath>
        <m:sSub>
          <m:sSubPr>
            <m:ctrlPr>
              <w:rPr>
                <w:rFonts w:ascii="Cambria Math" w:hAnsi="Cambria Math"/>
                <w:i/>
              </w:rPr>
            </m:ctrlPr>
          </m:sSubPr>
          <m:e>
            <m:r>
              <w:rPr>
                <w:rFonts w:ascii="Cambria Math" w:hAnsi="Cambria Math"/>
              </w:rPr>
              <m:t>τ</m:t>
            </m:r>
          </m:e>
          <m:sub>
            <m:r>
              <w:rPr>
                <w:rFonts w:ascii="Cambria Math" w:hAnsi="Cambria Math"/>
              </w:rPr>
              <m:t>h</m:t>
            </m:r>
          </m:sub>
        </m:sSub>
      </m:oMath>
      <w:r w:rsidR="0008039F">
        <w:t xml:space="preserve"> is the baseline (homeostatic) value of wall shear stress, and </w:t>
      </w:r>
      <m:oMath>
        <m:sSub>
          <m:sSubPr>
            <m:ctrlPr>
              <w:rPr>
                <w:rFonts w:ascii="Cambria Math" w:hAnsi="Cambria Math"/>
                <w:i/>
              </w:rPr>
            </m:ctrlPr>
          </m:sSubPr>
          <m:e>
            <m:r>
              <w:rPr>
                <w:rFonts w:ascii="Cambria Math" w:hAnsi="Cambria Math"/>
              </w:rPr>
              <m:t>a</m:t>
            </m:r>
          </m:e>
          <m:sub>
            <m:r>
              <w:rPr>
                <w:rFonts w:ascii="Cambria Math" w:hAnsi="Cambria Math"/>
              </w:rPr>
              <m:t>τ</m:t>
            </m:r>
          </m:sub>
        </m:sSub>
      </m:oMath>
      <w:r w:rsidR="0008039F">
        <w:rPr>
          <w:rFonts w:eastAsiaTheme="minorEastAsia"/>
        </w:rPr>
        <w:t xml:space="preserve"> </w:t>
      </w:r>
      <w:r w:rsidR="0008039F">
        <w:t xml:space="preserve">is </w:t>
      </w:r>
      <w:r w:rsidR="00E32786">
        <w:t>the shear-dependent</w:t>
      </w:r>
      <w:r w:rsidR="0008039F">
        <w:t xml:space="preserve"> scaling coefficient. The negative sign indicates a decrease in vessel </w:t>
      </w:r>
      <w:r w:rsidR="002061E4">
        <w:t>activation</w:t>
      </w:r>
      <w:r w:rsidR="0008039F">
        <w:t xml:space="preserve"> for an increase in </w:t>
      </w:r>
      <m:oMath>
        <m:r>
          <w:rPr>
            <w:rFonts w:ascii="Cambria Math" w:hAnsi="Cambria Math"/>
          </w:rPr>
          <m:t>τ</m:t>
        </m:r>
      </m:oMath>
      <w:r w:rsidR="0008039F">
        <w:t>.</w:t>
      </w:r>
    </w:p>
    <w:p w14:paraId="1BC9C2BF" w14:textId="1145F3E4" w:rsidR="00864379" w:rsidRDefault="00890B70" w:rsidP="00096283">
      <w:pPr>
        <w:jc w:val="both"/>
      </w:pPr>
      <w:r>
        <w:t>Moreover</w:t>
      </w:r>
      <w:r w:rsidR="00864379">
        <w:t xml:space="preserve">, experimental </w:t>
      </w:r>
      <w:r w:rsidR="00033251">
        <w:t>studies</w:t>
      </w:r>
      <w:r w:rsidR="00864379">
        <w:t xml:space="preserve"> show that</w:t>
      </w:r>
      <w:r w:rsidR="00EB519C">
        <w:t xml:space="preserve"> </w:t>
      </w:r>
      <w:r w:rsidR="00864379">
        <w:t xml:space="preserve">the oxygen extraction capacity of the </w:t>
      </w:r>
      <w:r w:rsidR="00A265E4">
        <w:t>myocardium</w:t>
      </w:r>
      <w:r w:rsidR="00864379">
        <w:t xml:space="preserve"> </w:t>
      </w:r>
      <w:r w:rsidR="00F553FC">
        <w:t xml:space="preserve">is </w:t>
      </w:r>
      <w:r w:rsidR="009A035C">
        <w:t xml:space="preserve">almost </w:t>
      </w:r>
      <w:r w:rsidR="00F553FC">
        <w:t xml:space="preserve">fully </w:t>
      </w:r>
      <w:r w:rsidR="009A035C">
        <w:t>exhausted</w:t>
      </w:r>
      <w:r w:rsidR="00F553FC">
        <w:t xml:space="preserve"> in both rest and exercise</w:t>
      </w:r>
      <w:r w:rsidR="005D4633">
        <w:t xml:space="preserve"> </w:t>
      </w:r>
      <w:r w:rsidR="005D4633">
        <w:fldChar w:fldCharType="begin" w:fldLock="1"/>
      </w:r>
      <w:r w:rsidR="007A38C3">
        <w:instrText xml:space="preserve">ADDIN CSL_CITATION {"citationItems":[{"id":"ITEM-1","itemData":{"DOI":"10.1152/ajpheart.00983.2004","ISSN":"0363-6135","abstract":"It was previously shown that red blood cells release ATP when blood oxygen tension decreases. ATP acts on microvascular endothelial cells to produce a retrograde conducted vasodilation (presumably via gap junctions) to the upstream arteriole. These observations form the basis for an ATP hypothesis of local metabolic control of coronary blood flow due to vasodilation in microvascular units where myocardial oxygen extraction is high. Dogs (n = 10) were instrumented with catheters in the aorta and coronary sinus, and a flow transducer was placed around the circumflex coronary artery. Arterial and coronary venous plasma ATP concentrations were measured at rest and during three levels of treadmill exercise by using a luciferin-luciferase assay. During exercise, myocardial oxygen consumption increased </w:instrText>
      </w:r>
      <w:r w:rsidR="007A38C3">
        <w:rPr>
          <w:rFonts w:ascii="Cambria Math" w:hAnsi="Cambria Math" w:cs="Cambria Math"/>
        </w:rPr>
        <w:instrText>∼</w:instrText>
      </w:r>
      <w:r w:rsidR="007A38C3">
        <w:instrText xml:space="preserve">3.2-fold, coronary blood flow increased </w:instrText>
      </w:r>
      <w:r w:rsidR="007A38C3">
        <w:rPr>
          <w:rFonts w:ascii="Cambria Math" w:hAnsi="Cambria Math" w:cs="Cambria Math"/>
        </w:rPr>
        <w:instrText>∼</w:instrText>
      </w:r>
      <w:r w:rsidR="007A38C3">
        <w:instrText>2.7-fold, and coronary venous oxygen tension decreased from 19 to 12.9 mmHg. Coronary venous plasma ATP concentration increased significantly from 31.1 to 51.2 nM (P &lt; 0.0...","author":[{"dropping-particle":"","family":"Farias","given":"Martin","non-dropping-particle":"","parse-names":false,"suffix":""},{"dropping-particle":"","family":"Gorman","given":"Mark W.","non-dropping-particle":"","parse-names":false,"suffix":""},{"dropping-particle":"V.","family":"Savage","given":"Margaret","non-dropping-particle":"","parse-names":false,"suffix":""},{"dropping-particle":"","family":"Feigl","given":"Eric O.","non-dropping-particle":"","parse-names":false,"suffix":""}],"container-title":"American Journal of Physiology-Heart and Circulatory Physiology","id":"ITEM-1","issue":"4","issued":{"date-parts":[["2005","4"]]},"page":"H1586-H1590","publisher":"American Physiological Society","title":"Plasma ATP during exercise: possible role in regulation of coronary blood flow","type":"article-journal","volume":"288"},"uris":["http://www.mendeley.com/documents/?uuid=32c093a9-adc3-305a-af61-1d404d45d28f"]}],"mendeley":{"formattedCitation":"(23)","plainTextFormattedCitation":"(23)","previouslyFormattedCitation":"(23)"},"properties":{"noteIndex":0},"schema":"https://github.com/citation-style-language/schema/raw/master/csl-citation.json"}</w:instrText>
      </w:r>
      <w:r w:rsidR="005D4633">
        <w:fldChar w:fldCharType="separate"/>
      </w:r>
      <w:r w:rsidR="00947402" w:rsidRPr="00947402">
        <w:rPr>
          <w:noProof/>
        </w:rPr>
        <w:t>(23)</w:t>
      </w:r>
      <w:r w:rsidR="005D4633">
        <w:fldChar w:fldCharType="end"/>
      </w:r>
      <w:r w:rsidR="005D4633">
        <w:t>. Therefore,</w:t>
      </w:r>
      <w:r w:rsidR="00A52E10">
        <w:t xml:space="preserve"> </w:t>
      </w:r>
      <w:r w:rsidR="00380DC0">
        <w:t xml:space="preserve">we assume that </w:t>
      </w:r>
      <w:r w:rsidR="00BF3DAE">
        <w:t xml:space="preserve">changes </w:t>
      </w:r>
      <w:r w:rsidR="00864379">
        <w:t>in</w:t>
      </w:r>
      <w:r w:rsidR="00613B04">
        <w:t xml:space="preserve"> </w:t>
      </w:r>
      <m:oMath>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oMath>
      <w:r w:rsidR="00864379">
        <w:t xml:space="preserve"> </w:t>
      </w:r>
      <w:r w:rsidR="00DB7BE2">
        <w:t>are</w:t>
      </w:r>
      <w:r w:rsidR="00864379">
        <w:t xml:space="preserve"> </w:t>
      </w:r>
      <w:r w:rsidR="00D051C3">
        <w:t>matched by proportional</w:t>
      </w:r>
      <w:r w:rsidR="00864379">
        <w:t xml:space="preserve"> </w:t>
      </w:r>
      <w:r w:rsidR="00CD78B4">
        <w:t>changes</w:t>
      </w:r>
      <w:r w:rsidR="00864379">
        <w:t xml:space="preserve"> in flow </w:t>
      </w:r>
      <w:r w:rsidR="00854E49">
        <w:t>to</w:t>
      </w:r>
      <w:r w:rsidR="00CE7C5A">
        <w:t xml:space="preserve"> </w:t>
      </w:r>
      <w:r w:rsidR="0005167F">
        <w:t>supply</w:t>
      </w:r>
      <w:r w:rsidR="00CE7C5A">
        <w:t xml:space="preserve"> the oxygen demand</w:t>
      </w:r>
      <w:r w:rsidR="00217227">
        <w:t xml:space="preserve"> </w:t>
      </w:r>
      <w:r w:rsidR="00217227">
        <w:fldChar w:fldCharType="begin" w:fldLock="1"/>
      </w:r>
      <w:r w:rsidR="00625E74">
        <w:instrText>ADDIN CSL_CITATION {"citationItems":[{"id":"ITEM-1","itemData":{"DOI":"10.1152/ajpheart.00517.2015","ISSN":"0363-6135","abstract":"This paper presents a new mathematical model of the dynamic control of coronary resistance. It shows a remarkable ability to predict coronary flow in an exercising patient, which would otherwise be impossible, and provides new insight into the purpose and action of the coronary flow control systems. It is applicable as part of a controlled boundary condition at the coronary outlets of a three-dimensional Navier-Stokes simulation of hemodynamics.","author":[{"dropping-particle":"","family":"Arthurs","given":"Christopher J.","non-dropping-particle":"","parse-names":false,"suffix":""},{"dropping-particle":"","family":"Lau","given":"Kevin D.","non-dropping-particle":"","parse-names":false,"suffix":""},{"dropping-particle":"","family":"Asrress","given":"Kaleab N.","non-dropping-particle":"","parse-names":false,"suffix":""},{"dropping-particle":"","family":"Redwood","given":"Simon R.","non-dropping-particle":"","parse-names":false,"suffix":""},{"dropping-particle":"","family":"Figueroa","given":"C. Alberto","non-dropping-particle":"","parse-names":false,"suffix":""}],"container-title":"American Journal of Physiology-Heart and Circulatory Physiology","id":"ITEM-1","issue":"9","issued":{"date-parts":[["2016","5"]]},"page":"H1242-H1258","publisher":" American Physiological Society Bethesda, MD","title":"A mathematical model of coronary blood flow control: simulation of patient-specific three-dimensional hemodynamics during exercise","type":"article-journal","volume":"310"},"uris":["http://www.mendeley.com/documents/?uuid=a938dc4c-bb4c-371a-8cc3-78f03a6b9c2a"]}],"mendeley":{"formattedCitation":"(6)","plainTextFormattedCitation":"(6)","previouslyFormattedCitation":"(6)"},"properties":{"noteIndex":0},"schema":"https://github.com/citation-style-language/schema/raw/master/csl-citation.json"}</w:instrText>
      </w:r>
      <w:r w:rsidR="00217227">
        <w:fldChar w:fldCharType="separate"/>
      </w:r>
      <w:r w:rsidR="00625E74" w:rsidRPr="00625E74">
        <w:rPr>
          <w:noProof/>
        </w:rPr>
        <w:t>(6)</w:t>
      </w:r>
      <w:r w:rsidR="00217227">
        <w:fldChar w:fldCharType="end"/>
      </w:r>
      <w:r w:rsidR="00864379">
        <w:t>.</w:t>
      </w:r>
      <w:r w:rsidR="000C597D">
        <w:t xml:space="preserve"> </w:t>
      </w:r>
      <w:r w:rsidR="0008236A">
        <w:t>Based on this assumption, we take the</w:t>
      </w:r>
      <w:r w:rsidR="005B5F0C">
        <w:t xml:space="preserve"> </w:t>
      </w:r>
      <w:r w:rsidR="00532AB3">
        <w:t>terminal</w:t>
      </w:r>
      <w:r w:rsidR="00864379">
        <w:t xml:space="preserve"> flow </w:t>
      </w:r>
      <w:r w:rsidR="00CF7078">
        <w:t>as</w:t>
      </w:r>
      <w:r w:rsidR="00864379">
        <w:t xml:space="preserve"> </w:t>
      </w:r>
      <w:r w:rsidR="005B5F0C">
        <w:t>a</w:t>
      </w:r>
      <w:r w:rsidR="00864379">
        <w:t xml:space="preserve"> </w:t>
      </w:r>
      <w:r w:rsidR="004D583A">
        <w:t>measure</w:t>
      </w:r>
      <w:r w:rsidR="00864379">
        <w:t xml:space="preserve"> of metabolic </w:t>
      </w:r>
      <w:r w:rsidR="00164A71">
        <w:t>signal</w:t>
      </w:r>
      <w:r w:rsidR="009D0AD2">
        <w:t>,</w:t>
      </w:r>
      <w:r w:rsidR="000C597D">
        <w:t xml:space="preserve"> regardless of the</w:t>
      </w:r>
      <w:r w:rsidR="00A8101A">
        <w:t xml:space="preserve"> underlying</w:t>
      </w:r>
      <w:r w:rsidR="00C03DE3">
        <w:t xml:space="preserve"> </w:t>
      </w:r>
      <w:r w:rsidR="005D2E0B">
        <w:t>physiological</w:t>
      </w:r>
      <w:r w:rsidR="000C597D">
        <w:t xml:space="preserve"> </w:t>
      </w:r>
      <w:r w:rsidR="00063311">
        <w:t>mechanisms</w:t>
      </w:r>
      <w:r w:rsidR="000C597D">
        <w:t xml:space="preserve"> involved</w:t>
      </w:r>
      <w:r w:rsidR="004B1FA8">
        <w:t xml:space="preserve"> </w:t>
      </w:r>
      <w:r w:rsidR="008A15FB">
        <w:fldChar w:fldCharType="begin" w:fldLock="1"/>
      </w:r>
      <w:r w:rsidR="003F6F36">
        <w:instrText>ADDIN CSL_CITATION {"citationItems":[{"id":"ITEM-1","itemData":{"DOI":"10.1085/JGP.201711795","ISSN":"0022-1295","PMID":"29196421","abstract":"Coronary blood flow is regulated to match the oxygen demand of myocytes in the heart wall. Flow regulation is essential to meet the wide range of cardiac workload. The blood flows through a complex coronary vasculature of elastic vessels having nonlinear wall properties, under transmural heterogeneous myocardial extravascular loading. To date, there is no fully integrative flow analysis that incorporates global and local passive and flow control determinants. Here, we provide an integrative model of coronary flow regulation that considers the realistic asymmetric morphology of the coronary network, the dynamic myocardial loading on the vessels embedded in it, and the combined effects of local myogenic effect, local shear regulation, and conducted metabolic control driven by venous O2 saturation level. The model predicts autoregulation (approximately constant flow over a wide range of coronary perfusion pressures), reduced heterogeneity of regulated flow, and presence of flow reserve, in agreement with experimental observations. Furthermore, the model shows that the metabolic and myogenic regulations play a primary role, whereas shear has a secondary one. Regulation was found to have a significant effect on the flow except under extreme (high and low) inlet pressures and metabolic demand. Novel outcomes of the model are that cyclic myocardial loading on coronary vessels enhances the coronary flow reserve except under low inlet perfusion pressure, increases the pressure range of effective autoregulation, and reduces the network flow in the absence of metabolic regulation. Collectively, these findings demonstrate the utility of the present biophysical model, which can be used to unravel the underlying mechanisms of coronary physiopathology.","author":[{"dropping-particle":"","family":"Namani","given":"Ravi","non-dropping-particle":"","parse-names":false,"suffix":""},{"dropping-particle":"","family":"Kassab","given":"Ghassan S.","non-dropping-particle":"","parse-names":false,"suffix":""},{"dropping-particle":"","family":"Lanir","given":"Yoram","non-dropping-particle":"","parse-names":false,"suffix":""}],"container-title":"The Journal of General Physiology","id":"ITEM-1","issue":"1","issued":{"date-parts":[["2018","1","2"]]},"page":"145-168","publisher":"Rockefeller University Press","title":"Integrative model of coronary flow in anatomically based vasculature under myogenic, shear, and metabolic regulation","type":"article-journal","volume":"150"},"uris":["http://www.mendeley.com/documents/?uuid=d432c86b-7471-31f3-ad05-41978c2a9881"]}],"mendeley":{"formattedCitation":"(65)","plainTextFormattedCitation":"(65)","previouslyFormattedCitation":"(64)"},"properties":{"noteIndex":0},"schema":"https://github.com/citation-style-language/schema/raw/master/csl-citation.json"}</w:instrText>
      </w:r>
      <w:r w:rsidR="008A15FB">
        <w:fldChar w:fldCharType="separate"/>
      </w:r>
      <w:r w:rsidR="003F6F36" w:rsidRPr="003F6F36">
        <w:rPr>
          <w:noProof/>
        </w:rPr>
        <w:t>(65)</w:t>
      </w:r>
      <w:r w:rsidR="008A15FB">
        <w:fldChar w:fldCharType="end"/>
      </w:r>
      <w:r w:rsidR="009D0AD2">
        <w:t>,</w:t>
      </w:r>
      <w:r w:rsidR="008A15FB">
        <w:t xml:space="preserve"> </w:t>
      </w:r>
      <w:r w:rsidR="00D30F21">
        <w:t>and write the metabolic stimuli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
        <w:gridCol w:w="8429"/>
        <w:gridCol w:w="583"/>
      </w:tblGrid>
      <w:tr w:rsidR="00014DEC" w14:paraId="7F6C6E57" w14:textId="77777777" w:rsidTr="00014DEC">
        <w:trPr>
          <w:trHeight w:val="341"/>
        </w:trPr>
        <w:tc>
          <w:tcPr>
            <w:tcW w:w="355" w:type="dxa"/>
            <w:vAlign w:val="center"/>
          </w:tcPr>
          <w:p w14:paraId="12BAE324" w14:textId="77777777" w:rsidR="00014DEC" w:rsidRDefault="00014DEC" w:rsidP="00014DEC">
            <w:pPr>
              <w:jc w:val="center"/>
            </w:pPr>
          </w:p>
        </w:tc>
        <w:tc>
          <w:tcPr>
            <w:tcW w:w="8730" w:type="dxa"/>
            <w:vAlign w:val="center"/>
          </w:tcPr>
          <w:p w14:paraId="26A8854A" w14:textId="129C45D6" w:rsidR="00014DEC" w:rsidRPr="00F2269D" w:rsidRDefault="00133A07" w:rsidP="00014DEC">
            <w:pPr>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d>
                  <m:dPr>
                    <m:ctrlPr>
                      <w:rPr>
                        <w:rFonts w:ascii="Cambria Math" w:hAnsi="Cambria Math"/>
                        <w:i/>
                      </w:rPr>
                    </m:ctrlPr>
                  </m:dPr>
                  <m:e>
                    <m:f>
                      <m:fPr>
                        <m:ctrlPr>
                          <w:rPr>
                            <w:rFonts w:ascii="Cambria Math" w:hAnsi="Cambria Math"/>
                            <w:i/>
                          </w:rPr>
                        </m:ctrlPr>
                      </m:fPr>
                      <m:num>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term</m:t>
                            </m:r>
                          </m:sub>
                        </m:sSub>
                      </m:num>
                      <m:den>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den>
                    </m:f>
                  </m:e>
                </m:d>
                <m:r>
                  <w:rPr>
                    <w:rFonts w:ascii="Cambria Math" w:hAnsi="Cambria Math"/>
                  </w:rPr>
                  <m:t>,</m:t>
                </m:r>
              </m:oMath>
            </m:oMathPara>
          </w:p>
        </w:tc>
        <w:tc>
          <w:tcPr>
            <w:tcW w:w="265" w:type="dxa"/>
            <w:vAlign w:val="center"/>
          </w:tcPr>
          <w:p w14:paraId="2A0E3DFA" w14:textId="31F3D0BD" w:rsidR="00014DEC" w:rsidRDefault="00014DEC" w:rsidP="00014DEC">
            <w:pPr>
              <w:jc w:val="center"/>
            </w:pPr>
            <w:r>
              <w:t>(</w:t>
            </w:r>
            <w:bookmarkStart w:id="283" w:name="eq9"/>
            <w:r>
              <w:fldChar w:fldCharType="begin"/>
            </w:r>
            <w:r>
              <w:instrText xml:space="preserve"> SEQ Eq \* MERGEFORMAT </w:instrText>
            </w:r>
            <w:r>
              <w:fldChar w:fldCharType="separate"/>
            </w:r>
            <w:r w:rsidR="00925441">
              <w:rPr>
                <w:noProof/>
              </w:rPr>
              <w:t>10</w:t>
            </w:r>
            <w:r>
              <w:fldChar w:fldCharType="end"/>
            </w:r>
            <w:bookmarkEnd w:id="283"/>
            <w:r>
              <w:t>)</w:t>
            </w:r>
          </w:p>
        </w:tc>
      </w:tr>
    </w:tbl>
    <w:p w14:paraId="1FF740D6" w14:textId="017D2B89" w:rsidR="00864379" w:rsidRDefault="00613B04" w:rsidP="00014DEC">
      <w:pPr>
        <w:spacing w:before="240"/>
        <w:jc w:val="both"/>
      </w:pPr>
      <w:r>
        <w:t>w</w:t>
      </w:r>
      <w:r w:rsidR="00864379">
        <w:t>here</w:t>
      </w:r>
      <w:r w:rsidR="007D4900">
        <w:t xml:space="preserve"> </w:t>
      </w:r>
      <m:oMath>
        <m:acc>
          <m:accPr>
            <m:ctrlPr>
              <w:rPr>
                <w:rFonts w:ascii="Cambria Math" w:hAnsi="Cambria Math"/>
                <w:i/>
              </w:rPr>
            </m:ctrlPr>
          </m:accPr>
          <m:e>
            <m:r>
              <w:rPr>
                <w:rFonts w:ascii="Cambria Math" w:hAnsi="Cambria Math"/>
              </w:rPr>
              <m:t>q</m:t>
            </m:r>
          </m:e>
        </m:acc>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oMath>
      <w:r w:rsidR="00864379">
        <w:t xml:space="preserve"> is the target </w:t>
      </w:r>
      <w:r w:rsidR="00711837">
        <w:t>flow</w:t>
      </w:r>
      <w:r w:rsidR="00042CFA">
        <w:t xml:space="preserve"> </w:t>
      </w:r>
      <w:r w:rsidR="00982CE6">
        <w:t>determined</w:t>
      </w:r>
      <w:r w:rsidR="00042CFA">
        <w:t xml:space="preserve"> by</w:t>
      </w:r>
      <w:r w:rsidR="00E32786">
        <w:t xml:space="preserve"> baseline</w:t>
      </w:r>
      <w:r w:rsidR="00042CFA">
        <w:t xml:space="preserve"> metabolic demand</w:t>
      </w:r>
      <w:r w:rsidR="00864379">
        <w:t xml:space="preserve">, </w:t>
      </w:r>
      <m:oMath>
        <m:sSub>
          <m:sSubPr>
            <m:ctrlPr>
              <w:rPr>
                <w:rFonts w:ascii="Cambria Math" w:hAnsi="Cambria Math"/>
                <w:i/>
              </w:rPr>
            </m:ctrlPr>
          </m:sSubPr>
          <m:e>
            <m:r>
              <w:rPr>
                <w:rFonts w:ascii="Cambria Math" w:hAnsi="Cambria Math"/>
              </w:rPr>
              <m:t>q</m:t>
            </m:r>
          </m:e>
          <m:sub>
            <m:r>
              <w:rPr>
                <w:rFonts w:ascii="Cambria Math" w:hAnsi="Cambria Math"/>
              </w:rPr>
              <m:t>term</m:t>
            </m:r>
          </m:sub>
        </m:sSub>
        <m:r>
          <w:rPr>
            <w:rFonts w:ascii="Cambria Math" w:hAnsi="Cambria Math"/>
          </w:rPr>
          <m:t xml:space="preserve"> </m:t>
        </m:r>
      </m:oMath>
      <w:r w:rsidR="00864379">
        <w:t xml:space="preserve">is the </w:t>
      </w:r>
      <w:r w:rsidR="00233058">
        <w:t xml:space="preserve">actual </w:t>
      </w:r>
      <w:r w:rsidR="00864379">
        <w:t xml:space="preserve">flow rate </w:t>
      </w:r>
      <w:r w:rsidR="008A334D">
        <w:t>at</w:t>
      </w:r>
      <w:r w:rsidR="00864379">
        <w:t xml:space="preserve"> the terminal arterioles</w:t>
      </w:r>
      <w:r w:rsidR="00E32786">
        <w:t xml:space="preserve">, and </w:t>
      </w:r>
      <m:oMath>
        <m:sSub>
          <m:sSubPr>
            <m:ctrlPr>
              <w:rPr>
                <w:rFonts w:ascii="Cambria Math" w:hAnsi="Cambria Math"/>
                <w:i/>
              </w:rPr>
            </m:ctrlPr>
          </m:sSubPr>
          <m:e>
            <m:r>
              <w:rPr>
                <w:rFonts w:ascii="Cambria Math" w:hAnsi="Cambria Math"/>
              </w:rPr>
              <m:t>a</m:t>
            </m:r>
          </m:e>
          <m:sub>
            <m:r>
              <w:rPr>
                <w:rFonts w:ascii="Cambria Math" w:hAnsi="Cambria Math"/>
              </w:rPr>
              <m:t>m</m:t>
            </m:r>
          </m:sub>
        </m:sSub>
      </m:oMath>
      <w:r w:rsidR="00E32786">
        <w:rPr>
          <w:rFonts w:eastAsiaTheme="minorEastAsia"/>
        </w:rPr>
        <w:t xml:space="preserve"> is the metabolic scaling coefficient</w:t>
      </w:r>
      <w:r w:rsidR="00864379">
        <w:t>.</w:t>
      </w:r>
      <w:r w:rsidR="00E82DFF">
        <w:t xml:space="preserve"> </w:t>
      </w:r>
      <w:r w:rsidR="00E32786">
        <w:t xml:space="preserve">The negative sign indicates a decrease in metabolic stimuli for a decrease in terminal flow. </w:t>
      </w:r>
      <w:r w:rsidR="00E82DFF">
        <w:t xml:space="preserve">It must be noted that in this work, we focus on the coronary autoregulation </w:t>
      </w:r>
      <w:r w:rsidR="00E32786">
        <w:t>for a fixed</w:t>
      </w:r>
      <w:r w:rsidR="00E82DFF">
        <w:t xml:space="preserve"> baseline myocardial activity</w:t>
      </w:r>
      <w:r w:rsidR="006156D4">
        <w:t xml:space="preserve">, i.e., </w:t>
      </w:r>
      <m:oMath>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 xml:space="preserve"> </m:t>
        </m:r>
      </m:oMath>
      <w:r w:rsidR="006156D4">
        <w:rPr>
          <w:rFonts w:eastAsiaTheme="minorEastAsia"/>
        </w:rPr>
        <w:t>remains constant</w:t>
      </w:r>
      <w:r w:rsidR="00E82DFF">
        <w:t xml:space="preserve">. </w:t>
      </w:r>
    </w:p>
    <w:p w14:paraId="6B7F21FD" w14:textId="38A2C153" w:rsidR="00864379" w:rsidRDefault="00864379" w:rsidP="00F624F6">
      <w:pPr>
        <w:jc w:val="both"/>
      </w:pPr>
      <w:r>
        <w:lastRenderedPageBreak/>
        <w:t xml:space="preserve">To </w:t>
      </w:r>
      <w:r w:rsidR="0058382F">
        <w:t>compute</w:t>
      </w:r>
      <w:r>
        <w:t xml:space="preserve"> the </w:t>
      </w:r>
      <w:r w:rsidR="004652F7">
        <w:t>total</w:t>
      </w:r>
      <w:r>
        <w:t xml:space="preserve"> stimuli </w:t>
      </w:r>
      <w:r w:rsidR="0049242B">
        <w:t>induced by the</w:t>
      </w:r>
      <w:r w:rsidR="00F8679E">
        <w:t xml:space="preserve"> </w:t>
      </w:r>
      <w:r w:rsidR="00B92F84">
        <w:t>shear-dependent and metabolic</w:t>
      </w:r>
      <w:r w:rsidR="00652B6B">
        <w:t xml:space="preserve"> control</w:t>
      </w:r>
      <w:r w:rsidR="0049242B">
        <w:t xml:space="preserve"> </w:t>
      </w:r>
      <w:r>
        <w:t xml:space="preserve">mechanisms, two </w:t>
      </w:r>
      <w:r w:rsidR="006049FF">
        <w:t>factors</w:t>
      </w:r>
      <w:r w:rsidR="00E915E0">
        <w:t xml:space="preserve"> must be</w:t>
      </w:r>
      <w:r>
        <w:t xml:space="preserve"> considered. First, the </w:t>
      </w:r>
      <w:r w:rsidR="00F8679E">
        <w:t>magnitude</w:t>
      </w:r>
      <w:r>
        <w:t xml:space="preserve"> of </w:t>
      </w:r>
      <w:r w:rsidR="00F8679E">
        <w:t>each</w:t>
      </w:r>
      <w:r>
        <w:t xml:space="preserve"> </w:t>
      </w:r>
      <w:r w:rsidR="00CA713C">
        <w:t xml:space="preserve">control </w:t>
      </w:r>
      <w:r>
        <w:t xml:space="preserve">mechanism </w:t>
      </w:r>
      <w:r w:rsidR="00F8679E">
        <w:t>depends of the vessel size</w:t>
      </w:r>
      <w:r>
        <w:t xml:space="preserve">. </w:t>
      </w:r>
      <w:r w:rsidR="00412F32">
        <w:t>S</w:t>
      </w:r>
      <w:r>
        <w:t xml:space="preserve">hear-dependent vasodilation </w:t>
      </w:r>
      <w:r w:rsidR="0049157F">
        <w:t>is</w:t>
      </w:r>
      <w:r>
        <w:t xml:space="preserve"> mostly blunted</w:t>
      </w:r>
      <w:r w:rsidR="00D96B20">
        <w:t xml:space="preserve"> in</w:t>
      </w:r>
      <w:r>
        <w:t xml:space="preserve"> vessels smaller than 100</w:t>
      </w:r>
      <w:r w:rsidR="004F4E24">
        <w:t xml:space="preserve"> </w:t>
      </w:r>
      <w:r w:rsidR="009A62E8" w:rsidRPr="009A62E8">
        <w:rPr>
          <w:rFonts w:eastAsiaTheme="minorEastAsia"/>
        </w:rPr>
        <w:t>μ</w:t>
      </w:r>
      <w:r w:rsidR="004F4E24" w:rsidRPr="009A62E8">
        <w:rPr>
          <w:rFonts w:eastAsiaTheme="minorEastAsia"/>
        </w:rPr>
        <w:t>m</w:t>
      </w:r>
      <w:r w:rsidR="00E447B3">
        <w:rPr>
          <w:rFonts w:eastAsiaTheme="minorEastAsia"/>
        </w:rPr>
        <w:t xml:space="preserve"> </w:t>
      </w:r>
      <w:r w:rsidR="004F4E24">
        <w:rPr>
          <w:rFonts w:eastAsiaTheme="minorEastAsia"/>
        </w:rPr>
        <w:fldChar w:fldCharType="begin" w:fldLock="1"/>
      </w:r>
      <w:r w:rsidR="003F6F36">
        <w:rPr>
          <w:rFonts w:eastAsiaTheme="minorEastAsia"/>
        </w:rPr>
        <w:instrText>ADDIN CSL_CITATION {"citationItems":[{"id":"ITEM-1","itemData":{"abstract":"Background-Physical forces, such as pressure and flow, are well known to affect vascular function in the coronary circulation. Increases in shear stress produce vasodilation in coronary arterioles in vitro, and constant-flow preparations suggest a role for shear stress-induced vasodilation during adjustments to metabolic demand in vivo. Hypothetically, the regulation of shear stress can be viewed as a negative feedback control scheme (increased velocity 3 increased shear 3 vasodilation 3 decreased velocity 3 shear normalized). Therefore, we hypothesized that shear stress would be at least partially regulated during conditions of elevated flow. Methods and Results-We used fluorescence microangiography to measure microvascular diameters and velocities in the coronary circulation in vivo and used these variables to calculate shear stress. Measurements were obtained under basal conditions, during maximal coronary blood flow, and after inhibition of NO synthase. Basal shear stress in the coronary circulation averaged 10 dyn/cm 2 in small arteries and 19 dyn/cm 2 in arterioles. Regulation of shear stress was observed in small arteries during adenosine-induced increases in coronary blood flow, but arterioles showed minimal regulation. NO synthase blockade had no effect on basal shear stress but completely abolished its regulation in small arteries during vasodilation. Conclusions-Our data provide the first quantitative estimates of microvascular shear stress in the coronary circulation. Moreover, our results suggest that shear stress in small coronary arteries is regulated by NO release from the endothelium. (Circulation. 1999;100:1555-1561.)","author":[{"dropping-particle":"","family":"Stepp","given":"David W","non-dropping-particle":"","parse-names":false,"suffix":""},{"dropping-particle":"","family":"Nishikawa","given":"Yasuhiro","non-dropping-particle":"","parse-names":false,"suffix":""},{"dropping-particle":"","family":"Chilian","given":"William M","non-dropping-particle":"","parse-names":false,"suffix":""}],"id":"ITEM-1","issued":{"date-parts":[["1999"]]},"title":"Regulation of Shear Stress in the Canine Coronary Microcirculation","type":"report"},"uris":["http://www.mendeley.com/documents/?uuid=f124df5d-36f4-3839-8a17-72a16ab14779"]}],"mendeley":{"formattedCitation":"(77)","plainTextFormattedCitation":"(77)","previouslyFormattedCitation":"(76)"},"properties":{"noteIndex":0},"schema":"https://github.com/citation-style-language/schema/raw/master/csl-citation.json"}</w:instrText>
      </w:r>
      <w:r w:rsidR="004F4E24">
        <w:rPr>
          <w:rFonts w:eastAsiaTheme="minorEastAsia"/>
        </w:rPr>
        <w:fldChar w:fldCharType="separate"/>
      </w:r>
      <w:r w:rsidR="003F6F36" w:rsidRPr="003F6F36">
        <w:rPr>
          <w:rFonts w:eastAsiaTheme="minorEastAsia"/>
          <w:noProof/>
        </w:rPr>
        <w:t>(77)</w:t>
      </w:r>
      <w:r w:rsidR="004F4E24">
        <w:rPr>
          <w:rFonts w:eastAsiaTheme="minorEastAsia"/>
        </w:rPr>
        <w:fldChar w:fldCharType="end"/>
      </w:r>
      <w:r>
        <w:t>. Meanwhile, the metabolic response from different signaling pathways (</w:t>
      </w:r>
      <w:r w:rsidR="00674D7F">
        <w:t xml:space="preserve">e.g., </w:t>
      </w:r>
      <w:r>
        <w:t>oxygen</w:t>
      </w:r>
      <w:r w:rsidR="00674D7F">
        <w:t xml:space="preserve"> demand/supply</w:t>
      </w:r>
      <w:r>
        <w:t xml:space="preserve">) is </w:t>
      </w:r>
      <w:r w:rsidR="00C07401">
        <w:t>initiated</w:t>
      </w:r>
      <w:r>
        <w:t xml:space="preserve"> in capillaries</w:t>
      </w:r>
      <w:r w:rsidR="00303F68">
        <w:t>,</w:t>
      </w:r>
      <w:r>
        <w:t xml:space="preserve"> and </w:t>
      </w:r>
      <w:r w:rsidR="00303F68">
        <w:t xml:space="preserve">it is </w:t>
      </w:r>
      <w:r>
        <w:t>conducted</w:t>
      </w:r>
      <w:r w:rsidR="00303F68">
        <w:t xml:space="preserve"> and integrated</w:t>
      </w:r>
      <w:r>
        <w:t xml:space="preserve"> upstream to precapillary arterioles</w:t>
      </w:r>
      <w:r w:rsidR="00E447B3">
        <w:t xml:space="preserve"> </w:t>
      </w:r>
      <w:r w:rsidR="00E447B3">
        <w:fldChar w:fldCharType="begin" w:fldLock="1"/>
      </w:r>
      <w:r w:rsidR="00625E74">
        <w:instrText xml:space="preserve">ADDIN CSL_CITATION {"citationItems":[{"id":"ITEM-1","itemData":{"DOI":"10.1152/ajpheart.00261.2008","ISSN":"0363-6135","abstract":"A proposed mechanism for metabolic flow regulation involves the saturation-dependent release of ATP by red blood cells, which triggers an upstream conducted response signal and arteriolar vasodilation. To analyze this mechanism, a theoretical model is used to simulate the variation of oxygen and ATP levels along a flow pathway of seven representative segments, including two vasoactive arteriolar segments. The conducted response signal is defined by integrating the ATP concentration along the vascular pathway, assuming exponential decay of the signal in the upstream direction with a length constant of </w:instrText>
      </w:r>
      <w:r w:rsidR="00625E74">
        <w:rPr>
          <w:rFonts w:ascii="Cambria Math" w:hAnsi="Cambria Math" w:cs="Cambria Math"/>
        </w:rPr>
        <w:instrText>∼</w:instrText>
      </w:r>
      <w:r w:rsidR="00625E74">
        <w:instrText>1 cm. Arteriolar tone depends on the conducted metabolic signal and on local wall shear stress and wall tension. Arteriolar diameters are calculated based on vascular smooth muscle mechanics. The model predicts that conducted responses stimulated by ATP release in venules and propagated to arterioles can account for increases in perfusion in response to increased oxygen demand that are consistent with experi...","author":[{"dropping-particle":"","family":"Arciero","given":"Julia C.","non-dropping-particle":"","parse-names":false,"suffix":""},{"dropping-particle":"","family":"Carlson","given":"Brian E.","non-dropping-particle":"","parse-names":false,"suffix":""},{"dropping-particle":"","family":"Secomb","given":"Timothy W.","non-dropping-particle":"","parse-names":false,"suffix":""}],"container-title":"American Journal of Physiology-Heart and Circulatory Physiology","id":"ITEM-1","issue":"4","issued":{"date-parts":[["2008","10"]]},"page":"H1562-H1571","publisher":"American Physiological Society","title":"Theoretical model of metabolic blood flow regulation: roles of ATP release by red blood cells and conducted responses","type":"article-journal","volume":"295"},"uris":["http://www.mendeley.com/documents/?uuid=e48076f8-a360-3f99-a4d3-c30244a0486e"]}],"mendeley":{"formattedCitation":"(5)","plainTextFormattedCitation":"(5)","previouslyFormattedCitation":"(5)"},"properties":{"noteIndex":0},"schema":"https://github.com/citation-style-language/schema/raw/master/csl-citation.json"}</w:instrText>
      </w:r>
      <w:r w:rsidR="00E447B3">
        <w:fldChar w:fldCharType="separate"/>
      </w:r>
      <w:r w:rsidR="00625E74" w:rsidRPr="00625E74">
        <w:rPr>
          <w:noProof/>
        </w:rPr>
        <w:t>(5)</w:t>
      </w:r>
      <w:r w:rsidR="00E447B3">
        <w:fldChar w:fldCharType="end"/>
      </w:r>
      <w:r>
        <w:t xml:space="preserve">. The </w:t>
      </w:r>
      <w:r w:rsidR="002D0546">
        <w:t>integrated</w:t>
      </w:r>
      <w:r>
        <w:t xml:space="preserve"> response, however, decays exponentially so that it mostly affects the </w:t>
      </w:r>
      <w:r w:rsidR="002F3691">
        <w:t xml:space="preserve">intermediate and small </w:t>
      </w:r>
      <w:r>
        <w:t>arterioles</w:t>
      </w:r>
      <w:r w:rsidR="0059225E">
        <w:t xml:space="preserve"> with a peak at vessels ~</w:t>
      </w:r>
      <w:r w:rsidR="009A62E8">
        <w:t>5</w:t>
      </w:r>
      <w:r w:rsidR="0059225E">
        <w:t xml:space="preserve">0 </w:t>
      </w:r>
      <w:r w:rsidR="009A62E8" w:rsidRPr="009A62E8">
        <w:rPr>
          <w:rFonts w:eastAsiaTheme="minorEastAsia"/>
        </w:rPr>
        <w:t>μ</w:t>
      </w:r>
      <w:r w:rsidR="0059225E" w:rsidRPr="009A62E8">
        <w:rPr>
          <w:rFonts w:eastAsiaTheme="minorEastAsia"/>
        </w:rPr>
        <w:t>m</w:t>
      </w:r>
      <w:r>
        <w:t>. Second, the equations</w:t>
      </w:r>
      <w:r w:rsidR="00014DEC">
        <w:t xml:space="preserve"> </w:t>
      </w:r>
      <w:r w:rsidR="004F5E40">
        <w:fldChar w:fldCharType="begin"/>
      </w:r>
      <w:r w:rsidR="004F5E40">
        <w:instrText xml:space="preserve"> REF eq8 \h </w:instrText>
      </w:r>
      <w:r w:rsidR="004F5E40">
        <w:fldChar w:fldCharType="separate"/>
      </w:r>
      <w:r w:rsidR="00925441">
        <w:rPr>
          <w:noProof/>
        </w:rPr>
        <w:t>9</w:t>
      </w:r>
      <w:r w:rsidR="004F5E40">
        <w:fldChar w:fldCharType="end"/>
      </w:r>
      <w:r w:rsidR="002466BA">
        <w:t xml:space="preserve"> and </w:t>
      </w:r>
      <w:r w:rsidR="004F5E40">
        <w:fldChar w:fldCharType="begin"/>
      </w:r>
      <w:r w:rsidR="004F5E40">
        <w:instrText xml:space="preserve"> REF eq9 \h </w:instrText>
      </w:r>
      <w:r w:rsidR="004F5E40">
        <w:fldChar w:fldCharType="separate"/>
      </w:r>
      <w:r w:rsidR="00925441">
        <w:rPr>
          <w:noProof/>
        </w:rPr>
        <w:t>10</w:t>
      </w:r>
      <w:r w:rsidR="004F5E40">
        <w:fldChar w:fldCharType="end"/>
      </w:r>
      <w:r w:rsidR="00115204">
        <w:t xml:space="preserve"> </w:t>
      </w:r>
      <w:r>
        <w:t>only describe the stimuli when a deviation from homeosta</w:t>
      </w:r>
      <w:r w:rsidR="00D2386F">
        <w:t>tic conditions</w:t>
      </w:r>
      <w:r>
        <w:t xml:space="preserve"> occur</w:t>
      </w:r>
      <w:r w:rsidR="00115204">
        <w:t>s</w:t>
      </w:r>
      <w:r>
        <w:t xml:space="preserve">. However, </w:t>
      </w:r>
      <w:r w:rsidR="0000490D">
        <w:t>SMCs</w:t>
      </w:r>
      <w:r>
        <w:t xml:space="preserve"> maintain a basal tone</w:t>
      </w:r>
      <w:r w:rsidR="00DF275D">
        <w:t xml:space="preserve"> </w:t>
      </w:r>
      <w:r>
        <w:t xml:space="preserve">under resting conditions </w:t>
      </w:r>
      <w:r w:rsidR="00E447B3">
        <w:fldChar w:fldCharType="begin" w:fldLock="1"/>
      </w:r>
      <w:r w:rsidR="003F6F36">
        <w:instrText>ADDIN CSL_CITATION {"citationItems":[{"id":"ITEM-1","itemData":{"DOI":"10.1159/000071886","ISSN":"1018-1172","PMID":"12902635","abstract":"Cells within the vascular wall connect their cytoskeleton to the extracellular matrix (ECM) through a family of cell surface receptors known as integrins. The ability of integrins to act as a link between the extracellular and intracellular environments allows transmission of inside-out and outside-in signals capable of modulating diverse vascular phenomena. In this review we summarize what is currently known about the involvement of integrins in the control of vascular tone, permeability and remodeling. We discuss the capacity of integrins to act as detectors of injury-generated molecules derived from ECM proteins, as well as the putative role of integrins as mechanosensors for shear and tension. Particular attention is given to the mechanisms responsible for linking integrins to the control of vascular tone, and we review the intracellular signaling pathways involved in effecting the vascular responses elicited by integrin activation. Finally, the involvement of integrins in vascular remodeling and vascular disease is analyzed. Considerable evidence strongly indicates that integrins are involved in both acute and chronic vascular control. Understanding the elements and the sequence of events linking integrins with vasoregulation is important for deciphering phenomena such as the pressure-dependent myogenic response, flow-dependent changes in vascular diameter, and vascular remodeling as they occur in physiological and pathological conditions. Further understanding of the role of integrins in vascular control holds promise as new avenues for prophylactic and therapeutic manipulation of vascular phenomena.","author":[{"dropping-particle":"","family":"Martinez-Lemus","given":"Luis A.","non-dropping-particle":"","parse-names":false,"suffix":""},{"dropping-particle":"","family":"Wu","given":"Xin","non-dropping-particle":"","parse-names":false,"suffix":""},{"dropping-particle":"","family":"Wilson","given":"Emily","non-dropping-particle":"","parse-names":false,"suffix":""},{"dropping-particle":"","family":"Hill","given":"Michael A.","non-dropping-particle":"","parse-names":false,"suffix":""},{"dropping-particle":"","family":"Davis","given":"George E.","non-dropping-particle":"","parse-names":false,"suffix":""},{"dropping-particle":"","family":"Davis","given":"Michael J.","non-dropping-particle":"","parse-names":false,"suffix":""},{"dropping-particle":"","family":"Meininger","given":"Gerald A.","non-dropping-particle":"","parse-names":false,"suffix":""}],"container-title":"Journal of Vascular Research","id":"ITEM-1","issue":"3","issued":{"date-parts":[["2003"]]},"page":"211-233","publisher":"Karger Publishers","title":"Integrins as Unique Receptors for Vascular Control","type":"article-journal","volume":"40"},"uris":["http://www.mendeley.com/documents/?uuid=ed65a1b2-2d24-3af6-8699-2047c3da4b9c"]}],"mendeley":{"formattedCitation":"(58)","plainTextFormattedCitation":"(58)","previouslyFormattedCitation":"(57)"},"properties":{"noteIndex":0},"schema":"https://github.com/citation-style-language/schema/raw/master/csl-citation.json"}</w:instrText>
      </w:r>
      <w:r w:rsidR="00E447B3">
        <w:fldChar w:fldCharType="separate"/>
      </w:r>
      <w:r w:rsidR="003F6F36" w:rsidRPr="003F6F36">
        <w:rPr>
          <w:noProof/>
        </w:rPr>
        <w:t>(58)</w:t>
      </w:r>
      <w:r w:rsidR="00E447B3">
        <w:fldChar w:fldCharType="end"/>
      </w:r>
      <w:r>
        <w:t>. T</w:t>
      </w:r>
      <w:r w:rsidR="00115204">
        <w:t>herefore, the</w:t>
      </w:r>
      <w:r>
        <w:t xml:space="preserve"> </w:t>
      </w:r>
      <w:r w:rsidR="001C1B2A">
        <w:t>total</w:t>
      </w:r>
      <w:r w:rsidR="00115204">
        <w:t xml:space="preserve"> </w:t>
      </w:r>
      <w:r w:rsidR="0000490D">
        <w:t>SMC</w:t>
      </w:r>
      <w:r>
        <w:t xml:space="preserve"> </w:t>
      </w:r>
      <w:r w:rsidR="001C1B2A">
        <w:t>stimuli</w:t>
      </w:r>
      <w:r>
        <w:t xml:space="preserve"> </w:t>
      </w:r>
      <w:r w:rsidR="00314108">
        <w:t xml:space="preserve">for each vessel </w:t>
      </w:r>
      <w:r w:rsidR="00845551">
        <w:t>can be</w:t>
      </w:r>
      <w:r>
        <w:t xml:space="preserve"> expressed as a </w:t>
      </w:r>
      <w:r w:rsidR="00C9686C">
        <w:t>basal stimulus</w:t>
      </w:r>
      <w:r w:rsidR="00115204">
        <w:t xml:space="preserve"> plus the superposition of the </w:t>
      </w:r>
      <w:r w:rsidR="00FA689B">
        <w:t>two</w:t>
      </w:r>
      <w:r w:rsidR="00115204">
        <w:t xml:space="preserve"> stimuli described above, viz.:</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8427"/>
        <w:gridCol w:w="583"/>
      </w:tblGrid>
      <w:tr w:rsidR="00014DEC" w14:paraId="511C0D5A" w14:textId="77777777" w:rsidTr="00F2269D">
        <w:trPr>
          <w:trHeight w:val="341"/>
        </w:trPr>
        <w:tc>
          <w:tcPr>
            <w:tcW w:w="355" w:type="dxa"/>
            <w:vAlign w:val="center"/>
          </w:tcPr>
          <w:p w14:paraId="791986E0" w14:textId="77777777" w:rsidR="00014DEC" w:rsidRDefault="00014DEC" w:rsidP="00F2269D">
            <w:pPr>
              <w:jc w:val="center"/>
            </w:pPr>
          </w:p>
        </w:tc>
        <w:tc>
          <w:tcPr>
            <w:tcW w:w="8730" w:type="dxa"/>
          </w:tcPr>
          <w:p w14:paraId="63582739" w14:textId="019F59FB" w:rsidR="00014DEC" w:rsidRPr="00F2269D" w:rsidRDefault="00133A07" w:rsidP="00F2269D">
            <w:pPr>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τ</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m:rPr>
                        <m:scr m:val="script"/>
                      </m:rPr>
                      <w:rPr>
                        <w:rFonts w:ascii="Cambria Math" w:hAnsi="Cambria Math"/>
                      </w:rPr>
                      <m:t>s</m:t>
                    </m:r>
                  </m:e>
                  <m:sub>
                    <m:r>
                      <w:rPr>
                        <w:rFonts w:ascii="Cambria Math" w:hAnsi="Cambria Math"/>
                      </w:rPr>
                      <m:t>τ</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m:rPr>
                        <m:scr m:val="script"/>
                      </m:rP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r>
                  <m:rPr>
                    <m:sty m:val="p"/>
                  </m:rPr>
                  <w:rPr>
                    <w:rFonts w:ascii="Cambria Math" w:hAnsi="Cambria Math"/>
                  </w:rPr>
                  <m:t>,</m:t>
                </m:r>
              </m:oMath>
            </m:oMathPara>
          </w:p>
        </w:tc>
        <w:tc>
          <w:tcPr>
            <w:tcW w:w="265" w:type="dxa"/>
          </w:tcPr>
          <w:p w14:paraId="47E5AC9E" w14:textId="277130AE" w:rsidR="00014DEC" w:rsidRDefault="00014DEC" w:rsidP="00F2269D">
            <w:pPr>
              <w:jc w:val="center"/>
            </w:pPr>
            <w:r>
              <w:t>(</w:t>
            </w:r>
            <w:bookmarkStart w:id="284" w:name="eq10"/>
            <w:r>
              <w:fldChar w:fldCharType="begin"/>
            </w:r>
            <w:r>
              <w:instrText xml:space="preserve"> SEQ Eq \* MERGEFORMAT </w:instrText>
            </w:r>
            <w:r>
              <w:fldChar w:fldCharType="separate"/>
            </w:r>
            <w:r w:rsidR="00925441">
              <w:rPr>
                <w:noProof/>
              </w:rPr>
              <w:t>11</w:t>
            </w:r>
            <w:r>
              <w:fldChar w:fldCharType="end"/>
            </w:r>
            <w:bookmarkEnd w:id="284"/>
            <w:r>
              <w:t>)</w:t>
            </w:r>
          </w:p>
        </w:tc>
      </w:tr>
    </w:tbl>
    <w:p w14:paraId="31AA2603" w14:textId="6E5CA563" w:rsidR="003B7CF6" w:rsidRPr="008B33B9" w:rsidRDefault="00864379" w:rsidP="0039090E">
      <w:pPr>
        <w:spacing w:before="240"/>
        <w:jc w:val="both"/>
        <w:rPr>
          <w:color w:val="FF0000"/>
          <w:rPrChange w:id="285" w:author="Hamidreza Gharahi" w:date="2020-08-28T09:28:00Z">
            <w:rPr/>
          </w:rPrChange>
        </w:rPr>
      </w:pPr>
      <w:r>
        <w:t xml:space="preserve">where </w:t>
      </w:r>
      <m:oMath>
        <m:sSub>
          <m:sSubPr>
            <m:ctrlPr>
              <w:rPr>
                <w:rFonts w:ascii="Cambria Math" w:eastAsiaTheme="minorEastAsia" w:hAnsi="Cambria Math"/>
                <w:i/>
              </w:rPr>
            </m:ctrlPr>
          </m:sSubPr>
          <m:e>
            <m:r>
              <m:rPr>
                <m:scr m:val="script"/>
              </m:rPr>
              <w:rPr>
                <w:rFonts w:ascii="Cambria Math" w:hAnsi="Cambria Math"/>
              </w:rPr>
              <m:t>s</m:t>
            </m:r>
          </m:e>
          <m:sub>
            <m:r>
              <w:rPr>
                <w:rFonts w:ascii="Cambria Math" w:eastAsiaTheme="minorEastAsia" w:hAnsi="Cambria Math"/>
              </w:rPr>
              <m:t>h</m:t>
            </m:r>
          </m:sub>
        </m:sSub>
      </m:oMath>
      <w:r w:rsidR="00E447B3">
        <w:t xml:space="preserve"> </w:t>
      </w:r>
      <w:r w:rsidR="00115204">
        <w:t xml:space="preserve">is a </w:t>
      </w:r>
      <w:r w:rsidR="00845551">
        <w:t xml:space="preserve">SMC </w:t>
      </w:r>
      <w:r>
        <w:t xml:space="preserve">basal </w:t>
      </w:r>
      <w:r w:rsidR="00304910">
        <w:t xml:space="preserve">(homeostatic) </w:t>
      </w:r>
      <w:r w:rsidR="00845551">
        <w:t>stimuli</w:t>
      </w:r>
      <w:r>
        <w:t xml:space="preserve">. </w:t>
      </w:r>
      <w:r w:rsidR="00ED13F4" w:rsidRPr="008B33B9">
        <w:rPr>
          <w:color w:val="FF0000"/>
          <w:rPrChange w:id="286" w:author="Hamidreza Gharahi" w:date="2020-08-28T09:28:00Z">
            <w:rPr/>
          </w:rPrChange>
        </w:rPr>
        <w:t xml:space="preserve">Based on the experimental observations </w:t>
      </w:r>
      <w:r w:rsidR="00ED13F4" w:rsidRPr="008B33B9">
        <w:rPr>
          <w:color w:val="FF0000"/>
          <w:rPrChange w:id="287" w:author="Hamidreza Gharahi" w:date="2020-08-28T09:28:00Z">
            <w:rPr/>
          </w:rPrChange>
        </w:rPr>
        <w:fldChar w:fldCharType="begin" w:fldLock="1"/>
      </w:r>
      <w:r w:rsidR="003F6F36" w:rsidRPr="008B33B9">
        <w:rPr>
          <w:color w:val="FF0000"/>
          <w:rPrChange w:id="288" w:author="Hamidreza Gharahi" w:date="2020-08-28T09:28:00Z">
            <w:rPr/>
          </w:rPrChange>
        </w:rPr>
        <w:instrText>ADDIN CSL_CITATION {"citationItems":[{"id":"ITEM-1","itemData":{"DOI":"10.1152/ajpheart.1988.255.6.H1558","ISSN":"0002-9513","PMID":"2462367","abstract":"The goal of this study was to examine myogenic responses of isolated porcine subepicardial and subendocardial arterioles (80-100 micron in diameter) within physiological ranges of intraluminal pressure. Arterioles were located by perfusion with india ink-gelatin solution then dissected and cannulated with glass micropipettes. Intraluminal pressure was altered in 20-cmH2O steps over the range of 20-140 cmH2O. IN physiological salt solution (36-37 degrees C), the coronary arterioles developed spontaneous tone and exhibited myogenic responses. At the lower pressures (20-60 cmH2O), subendocardial arterioles responded passively (diameter decreased from a control diameter at 60 cmH2O), whereas subepicardial arterioles maintained their diameters. At higher pressures (100-140 cmH2O), both subepicardial and subendocardial arterioles demonstrated myogenic constriction, but subepicardial arterioles demonstrated greater myogenic constriction than subendocardial arterioles. This implies that myogenic autoregulation in subepicardial arterioles is better than that in the subendocardial arterioles at both low and high pressures. In the presence of nitroprusside (10(-4) M), all arterioles responded to pressure changes passively, and there were no differences between subepicardial and subendocardial vessels. The functional integrity of the endothelium was verified by relaxation to substance P (10(-7) M). This is the first in vitro study to demonstrate coronary myogenic activity and transmural differences in these arteriolar responses. Our data support the concept that myogenic mechanisms in 80 to 100-micron arterioles may actively contribute to autoregulation of coronary blood flow.","author":[{"dropping-particle":"","family":"Kuo","given":"L","non-dropping-particle":"","parse-names":false,"suffix":""},{"dropping-particle":"","family":"Davis","given":"M J","non-dropping-particle":"","parse-names":false,"suffix":""},{"dropping-particle":"","family":"Chilian","given":"W M","non-dropping-particle":"","parse-names":false,"suffix":""}],"container-title":"The American journal of physiology","id":"ITEM-1","issue":"6 Pt 2","issued":{"date-parts":[["1988","12"]]},"page":"H1558-62","title":"Myogenic activity in isolated subepicardial and subendocardial coronary arterioles.","type":"article-journal","volume":"255"},"uris":["http://www.mendeley.com/documents/?uuid=0d9c8dbf-b0fd-372a-b0c7-085f358807bb"]},{"id":"ITEM-2","itemData":{"ISSN":"0009-7330","PMID":"2297810","abstract":"The purpose of this study was to determine the coronary microvascular sites of autoregulation. The epimyocardial coronary microcirculation was observed through an intravital microscope by stroboscopic epi-illumination in anesthetized open-chest dogs (n = 20). Aortic pressure and heart rate were held constant by an aortic snare and atrial pacing, respectively. Distal pressure of the left anterior descending coronary artery was controlled by a screw occluder on the proximal left anterior descending coronary artery and monitored with a 24-gauge plastic cannula inserted into the branch or distal portion of the left anterior descending coronary artery. Distal pressure of the left anterior descending coronary artery was stepwisely reduced to 59 +/- 1 mm Hg (mild stenosis, n = 20) and 38 +/- 1 mm Hg (severe stenosis, n = 16). In the left circumflex coronary artery area, myocardial blood flow measured with radioactive microspheres to subepicardium, midmyocardium, and subendocardium did not change with the mild and severe stenosis from control. In the left anterior descending coronary artery area, myocardial blood flow to each layer remained at nearly control level with the mild stenosis but was reduced in midmyocardium and subendocardium with the severe stenosis. With the mild stenosis, diameters of coronary arterial microvessels less than 100 microns in diameter dilated, and those larger than 100 microns in diameter did not change. The magnitude of vasodilation in small arterial microvessels was inversely related to control diameter. With the severe stenosis, small arterial microvessels dilated, and simultaneously, large arterial microvessels constricted. Again, the magnitude of vasodilation in small arterial microvessels was inversely related to control diameter.(ABSTRACT TRUNCATED AT 250 WORDS)","author":[{"dropping-particle":"","family":"Kanatsuka","given":"H","non-dropping-particle":"","parse-names":false,"suffix":""},{"dropping-particle":"","family":"Lamping","given":"K G","non-dropping-particle":"","parse-names":false,"suffix":""},{"dropping-particle":"","family":"Eastham","given":"C L","non-dropping-particle":"","parse-names":false,"suffix":""},{"dropping-particle":"","family":"Marcus","given":"M L","non-dropping-particle":"","parse-names":false,"suffix":""}],"container-title":"Circulation research","id":"ITEM-2","issue":"2","issued":{"date-parts":[["1990","2"]]},"page":"389-96","title":"Heterogeneous changes in epimyocardial microvascular size during graded coronary stenosis. Evidence of the microvascular site for autoregulation.","type":"article-journal","volume":"66"},"uris":["http://www.mendeley.com/documents/?uuid=4b2ed602-b6b1-3b97-a586-0fe8ad1c7e53"]},{"id":"ITEM-3","itemData":{"DOI":"10.1161/01.CIR.92.3.518","ISSN":"0009-7322","abstract":"Background Coronary microvessels (&lt;300 μm in diameter) have been demonstrated to be important in the regulation of local resistance and flow. Recent studies also suggest that these microvessels are more responsive to physiological and pharmacological stimuli than conduit vessels. However, little is known regarding the relative sensitivity of different microvascular segments in response to flow (shear stress) and agonists. The goal of this study was to test the hypothesis that a longitudinal gradient for shear stress– and agonist-induced dilation exists in the coronary microcirculation. Methods and Results Experiments were performed in four different sizes of porcine subepicardial coronary arterial microvessels: small arterioles (40±1-μm ID with resting tone); intermediate arterioles (60±1 μm); large arterioles (106±4 μm); and small arteries (179±9 μm). Vessels were isolated and cannulated to allow luminal pressure and flow to be independently controlled. All vessels developed active tone (to ≈65% to 75% o...","author":[{"dropping-particle":"","family":"Kuo","given":"L.","non-dropping-particle":"","parse-names":false,"suffix":""},{"dropping-particle":"","family":"Davis","given":"Michael J.","non-dropping-particle":"","parse-names":false,"suffix":""},{"dropping-particle":"","family":"Chilian","given":"William M.","non-dropping-particle":"","parse-names":false,"suffix":""}],"container-title":"Circulation","id":"ITEM-3","issue":"3","issued":{"date-parts":[["1995","8","1"]]},"page":"518-525","publisher":"Lippincott Williams &amp; Wilkins","title":"Longitudinal Gradients for Endothelium-Dependent and -Independent Vascular Responses in the Coronary Microcirculation","type":"article-journal","volume":"92"},"uris":["http://www.mendeley.com/documents/?uuid=42087a14-5910-335d-8cac-de02e0b92f69"]},{"id":"ITEM-4","itemData":{"DOI":"10.1056/NEJMra061889","ISSN":"0028-4793","author":[{"dropping-particle":"","family":"Camici","given":"Paolo G.","non-dropping-particle":"","parse-names":false,"suffix":""},{"dropping-particle":"","family":"Crea","given":"Filippo","non-dropping-particle":"","parse-names":false,"suffix":""}],"container-title":"New England Journal of Medicine","id":"ITEM-4","issue":"8","issued":{"date-parts":[["2007","2","22"]]},"page":"830-840","title":"Coronary Microvascular Dysfunction","type":"article-journal","volume":"356"},"uris":["http://www.mendeley.com/documents/?uuid=4231e81d-f2b8-3f03-b503-b20a4643cee6"]}],"mendeley":{"formattedCitation":"(13, 44, 52, 53)","plainTextFormattedCitation":"(13, 44, 52, 53)","previouslyFormattedCitation":"(13, 43, 51, 52)"},"properties":{"noteIndex":0},"schema":"https://github.com/citation-style-language/schema/raw/master/csl-citation.json"}</w:instrText>
      </w:r>
      <w:r w:rsidR="00ED13F4" w:rsidRPr="008B33B9">
        <w:rPr>
          <w:color w:val="FF0000"/>
          <w:rPrChange w:id="289" w:author="Hamidreza Gharahi" w:date="2020-08-28T09:28:00Z">
            <w:rPr/>
          </w:rPrChange>
        </w:rPr>
        <w:fldChar w:fldCharType="separate"/>
      </w:r>
      <w:r w:rsidR="003F6F36" w:rsidRPr="008B33B9">
        <w:rPr>
          <w:noProof/>
          <w:color w:val="FF0000"/>
          <w:rPrChange w:id="290" w:author="Hamidreza Gharahi" w:date="2020-08-28T09:28:00Z">
            <w:rPr>
              <w:noProof/>
            </w:rPr>
          </w:rPrChange>
        </w:rPr>
        <w:t>(13, 44, 52, 53)</w:t>
      </w:r>
      <w:r w:rsidR="00ED13F4" w:rsidRPr="008B33B9">
        <w:rPr>
          <w:color w:val="FF0000"/>
          <w:rPrChange w:id="291" w:author="Hamidreza Gharahi" w:date="2020-08-28T09:28:00Z">
            <w:rPr/>
          </w:rPrChange>
        </w:rPr>
        <w:fldChar w:fldCharType="end"/>
      </w:r>
      <w:r w:rsidR="00ED13F4" w:rsidRPr="008B33B9">
        <w:rPr>
          <w:color w:val="FF0000"/>
          <w:rPrChange w:id="292" w:author="Hamidreza Gharahi" w:date="2020-08-28T09:28:00Z">
            <w:rPr/>
          </w:rPrChange>
        </w:rPr>
        <w:t>, t</w:t>
      </w:r>
      <w:r w:rsidR="00845551" w:rsidRPr="008B33B9">
        <w:rPr>
          <w:color w:val="FF0000"/>
          <w:rPrChange w:id="293" w:author="Hamidreza Gharahi" w:date="2020-08-28T09:28:00Z">
            <w:rPr/>
          </w:rPrChange>
        </w:rPr>
        <w:t>he diameter-dependent</w:t>
      </w:r>
      <w:r w:rsidR="00FB346F" w:rsidRPr="008B33B9">
        <w:rPr>
          <w:color w:val="FF0000"/>
          <w:rPrChange w:id="294" w:author="Hamidreza Gharahi" w:date="2020-08-28T09:28:00Z">
            <w:rPr/>
          </w:rPrChange>
        </w:rPr>
        <w:t xml:space="preserve"> weights</w:t>
      </w:r>
      <m:oMath>
        <m:r>
          <w:rPr>
            <w:rFonts w:ascii="Cambria Math" w:hAnsi="Cambria Math"/>
            <w:color w:val="FF0000"/>
            <w:rPrChange w:id="295" w:author="Hamidreza Gharahi" w:date="2020-08-28T09:28:00Z">
              <w:rPr>
                <w:rFonts w:ascii="Cambria Math" w:hAnsi="Cambria Math"/>
              </w:rPr>
            </w:rPrChange>
          </w:rPr>
          <m:t xml:space="preserve"> </m:t>
        </m:r>
        <m:sSub>
          <m:sSubPr>
            <m:ctrlPr>
              <w:rPr>
                <w:rFonts w:ascii="Cambria Math" w:hAnsi="Cambria Math"/>
                <w:i/>
                <w:color w:val="FF0000"/>
                <w:rPrChange w:id="296" w:author="Hamidreza Gharahi" w:date="2020-08-28T09:28:00Z">
                  <w:rPr>
                    <w:rFonts w:ascii="Cambria Math" w:hAnsi="Cambria Math"/>
                    <w:i/>
                  </w:rPr>
                </w:rPrChange>
              </w:rPr>
            </m:ctrlPr>
          </m:sSubPr>
          <m:e>
            <m:r>
              <w:rPr>
                <w:rFonts w:ascii="Cambria Math" w:hAnsi="Cambria Math"/>
                <w:color w:val="FF0000"/>
                <w:rPrChange w:id="297" w:author="Hamidreza Gharahi" w:date="2020-08-28T09:28:00Z">
                  <w:rPr>
                    <w:rFonts w:ascii="Cambria Math" w:hAnsi="Cambria Math"/>
                  </w:rPr>
                </w:rPrChange>
              </w:rPr>
              <m:t>ϕ</m:t>
            </m:r>
          </m:e>
          <m:sub>
            <m:r>
              <w:rPr>
                <w:rFonts w:ascii="Cambria Math" w:hAnsi="Cambria Math"/>
                <w:color w:val="FF0000"/>
                <w:rPrChange w:id="298" w:author="Hamidreza Gharahi" w:date="2020-08-28T09:28:00Z">
                  <w:rPr>
                    <w:rFonts w:ascii="Cambria Math" w:hAnsi="Cambria Math"/>
                  </w:rPr>
                </w:rPrChange>
              </w:rPr>
              <m:t>τ</m:t>
            </m:r>
          </m:sub>
        </m:sSub>
      </m:oMath>
      <w:r w:rsidR="001A6523" w:rsidRPr="008B33B9">
        <w:rPr>
          <w:color w:val="FF0000"/>
          <w:rPrChange w:id="299" w:author="Hamidreza Gharahi" w:date="2020-08-28T09:28:00Z">
            <w:rPr/>
          </w:rPrChange>
        </w:rPr>
        <w:t xml:space="preserve"> </w:t>
      </w:r>
      <w:r w:rsidRPr="008B33B9">
        <w:rPr>
          <w:color w:val="FF0000"/>
          <w:rPrChange w:id="300" w:author="Hamidreza Gharahi" w:date="2020-08-28T09:28:00Z">
            <w:rPr/>
          </w:rPrChange>
        </w:rPr>
        <w:t>and</w:t>
      </w:r>
      <w:r w:rsidR="008E2DAB" w:rsidRPr="008B33B9">
        <w:rPr>
          <w:color w:val="FF0000"/>
          <w:rPrChange w:id="301" w:author="Hamidreza Gharahi" w:date="2020-08-28T09:28:00Z">
            <w:rPr/>
          </w:rPrChange>
        </w:rPr>
        <w:t xml:space="preserve"> </w:t>
      </w:r>
      <m:oMath>
        <m:sSub>
          <m:sSubPr>
            <m:ctrlPr>
              <w:rPr>
                <w:rFonts w:ascii="Cambria Math" w:hAnsi="Cambria Math"/>
                <w:i/>
                <w:color w:val="FF0000"/>
                <w:rPrChange w:id="302" w:author="Hamidreza Gharahi" w:date="2020-08-28T09:28:00Z">
                  <w:rPr>
                    <w:rFonts w:ascii="Cambria Math" w:hAnsi="Cambria Math"/>
                    <w:i/>
                  </w:rPr>
                </w:rPrChange>
              </w:rPr>
            </m:ctrlPr>
          </m:sSubPr>
          <m:e>
            <m:r>
              <w:rPr>
                <w:rFonts w:ascii="Cambria Math" w:hAnsi="Cambria Math"/>
                <w:color w:val="FF0000"/>
                <w:rPrChange w:id="303" w:author="Hamidreza Gharahi" w:date="2020-08-28T09:28:00Z">
                  <w:rPr>
                    <w:rFonts w:ascii="Cambria Math" w:hAnsi="Cambria Math"/>
                  </w:rPr>
                </w:rPrChange>
              </w:rPr>
              <m:t>ϕ</m:t>
            </m:r>
          </m:e>
          <m:sub>
            <m:r>
              <w:rPr>
                <w:rFonts w:ascii="Cambria Math" w:hAnsi="Cambria Math"/>
                <w:color w:val="FF0000"/>
                <w:rPrChange w:id="304" w:author="Hamidreza Gharahi" w:date="2020-08-28T09:28:00Z">
                  <w:rPr>
                    <w:rFonts w:ascii="Cambria Math" w:hAnsi="Cambria Math"/>
                  </w:rPr>
                </w:rPrChange>
              </w:rPr>
              <m:t>m</m:t>
            </m:r>
          </m:sub>
        </m:sSub>
      </m:oMath>
      <w:r w:rsidRPr="008B33B9">
        <w:rPr>
          <w:color w:val="FF0000"/>
          <w:rPrChange w:id="305" w:author="Hamidreza Gharahi" w:date="2020-08-28T09:28:00Z">
            <w:rPr/>
          </w:rPrChange>
        </w:rPr>
        <w:t xml:space="preserve"> represent</w:t>
      </w:r>
      <w:r w:rsidR="006312EF" w:rsidRPr="008B33B9">
        <w:rPr>
          <w:color w:val="FF0000"/>
          <w:rPrChange w:id="306" w:author="Hamidreza Gharahi" w:date="2020-08-28T09:28:00Z">
            <w:rPr/>
          </w:rPrChange>
        </w:rPr>
        <w:t>ing</w:t>
      </w:r>
      <w:r w:rsidR="00FB346F" w:rsidRPr="008B33B9">
        <w:rPr>
          <w:color w:val="FF0000"/>
          <w:rPrChange w:id="307" w:author="Hamidreza Gharahi" w:date="2020-08-28T09:28:00Z">
            <w:rPr/>
          </w:rPrChange>
        </w:rPr>
        <w:t xml:space="preserve"> </w:t>
      </w:r>
      <w:r w:rsidRPr="008B33B9">
        <w:rPr>
          <w:color w:val="FF0000"/>
          <w:rPrChange w:id="308" w:author="Hamidreza Gharahi" w:date="2020-08-28T09:28:00Z">
            <w:rPr/>
          </w:rPrChange>
        </w:rPr>
        <w:t xml:space="preserve">the </w:t>
      </w:r>
      <w:r w:rsidR="00845551" w:rsidRPr="008B33B9">
        <w:rPr>
          <w:color w:val="FF0000"/>
          <w:rPrChange w:id="309" w:author="Hamidreza Gharahi" w:date="2020-08-28T09:28:00Z">
            <w:rPr/>
          </w:rPrChange>
        </w:rPr>
        <w:t>magnitude</w:t>
      </w:r>
      <w:r w:rsidRPr="008B33B9">
        <w:rPr>
          <w:color w:val="FF0000"/>
          <w:rPrChange w:id="310" w:author="Hamidreza Gharahi" w:date="2020-08-28T09:28:00Z">
            <w:rPr/>
          </w:rPrChange>
        </w:rPr>
        <w:t xml:space="preserve"> of each mechanism in the </w:t>
      </w:r>
      <w:r w:rsidR="005E4282" w:rsidRPr="008B33B9">
        <w:rPr>
          <w:color w:val="FF0000"/>
          <w:rPrChange w:id="311" w:author="Hamidreza Gharahi" w:date="2020-08-28T09:28:00Z">
            <w:rPr/>
          </w:rPrChange>
        </w:rPr>
        <w:t>total</w:t>
      </w:r>
      <w:r w:rsidRPr="008B33B9">
        <w:rPr>
          <w:color w:val="FF0000"/>
          <w:rPrChange w:id="312" w:author="Hamidreza Gharahi" w:date="2020-08-28T09:28:00Z">
            <w:rPr/>
          </w:rPrChange>
        </w:rPr>
        <w:t xml:space="preserve"> stimulation</w:t>
      </w:r>
      <w:r w:rsidR="000878F6" w:rsidRPr="008B33B9">
        <w:rPr>
          <w:color w:val="FF0000"/>
          <w:rPrChange w:id="313" w:author="Hamidreza Gharahi" w:date="2020-08-28T09:28:00Z">
            <w:rPr/>
          </w:rPrChange>
        </w:rPr>
        <w:t xml:space="preserve"> are </w:t>
      </w:r>
      <w:r w:rsidR="00E66BB1" w:rsidRPr="008B33B9">
        <w:rPr>
          <w:color w:val="FF0000"/>
          <w:rPrChange w:id="314" w:author="Hamidreza Gharahi" w:date="2020-08-28T09:28:00Z">
            <w:rPr/>
          </w:rPrChange>
        </w:rPr>
        <w:t>prescribed</w:t>
      </w:r>
      <w:r w:rsidR="004A29B7" w:rsidRPr="008B33B9">
        <w:rPr>
          <w:color w:val="FF0000"/>
          <w:rPrChange w:id="315" w:author="Hamidreza Gharahi" w:date="2020-08-28T09:28:00Z">
            <w:rPr/>
          </w:rPrChange>
        </w:rPr>
        <w:t xml:space="preserve"> </w:t>
      </w:r>
      <w:r w:rsidRPr="008B33B9">
        <w:rPr>
          <w:color w:val="FF0000"/>
          <w:rPrChange w:id="316" w:author="Hamidreza Gharahi" w:date="2020-08-28T09:28:00Z">
            <w:rPr/>
          </w:rPrChange>
        </w:rPr>
        <w:t>(</w:t>
      </w:r>
      <w:r w:rsidR="00AE63E0" w:rsidRPr="008B33B9">
        <w:rPr>
          <w:b/>
          <w:color w:val="FF0000"/>
          <w:rPrChange w:id="317" w:author="Hamidreza Gharahi" w:date="2020-08-28T09:28:00Z">
            <w:rPr>
              <w:b/>
            </w:rPr>
          </w:rPrChange>
        </w:rPr>
        <w:fldChar w:fldCharType="begin"/>
      </w:r>
      <w:r w:rsidR="00AE63E0" w:rsidRPr="008B33B9">
        <w:rPr>
          <w:b/>
          <w:color w:val="FF0000"/>
          <w:rPrChange w:id="318" w:author="Hamidreza Gharahi" w:date="2020-08-28T09:28:00Z">
            <w:rPr>
              <w:b/>
            </w:rPr>
          </w:rPrChange>
        </w:rPr>
        <w:instrText xml:space="preserve"> REF _Ref21351286 \h </w:instrText>
      </w:r>
      <w:r w:rsidR="00B050F4" w:rsidRPr="008B33B9">
        <w:rPr>
          <w:b/>
          <w:color w:val="FF0000"/>
          <w:rPrChange w:id="319" w:author="Hamidreza Gharahi" w:date="2020-08-28T09:28:00Z">
            <w:rPr>
              <w:b/>
            </w:rPr>
          </w:rPrChange>
        </w:rPr>
        <w:instrText xml:space="preserve"> \* MERGEFORMAT </w:instrText>
      </w:r>
      <w:r w:rsidR="00AE63E0" w:rsidRPr="008B33B9">
        <w:rPr>
          <w:b/>
          <w:color w:val="FF0000"/>
          <w:rPrChange w:id="320" w:author="Hamidreza Gharahi" w:date="2020-08-28T09:28:00Z">
            <w:rPr>
              <w:b/>
            </w:rPr>
          </w:rPrChange>
        </w:rPr>
      </w:r>
      <w:r w:rsidR="00AE63E0" w:rsidRPr="008B33B9">
        <w:rPr>
          <w:b/>
          <w:color w:val="FF0000"/>
          <w:rPrChange w:id="321" w:author="Hamidreza Gharahi" w:date="2020-08-28T09:28:00Z">
            <w:rPr>
              <w:b/>
            </w:rPr>
          </w:rPrChange>
        </w:rPr>
        <w:fldChar w:fldCharType="separate"/>
      </w:r>
      <w:r w:rsidR="00925441" w:rsidRPr="008B33B9">
        <w:rPr>
          <w:b/>
          <w:color w:val="FF0000"/>
          <w:rPrChange w:id="322" w:author="Hamidreza Gharahi" w:date="2020-08-28T09:28:00Z">
            <w:rPr>
              <w:b/>
            </w:rPr>
          </w:rPrChange>
        </w:rPr>
        <w:t>Fig</w:t>
      </w:r>
      <w:r w:rsidR="00CA3326" w:rsidRPr="008B33B9">
        <w:rPr>
          <w:b/>
          <w:color w:val="FF0000"/>
          <w:rPrChange w:id="323" w:author="Hamidreza Gharahi" w:date="2020-08-28T09:28:00Z">
            <w:rPr>
              <w:b/>
            </w:rPr>
          </w:rPrChange>
        </w:rPr>
        <w:t>.</w:t>
      </w:r>
      <w:r w:rsidR="00925441" w:rsidRPr="008B33B9">
        <w:rPr>
          <w:b/>
          <w:color w:val="FF0000"/>
          <w:rPrChange w:id="324" w:author="Hamidreza Gharahi" w:date="2020-08-28T09:28:00Z">
            <w:rPr>
              <w:b/>
            </w:rPr>
          </w:rPrChange>
        </w:rPr>
        <w:t xml:space="preserve"> </w:t>
      </w:r>
      <w:r w:rsidR="00925441" w:rsidRPr="008B33B9">
        <w:rPr>
          <w:b/>
          <w:noProof/>
          <w:color w:val="FF0000"/>
          <w:rPrChange w:id="325" w:author="Hamidreza Gharahi" w:date="2020-08-28T09:28:00Z">
            <w:rPr>
              <w:b/>
              <w:noProof/>
            </w:rPr>
          </w:rPrChange>
        </w:rPr>
        <w:t>2</w:t>
      </w:r>
      <w:r w:rsidR="00AE63E0" w:rsidRPr="008B33B9">
        <w:rPr>
          <w:b/>
          <w:color w:val="FF0000"/>
          <w:rPrChange w:id="326" w:author="Hamidreza Gharahi" w:date="2020-08-28T09:28:00Z">
            <w:rPr>
              <w:b/>
            </w:rPr>
          </w:rPrChange>
        </w:rPr>
        <w:fldChar w:fldCharType="end"/>
      </w:r>
      <w:r w:rsidRPr="008B33B9">
        <w:rPr>
          <w:color w:val="FF0000"/>
          <w:rPrChange w:id="327" w:author="Hamidreza Gharahi" w:date="2020-08-28T09:28:00Z">
            <w:rPr/>
          </w:rPrChang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8427"/>
        <w:gridCol w:w="583"/>
      </w:tblGrid>
      <w:tr w:rsidR="003B7CF6" w:rsidRPr="008B33B9" w14:paraId="553A7996" w14:textId="77777777" w:rsidTr="00125EDE">
        <w:trPr>
          <w:trHeight w:val="341"/>
        </w:trPr>
        <w:tc>
          <w:tcPr>
            <w:tcW w:w="350" w:type="dxa"/>
            <w:vAlign w:val="center"/>
          </w:tcPr>
          <w:p w14:paraId="5463067C" w14:textId="77777777" w:rsidR="003B7CF6" w:rsidRPr="008B33B9" w:rsidRDefault="003B7CF6" w:rsidP="002152E7">
            <w:pPr>
              <w:jc w:val="center"/>
              <w:rPr>
                <w:color w:val="FF0000"/>
                <w:rPrChange w:id="328" w:author="Hamidreza Gharahi" w:date="2020-08-28T09:28:00Z">
                  <w:rPr/>
                </w:rPrChange>
              </w:rPr>
            </w:pPr>
          </w:p>
        </w:tc>
        <w:tc>
          <w:tcPr>
            <w:tcW w:w="8427" w:type="dxa"/>
            <w:vAlign w:val="center"/>
          </w:tcPr>
          <w:p w14:paraId="75FCB5E9" w14:textId="0FDF2E27" w:rsidR="003B7CF6" w:rsidRPr="008B33B9" w:rsidRDefault="00133A07" w:rsidP="00BE1723">
            <w:pPr>
              <w:spacing w:before="240"/>
              <w:jc w:val="center"/>
              <w:rPr>
                <w:color w:val="FF0000"/>
                <w:rPrChange w:id="329" w:author="Hamidreza Gharahi" w:date="2020-08-28T09:28:00Z">
                  <w:rPr/>
                </w:rPrChange>
              </w:rPr>
            </w:pPr>
            <m:oMath>
              <m:sSub>
                <m:sSubPr>
                  <m:ctrlPr>
                    <w:rPr>
                      <w:rFonts w:ascii="Cambria Math" w:hAnsi="Cambria Math"/>
                      <w:i/>
                      <w:color w:val="FF0000"/>
                      <w:rPrChange w:id="330" w:author="Hamidreza Gharahi" w:date="2020-08-28T09:28:00Z">
                        <w:rPr>
                          <w:rFonts w:ascii="Cambria Math" w:hAnsi="Cambria Math"/>
                          <w:i/>
                        </w:rPr>
                      </w:rPrChange>
                    </w:rPr>
                  </m:ctrlPr>
                </m:sSubPr>
                <m:e>
                  <m:r>
                    <w:rPr>
                      <w:rFonts w:ascii="Cambria Math" w:hAnsi="Cambria Math"/>
                      <w:color w:val="FF0000"/>
                      <w:rPrChange w:id="331" w:author="Hamidreza Gharahi" w:date="2020-08-28T09:28:00Z">
                        <w:rPr>
                          <w:rFonts w:ascii="Cambria Math" w:hAnsi="Cambria Math"/>
                        </w:rPr>
                      </w:rPrChange>
                    </w:rPr>
                    <m:t>ϕ</m:t>
                  </m:r>
                </m:e>
                <m:sub>
                  <m:r>
                    <w:rPr>
                      <w:rFonts w:ascii="Cambria Math" w:hAnsi="Cambria Math"/>
                      <w:color w:val="FF0000"/>
                      <w:rPrChange w:id="332" w:author="Hamidreza Gharahi" w:date="2020-08-28T09:28:00Z">
                        <w:rPr>
                          <w:rFonts w:ascii="Cambria Math" w:hAnsi="Cambria Math"/>
                        </w:rPr>
                      </w:rPrChange>
                    </w:rPr>
                    <m:t>τ</m:t>
                  </m:r>
                </m:sub>
              </m:sSub>
              <m:d>
                <m:dPr>
                  <m:ctrlPr>
                    <w:rPr>
                      <w:rFonts w:ascii="Cambria Math" w:hAnsi="Cambria Math"/>
                      <w:i/>
                      <w:color w:val="FF0000"/>
                      <w:rPrChange w:id="333" w:author="Hamidreza Gharahi" w:date="2020-08-28T09:28:00Z">
                        <w:rPr>
                          <w:rFonts w:ascii="Cambria Math" w:hAnsi="Cambria Math"/>
                          <w:i/>
                        </w:rPr>
                      </w:rPrChange>
                    </w:rPr>
                  </m:ctrlPr>
                </m:dPr>
                <m:e>
                  <m:r>
                    <w:rPr>
                      <w:rFonts w:ascii="Cambria Math" w:hAnsi="Cambria Math"/>
                      <w:color w:val="FF0000"/>
                      <w:rPrChange w:id="334" w:author="Hamidreza Gharahi" w:date="2020-08-28T09:28:00Z">
                        <w:rPr>
                          <w:rFonts w:ascii="Cambria Math" w:hAnsi="Cambria Math"/>
                        </w:rPr>
                      </w:rPrChange>
                    </w:rPr>
                    <m:t>D</m:t>
                  </m:r>
                </m:e>
              </m:d>
              <m:r>
                <w:rPr>
                  <w:rFonts w:ascii="Cambria Math" w:hAnsi="Cambria Math"/>
                  <w:color w:val="FF0000"/>
                  <w:rPrChange w:id="335" w:author="Hamidreza Gharahi" w:date="2020-08-28T09:28:00Z">
                    <w:rPr>
                      <w:rFonts w:ascii="Cambria Math" w:hAnsi="Cambria Math"/>
                    </w:rPr>
                  </w:rPrChange>
                </w:rPr>
                <m:t>=</m:t>
              </m:r>
              <m:f>
                <m:fPr>
                  <m:ctrlPr>
                    <w:rPr>
                      <w:rFonts w:ascii="Cambria Math" w:hAnsi="Cambria Math"/>
                      <w:i/>
                      <w:color w:val="FF0000"/>
                      <w:rPrChange w:id="336" w:author="Hamidreza Gharahi" w:date="2020-08-28T09:28:00Z">
                        <w:rPr>
                          <w:rFonts w:ascii="Cambria Math" w:hAnsi="Cambria Math"/>
                          <w:i/>
                        </w:rPr>
                      </w:rPrChange>
                    </w:rPr>
                  </m:ctrlPr>
                </m:fPr>
                <m:num>
                  <m:r>
                    <w:rPr>
                      <w:rFonts w:ascii="Cambria Math" w:hAnsi="Cambria Math"/>
                      <w:color w:val="FF0000"/>
                      <w:rPrChange w:id="337" w:author="Hamidreza Gharahi" w:date="2020-08-28T09:28:00Z">
                        <w:rPr>
                          <w:rFonts w:ascii="Cambria Math" w:hAnsi="Cambria Math"/>
                        </w:rPr>
                      </w:rPrChange>
                    </w:rPr>
                    <m:t>1</m:t>
                  </m:r>
                </m:num>
                <m:den>
                  <m:r>
                    <w:rPr>
                      <w:rFonts w:ascii="Cambria Math" w:hAnsi="Cambria Math"/>
                      <w:color w:val="FF0000"/>
                      <w:rPrChange w:id="338" w:author="Hamidreza Gharahi" w:date="2020-08-28T09:28:00Z">
                        <w:rPr>
                          <w:rFonts w:ascii="Cambria Math" w:hAnsi="Cambria Math"/>
                        </w:rPr>
                      </w:rPrChange>
                    </w:rPr>
                    <m:t>1+</m:t>
                  </m:r>
                  <m:sSup>
                    <m:sSupPr>
                      <m:ctrlPr>
                        <w:rPr>
                          <w:rFonts w:ascii="Cambria Math" w:hAnsi="Cambria Math"/>
                          <w:color w:val="FF0000"/>
                          <w:rPrChange w:id="339" w:author="Hamidreza Gharahi" w:date="2020-08-28T09:28:00Z">
                            <w:rPr>
                              <w:rFonts w:ascii="Cambria Math" w:hAnsi="Cambria Math"/>
                            </w:rPr>
                          </w:rPrChange>
                        </w:rPr>
                      </m:ctrlPr>
                    </m:sSupPr>
                    <m:e>
                      <m:r>
                        <m:rPr>
                          <m:sty m:val="p"/>
                        </m:rPr>
                        <w:rPr>
                          <w:rFonts w:ascii="Cambria Math" w:hAnsi="Cambria Math"/>
                          <w:color w:val="FF0000"/>
                          <w:rPrChange w:id="340" w:author="Hamidreza Gharahi" w:date="2020-08-28T09:28:00Z">
                            <w:rPr>
                              <w:rFonts w:ascii="Cambria Math" w:hAnsi="Cambria Math"/>
                            </w:rPr>
                          </w:rPrChange>
                        </w:rPr>
                        <m:t>e</m:t>
                      </m:r>
                    </m:e>
                    <m:sup>
                      <m:r>
                        <w:del w:id="341" w:author="Hamidreza Gharahi" w:date="2020-08-27T14:02:00Z">
                          <w:rPr>
                            <w:rFonts w:ascii="Cambria Math" w:hAnsi="Cambria Math"/>
                            <w:color w:val="FF0000"/>
                            <w:rPrChange w:id="342" w:author="Hamidreza Gharahi" w:date="2020-08-28T09:28:00Z">
                              <w:rPr>
                                <w:rFonts w:ascii="Cambria Math" w:hAnsi="Cambria Math"/>
                              </w:rPr>
                            </w:rPrChange>
                          </w:rPr>
                          <m:t>0.02</m:t>
                        </w:del>
                      </m:r>
                      <m:sSub>
                        <m:sSubPr>
                          <m:ctrlPr>
                            <w:ins w:id="343" w:author="Hamidreza Gharahi" w:date="2020-08-27T14:02:00Z">
                              <w:rPr>
                                <w:rFonts w:ascii="Cambria Math" w:hAnsi="Cambria Math"/>
                                <w:i/>
                                <w:color w:val="FF0000"/>
                                <w:rPrChange w:id="344" w:author="Hamidreza Gharahi" w:date="2020-08-28T09:28:00Z">
                                  <w:rPr>
                                    <w:rFonts w:ascii="Cambria Math" w:hAnsi="Cambria Math"/>
                                    <w:i/>
                                  </w:rPr>
                                </w:rPrChange>
                              </w:rPr>
                            </w:ins>
                          </m:ctrlPr>
                        </m:sSubPr>
                        <m:e>
                          <m:r>
                            <w:ins w:id="345" w:author="Hamidreza Gharahi" w:date="2020-08-27T14:02:00Z">
                              <w:rPr>
                                <w:rFonts w:ascii="Cambria Math" w:hAnsi="Cambria Math"/>
                                <w:color w:val="FF0000"/>
                                <w:rPrChange w:id="346" w:author="Hamidreza Gharahi" w:date="2020-08-28T09:28:00Z">
                                  <w:rPr>
                                    <w:rFonts w:ascii="Cambria Math" w:hAnsi="Cambria Math"/>
                                  </w:rPr>
                                </w:rPrChange>
                              </w:rPr>
                              <m:t>b</m:t>
                            </w:ins>
                          </m:r>
                        </m:e>
                        <m:sub>
                          <m:r>
                            <w:ins w:id="347" w:author="Hamidreza Gharahi" w:date="2020-08-27T14:02:00Z">
                              <w:rPr>
                                <w:rFonts w:ascii="Cambria Math" w:hAnsi="Cambria Math"/>
                                <w:color w:val="FF0000"/>
                                <w:rPrChange w:id="348" w:author="Hamidreza Gharahi" w:date="2020-08-28T09:28:00Z">
                                  <w:rPr>
                                    <w:rFonts w:ascii="Cambria Math" w:hAnsi="Cambria Math"/>
                                  </w:rPr>
                                </w:rPrChange>
                              </w:rPr>
                              <m:t>1</m:t>
                            </w:ins>
                          </m:r>
                        </m:sub>
                      </m:sSub>
                      <m:d>
                        <m:dPr>
                          <m:ctrlPr>
                            <w:rPr>
                              <w:rFonts w:ascii="Cambria Math" w:hAnsi="Cambria Math"/>
                              <w:i/>
                              <w:color w:val="FF0000"/>
                              <w:rPrChange w:id="349" w:author="Hamidreza Gharahi" w:date="2020-08-28T09:28:00Z">
                                <w:rPr>
                                  <w:rFonts w:ascii="Cambria Math" w:hAnsi="Cambria Math"/>
                                  <w:i/>
                                </w:rPr>
                              </w:rPrChange>
                            </w:rPr>
                          </m:ctrlPr>
                        </m:dPr>
                        <m:e>
                          <m:r>
                            <w:rPr>
                              <w:rFonts w:ascii="Cambria Math" w:hAnsi="Cambria Math"/>
                              <w:color w:val="FF0000"/>
                              <w:rPrChange w:id="350" w:author="Hamidreza Gharahi" w:date="2020-08-28T09:28:00Z">
                                <w:rPr>
                                  <w:rFonts w:ascii="Cambria Math" w:hAnsi="Cambria Math"/>
                                </w:rPr>
                              </w:rPrChange>
                            </w:rPr>
                            <m:t>D-</m:t>
                          </m:r>
                          <m:r>
                            <w:del w:id="351" w:author="Hamidreza Gharahi" w:date="2020-08-27T14:02:00Z">
                              <w:rPr>
                                <w:rFonts w:ascii="Cambria Math" w:hAnsi="Cambria Math"/>
                                <w:color w:val="FF0000"/>
                                <w:rPrChange w:id="352" w:author="Hamidreza Gharahi" w:date="2020-08-28T09:28:00Z">
                                  <w:rPr>
                                    <w:rFonts w:ascii="Cambria Math" w:hAnsi="Cambria Math"/>
                                  </w:rPr>
                                </w:rPrChange>
                              </w:rPr>
                              <m:t>250</m:t>
                            </w:del>
                          </m:r>
                          <m:sSub>
                            <m:sSubPr>
                              <m:ctrlPr>
                                <w:ins w:id="353" w:author="Hamidreza Gharahi" w:date="2020-08-27T14:02:00Z">
                                  <w:rPr>
                                    <w:rFonts w:ascii="Cambria Math" w:hAnsi="Cambria Math"/>
                                    <w:i/>
                                    <w:color w:val="FF0000"/>
                                    <w:rPrChange w:id="354" w:author="Hamidreza Gharahi" w:date="2020-08-28T09:28:00Z">
                                      <w:rPr>
                                        <w:rFonts w:ascii="Cambria Math" w:hAnsi="Cambria Math"/>
                                        <w:i/>
                                      </w:rPr>
                                    </w:rPrChange>
                                  </w:rPr>
                                </w:ins>
                              </m:ctrlPr>
                            </m:sSubPr>
                            <m:e>
                              <m:r>
                                <w:ins w:id="355" w:author="Hamidreza Gharahi" w:date="2020-08-27T14:02:00Z">
                                  <w:rPr>
                                    <w:rFonts w:ascii="Cambria Math" w:hAnsi="Cambria Math"/>
                                    <w:color w:val="FF0000"/>
                                    <w:rPrChange w:id="356" w:author="Hamidreza Gharahi" w:date="2020-08-28T09:28:00Z">
                                      <w:rPr>
                                        <w:rFonts w:ascii="Cambria Math" w:hAnsi="Cambria Math"/>
                                      </w:rPr>
                                    </w:rPrChange>
                                  </w:rPr>
                                  <m:t>b</m:t>
                                </w:ins>
                              </m:r>
                            </m:e>
                            <m:sub>
                              <m:r>
                                <w:ins w:id="357" w:author="Hamidreza Gharahi" w:date="2020-08-27T14:02:00Z">
                                  <w:rPr>
                                    <w:rFonts w:ascii="Cambria Math" w:hAnsi="Cambria Math"/>
                                    <w:color w:val="FF0000"/>
                                    <w:rPrChange w:id="358" w:author="Hamidreza Gharahi" w:date="2020-08-28T09:28:00Z">
                                      <w:rPr>
                                        <w:rFonts w:ascii="Cambria Math" w:hAnsi="Cambria Math"/>
                                      </w:rPr>
                                    </w:rPrChange>
                                  </w:rPr>
                                  <m:t>2</m:t>
                                </w:ins>
                              </m:r>
                            </m:sub>
                          </m:sSub>
                        </m:e>
                      </m:d>
                    </m:sup>
                  </m:sSup>
                </m:den>
              </m:f>
              <m:r>
                <w:rPr>
                  <w:rFonts w:ascii="Cambria Math" w:hAnsi="Cambria Math"/>
                  <w:color w:val="FF0000"/>
                  <w:rPrChange w:id="359" w:author="Hamidreza Gharahi" w:date="2020-08-28T09:28:00Z">
                    <w:rPr>
                      <w:rFonts w:ascii="Cambria Math" w:hAnsi="Cambria Math"/>
                    </w:rPr>
                  </w:rPrChange>
                </w:rPr>
                <m:t xml:space="preserve"> ,</m:t>
              </m:r>
            </m:oMath>
            <w:r w:rsidR="003B7CF6" w:rsidRPr="008B33B9">
              <w:rPr>
                <w:rFonts w:eastAsiaTheme="minorEastAsia"/>
                <w:color w:val="FF0000"/>
                <w:rPrChange w:id="360" w:author="Hamidreza Gharahi" w:date="2020-08-28T09:28:00Z">
                  <w:rPr>
                    <w:rFonts w:eastAsiaTheme="minorEastAsia"/>
                  </w:rPr>
                </w:rPrChange>
              </w:rPr>
              <w:t xml:space="preserve"> and</w:t>
            </w:r>
            <w:r w:rsidR="008434A6" w:rsidRPr="008B33B9">
              <w:rPr>
                <w:rFonts w:eastAsiaTheme="minorEastAsia"/>
                <w:color w:val="FF0000"/>
                <w:rPrChange w:id="361" w:author="Hamidreza Gharahi" w:date="2020-08-28T09:28:00Z">
                  <w:rPr>
                    <w:rFonts w:eastAsiaTheme="minorEastAsia"/>
                  </w:rPr>
                </w:rPrChange>
              </w:rPr>
              <w:t xml:space="preserve"> </w:t>
            </w:r>
            <m:oMath>
              <m:sSub>
                <m:sSubPr>
                  <m:ctrlPr>
                    <w:rPr>
                      <w:rFonts w:ascii="Cambria Math" w:hAnsi="Cambria Math"/>
                      <w:i/>
                      <w:color w:val="FF0000"/>
                      <w:rPrChange w:id="362" w:author="Hamidreza Gharahi" w:date="2020-08-28T09:28:00Z">
                        <w:rPr>
                          <w:rFonts w:ascii="Cambria Math" w:hAnsi="Cambria Math"/>
                          <w:i/>
                        </w:rPr>
                      </w:rPrChange>
                    </w:rPr>
                  </m:ctrlPr>
                </m:sSubPr>
                <m:e>
                  <m:r>
                    <w:rPr>
                      <w:rFonts w:ascii="Cambria Math" w:hAnsi="Cambria Math"/>
                      <w:color w:val="FF0000"/>
                      <w:rPrChange w:id="363" w:author="Hamidreza Gharahi" w:date="2020-08-28T09:28:00Z">
                        <w:rPr>
                          <w:rFonts w:ascii="Cambria Math" w:hAnsi="Cambria Math"/>
                        </w:rPr>
                      </w:rPrChange>
                    </w:rPr>
                    <m:t>ϕ</m:t>
                  </m:r>
                </m:e>
                <m:sub>
                  <m:r>
                    <w:rPr>
                      <w:rFonts w:ascii="Cambria Math" w:hAnsi="Cambria Math"/>
                      <w:color w:val="FF0000"/>
                      <w:rPrChange w:id="364" w:author="Hamidreza Gharahi" w:date="2020-08-28T09:28:00Z">
                        <w:rPr>
                          <w:rFonts w:ascii="Cambria Math" w:hAnsi="Cambria Math"/>
                        </w:rPr>
                      </w:rPrChange>
                    </w:rPr>
                    <m:t>m</m:t>
                  </m:r>
                </m:sub>
              </m:sSub>
              <m:d>
                <m:dPr>
                  <m:ctrlPr>
                    <w:rPr>
                      <w:rFonts w:ascii="Cambria Math" w:hAnsi="Cambria Math"/>
                      <w:i/>
                      <w:color w:val="FF0000"/>
                      <w:rPrChange w:id="365" w:author="Hamidreza Gharahi" w:date="2020-08-28T09:28:00Z">
                        <w:rPr>
                          <w:rFonts w:ascii="Cambria Math" w:hAnsi="Cambria Math"/>
                          <w:i/>
                        </w:rPr>
                      </w:rPrChange>
                    </w:rPr>
                  </m:ctrlPr>
                </m:dPr>
                <m:e>
                  <m:r>
                    <w:rPr>
                      <w:rFonts w:ascii="Cambria Math" w:hAnsi="Cambria Math"/>
                      <w:color w:val="FF0000"/>
                      <w:rPrChange w:id="366" w:author="Hamidreza Gharahi" w:date="2020-08-28T09:28:00Z">
                        <w:rPr>
                          <w:rFonts w:ascii="Cambria Math" w:hAnsi="Cambria Math"/>
                        </w:rPr>
                      </w:rPrChange>
                    </w:rPr>
                    <m:t>D</m:t>
                  </m:r>
                </m:e>
              </m:d>
              <m:r>
                <w:rPr>
                  <w:rFonts w:ascii="Cambria Math" w:hAnsi="Cambria Math"/>
                  <w:color w:val="FF0000"/>
                  <w:rPrChange w:id="367" w:author="Hamidreza Gharahi" w:date="2020-08-28T09:28:00Z">
                    <w:rPr>
                      <w:rFonts w:ascii="Cambria Math" w:hAnsi="Cambria Math"/>
                    </w:rPr>
                  </w:rPrChange>
                </w:rPr>
                <m:t>=</m:t>
              </m:r>
              <m:f>
                <m:fPr>
                  <m:ctrlPr>
                    <w:rPr>
                      <w:rFonts w:ascii="Cambria Math" w:hAnsi="Cambria Math"/>
                      <w:i/>
                      <w:color w:val="FF0000"/>
                      <w:rPrChange w:id="368" w:author="Hamidreza Gharahi" w:date="2020-08-28T09:28:00Z">
                        <w:rPr>
                          <w:rFonts w:ascii="Cambria Math" w:hAnsi="Cambria Math"/>
                          <w:i/>
                        </w:rPr>
                      </w:rPrChange>
                    </w:rPr>
                  </m:ctrlPr>
                </m:fPr>
                <m:num>
                  <m:r>
                    <w:rPr>
                      <w:rFonts w:ascii="Cambria Math" w:hAnsi="Cambria Math"/>
                      <w:color w:val="FF0000"/>
                      <w:rPrChange w:id="369" w:author="Hamidreza Gharahi" w:date="2020-08-28T09:28:00Z">
                        <w:rPr>
                          <w:rFonts w:ascii="Cambria Math" w:hAnsi="Cambria Math"/>
                        </w:rPr>
                      </w:rPrChange>
                    </w:rPr>
                    <m:t>1</m:t>
                  </m:r>
                </m:num>
                <m:den>
                  <m:sSup>
                    <m:sSupPr>
                      <m:ctrlPr>
                        <w:rPr>
                          <w:rFonts w:ascii="Cambria Math" w:hAnsi="Cambria Math"/>
                          <w:color w:val="FF0000"/>
                          <w:rPrChange w:id="370" w:author="Hamidreza Gharahi" w:date="2020-08-28T09:28:00Z">
                            <w:rPr>
                              <w:rFonts w:ascii="Cambria Math" w:hAnsi="Cambria Math"/>
                            </w:rPr>
                          </w:rPrChange>
                        </w:rPr>
                      </m:ctrlPr>
                    </m:sSupPr>
                    <m:e>
                      <m:r>
                        <m:rPr>
                          <m:sty m:val="p"/>
                        </m:rPr>
                        <w:rPr>
                          <w:rFonts w:ascii="Cambria Math" w:hAnsi="Cambria Math"/>
                          <w:color w:val="FF0000"/>
                          <w:rPrChange w:id="371" w:author="Hamidreza Gharahi" w:date="2020-08-28T09:28:00Z">
                            <w:rPr>
                              <w:rFonts w:ascii="Cambria Math" w:hAnsi="Cambria Math"/>
                            </w:rPr>
                          </w:rPrChange>
                        </w:rPr>
                        <m:t>e</m:t>
                      </m:r>
                    </m:e>
                    <m:sup>
                      <m:r>
                        <w:rPr>
                          <w:rFonts w:ascii="Cambria Math" w:hAnsi="Cambria Math"/>
                          <w:color w:val="FF0000"/>
                          <w:rPrChange w:id="372" w:author="Hamidreza Gharahi" w:date="2020-08-28T09:28:00Z">
                            <w:rPr>
                              <w:rFonts w:ascii="Cambria Math" w:hAnsi="Cambria Math"/>
                            </w:rPr>
                          </w:rPrChange>
                        </w:rPr>
                        <m:t>(</m:t>
                      </m:r>
                      <m:r>
                        <w:del w:id="373" w:author="Hamidreza Gharahi" w:date="2020-08-27T14:02:00Z">
                          <w:rPr>
                            <w:rFonts w:ascii="Cambria Math" w:hAnsi="Cambria Math"/>
                            <w:color w:val="FF0000"/>
                            <w:rPrChange w:id="374" w:author="Hamidreza Gharahi" w:date="2020-08-28T09:28:00Z">
                              <w:rPr>
                                <w:rFonts w:ascii="Cambria Math" w:hAnsi="Cambria Math"/>
                              </w:rPr>
                            </w:rPrChange>
                          </w:rPr>
                          <m:t>0.013</m:t>
                        </w:del>
                      </m:r>
                      <m:sSub>
                        <m:sSubPr>
                          <m:ctrlPr>
                            <w:ins w:id="375" w:author="Hamidreza Gharahi" w:date="2020-08-27T14:02:00Z">
                              <w:rPr>
                                <w:rFonts w:ascii="Cambria Math" w:hAnsi="Cambria Math"/>
                                <w:i/>
                                <w:color w:val="FF0000"/>
                                <w:rPrChange w:id="376" w:author="Hamidreza Gharahi" w:date="2020-08-28T09:28:00Z">
                                  <w:rPr>
                                    <w:rFonts w:ascii="Cambria Math" w:hAnsi="Cambria Math"/>
                                    <w:i/>
                                  </w:rPr>
                                </w:rPrChange>
                              </w:rPr>
                            </w:ins>
                          </m:ctrlPr>
                        </m:sSubPr>
                        <m:e>
                          <m:r>
                            <w:ins w:id="377" w:author="Hamidreza Gharahi" w:date="2020-08-27T14:02:00Z">
                              <w:rPr>
                                <w:rFonts w:ascii="Cambria Math" w:hAnsi="Cambria Math"/>
                                <w:color w:val="FF0000"/>
                                <w:rPrChange w:id="378" w:author="Hamidreza Gharahi" w:date="2020-08-28T09:28:00Z">
                                  <w:rPr>
                                    <w:rFonts w:ascii="Cambria Math" w:hAnsi="Cambria Math"/>
                                  </w:rPr>
                                </w:rPrChange>
                              </w:rPr>
                              <m:t>b</m:t>
                            </w:ins>
                          </m:r>
                        </m:e>
                        <m:sub>
                          <m:r>
                            <w:ins w:id="379" w:author="Hamidreza Gharahi" w:date="2020-08-27T14:02:00Z">
                              <w:rPr>
                                <w:rFonts w:ascii="Cambria Math" w:hAnsi="Cambria Math"/>
                                <w:color w:val="FF0000"/>
                                <w:rPrChange w:id="380" w:author="Hamidreza Gharahi" w:date="2020-08-28T09:28:00Z">
                                  <w:rPr>
                                    <w:rFonts w:ascii="Cambria Math" w:hAnsi="Cambria Math"/>
                                  </w:rPr>
                                </w:rPrChange>
                              </w:rPr>
                              <m:t>3</m:t>
                            </w:ins>
                          </m:r>
                        </m:sub>
                      </m:sSub>
                      <m:sSup>
                        <m:sSupPr>
                          <m:ctrlPr>
                            <w:rPr>
                              <w:rFonts w:ascii="Cambria Math" w:hAnsi="Cambria Math"/>
                              <w:i/>
                              <w:color w:val="FF0000"/>
                              <w:rPrChange w:id="381" w:author="Hamidreza Gharahi" w:date="2020-08-28T09:28:00Z">
                                <w:rPr>
                                  <w:rFonts w:ascii="Cambria Math" w:hAnsi="Cambria Math"/>
                                  <w:i/>
                                </w:rPr>
                              </w:rPrChange>
                            </w:rPr>
                          </m:ctrlPr>
                        </m:sSupPr>
                        <m:e>
                          <m:d>
                            <m:dPr>
                              <m:ctrlPr>
                                <w:rPr>
                                  <w:rFonts w:ascii="Cambria Math" w:hAnsi="Cambria Math"/>
                                  <w:i/>
                                  <w:color w:val="FF0000"/>
                                  <w:rPrChange w:id="382" w:author="Hamidreza Gharahi" w:date="2020-08-28T09:28:00Z">
                                    <w:rPr>
                                      <w:rFonts w:ascii="Cambria Math" w:hAnsi="Cambria Math"/>
                                      <w:i/>
                                    </w:rPr>
                                  </w:rPrChange>
                                </w:rPr>
                              </m:ctrlPr>
                            </m:dPr>
                            <m:e>
                              <m:r>
                                <w:rPr>
                                  <w:rFonts w:ascii="Cambria Math" w:hAnsi="Cambria Math"/>
                                  <w:color w:val="FF0000"/>
                                  <w:rPrChange w:id="383" w:author="Hamidreza Gharahi" w:date="2020-08-28T09:28:00Z">
                                    <w:rPr>
                                      <w:rFonts w:ascii="Cambria Math" w:hAnsi="Cambria Math"/>
                                    </w:rPr>
                                  </w:rPrChange>
                                </w:rPr>
                                <m:t>D-</m:t>
                              </m:r>
                              <m:r>
                                <w:del w:id="384" w:author="Hamidreza Gharahi" w:date="2020-08-27T14:02:00Z">
                                  <w:rPr>
                                    <w:rFonts w:ascii="Cambria Math" w:hAnsi="Cambria Math"/>
                                    <w:color w:val="FF0000"/>
                                    <w:rPrChange w:id="385" w:author="Hamidreza Gharahi" w:date="2020-08-28T09:28:00Z">
                                      <w:rPr>
                                        <w:rFonts w:ascii="Cambria Math" w:hAnsi="Cambria Math"/>
                                      </w:rPr>
                                    </w:rPrChange>
                                  </w:rPr>
                                  <m:t>50</m:t>
                                </w:del>
                              </m:r>
                              <m:sSub>
                                <m:sSubPr>
                                  <m:ctrlPr>
                                    <w:ins w:id="386" w:author="Hamidreza Gharahi" w:date="2020-08-27T14:02:00Z">
                                      <w:rPr>
                                        <w:rFonts w:ascii="Cambria Math" w:hAnsi="Cambria Math"/>
                                        <w:i/>
                                        <w:color w:val="FF0000"/>
                                        <w:rPrChange w:id="387" w:author="Hamidreza Gharahi" w:date="2020-08-28T09:28:00Z">
                                          <w:rPr>
                                            <w:rFonts w:ascii="Cambria Math" w:hAnsi="Cambria Math"/>
                                            <w:i/>
                                          </w:rPr>
                                        </w:rPrChange>
                                      </w:rPr>
                                    </w:ins>
                                  </m:ctrlPr>
                                </m:sSubPr>
                                <m:e>
                                  <m:r>
                                    <w:ins w:id="388" w:author="Hamidreza Gharahi" w:date="2020-08-27T14:02:00Z">
                                      <w:rPr>
                                        <w:rFonts w:ascii="Cambria Math" w:hAnsi="Cambria Math"/>
                                        <w:color w:val="FF0000"/>
                                        <w:rPrChange w:id="389" w:author="Hamidreza Gharahi" w:date="2020-08-28T09:28:00Z">
                                          <w:rPr>
                                            <w:rFonts w:ascii="Cambria Math" w:hAnsi="Cambria Math"/>
                                          </w:rPr>
                                        </w:rPrChange>
                                      </w:rPr>
                                      <m:t>b</m:t>
                                    </w:ins>
                                  </m:r>
                                </m:e>
                                <m:sub>
                                  <m:r>
                                    <w:ins w:id="390" w:author="Hamidreza Gharahi" w:date="2020-08-27T14:02:00Z">
                                      <w:rPr>
                                        <w:rFonts w:ascii="Cambria Math" w:hAnsi="Cambria Math"/>
                                        <w:color w:val="FF0000"/>
                                        <w:rPrChange w:id="391" w:author="Hamidreza Gharahi" w:date="2020-08-28T09:28:00Z">
                                          <w:rPr>
                                            <w:rFonts w:ascii="Cambria Math" w:hAnsi="Cambria Math"/>
                                          </w:rPr>
                                        </w:rPrChange>
                                      </w:rPr>
                                      <m:t>4</m:t>
                                    </w:ins>
                                  </m:r>
                                </m:sub>
                              </m:sSub>
                            </m:e>
                          </m:d>
                          <m:r>
                            <w:rPr>
                              <w:rFonts w:ascii="Cambria Math" w:hAnsi="Cambria Math"/>
                              <w:color w:val="FF0000"/>
                              <w:rPrChange w:id="392" w:author="Hamidreza Gharahi" w:date="2020-08-28T09:28:00Z">
                                <w:rPr>
                                  <w:rFonts w:ascii="Cambria Math" w:hAnsi="Cambria Math"/>
                                </w:rPr>
                              </w:rPrChange>
                            </w:rPr>
                            <m:t>)</m:t>
                          </m:r>
                        </m:e>
                        <m:sup>
                          <m:r>
                            <w:rPr>
                              <w:rFonts w:ascii="Cambria Math" w:hAnsi="Cambria Math"/>
                              <w:color w:val="FF0000"/>
                              <w:rPrChange w:id="393" w:author="Hamidreza Gharahi" w:date="2020-08-28T09:28:00Z">
                                <w:rPr>
                                  <w:rFonts w:ascii="Cambria Math" w:hAnsi="Cambria Math"/>
                                </w:rPr>
                              </w:rPrChange>
                            </w:rPr>
                            <m:t>2</m:t>
                          </m:r>
                        </m:sup>
                      </m:sSup>
                    </m:sup>
                  </m:sSup>
                </m:den>
              </m:f>
            </m:oMath>
            <w:r w:rsidR="00067221" w:rsidRPr="008B33B9">
              <w:rPr>
                <w:rFonts w:eastAsiaTheme="minorEastAsia"/>
                <w:color w:val="FF0000"/>
                <w:rPrChange w:id="394" w:author="Hamidreza Gharahi" w:date="2020-08-28T09:28:00Z">
                  <w:rPr>
                    <w:rFonts w:eastAsiaTheme="minorEastAsia"/>
                  </w:rPr>
                </w:rPrChange>
              </w:rPr>
              <w:t>.</w:t>
            </w:r>
          </w:p>
        </w:tc>
        <w:tc>
          <w:tcPr>
            <w:tcW w:w="583" w:type="dxa"/>
            <w:vAlign w:val="center"/>
          </w:tcPr>
          <w:p w14:paraId="7ADB96F0" w14:textId="4AE441F5" w:rsidR="003B7CF6" w:rsidRPr="008B33B9" w:rsidRDefault="003B7CF6" w:rsidP="002152E7">
            <w:pPr>
              <w:jc w:val="center"/>
              <w:rPr>
                <w:color w:val="FF0000"/>
                <w:rPrChange w:id="395" w:author="Hamidreza Gharahi" w:date="2020-08-28T09:28:00Z">
                  <w:rPr/>
                </w:rPrChange>
              </w:rPr>
            </w:pPr>
            <w:r w:rsidRPr="008B33B9">
              <w:rPr>
                <w:color w:val="FF0000"/>
                <w:rPrChange w:id="396" w:author="Hamidreza Gharahi" w:date="2020-08-28T09:28:00Z">
                  <w:rPr/>
                </w:rPrChange>
              </w:rPr>
              <w:t>(</w:t>
            </w:r>
            <w:r w:rsidR="00133A07" w:rsidRPr="008B33B9">
              <w:rPr>
                <w:color w:val="FF0000"/>
                <w:rPrChange w:id="397" w:author="Hamidreza Gharahi" w:date="2020-08-28T09:28:00Z">
                  <w:rPr/>
                </w:rPrChange>
              </w:rPr>
              <w:fldChar w:fldCharType="begin"/>
            </w:r>
            <w:r w:rsidR="00133A07" w:rsidRPr="008B33B9">
              <w:rPr>
                <w:color w:val="FF0000"/>
                <w:rPrChange w:id="398" w:author="Hamidreza Gharahi" w:date="2020-08-28T09:28:00Z">
                  <w:rPr/>
                </w:rPrChange>
              </w:rPr>
              <w:instrText xml:space="preserve"> SEQ Eq \* MERGEFORMAT </w:instrText>
            </w:r>
            <w:r w:rsidR="00133A07" w:rsidRPr="008B33B9">
              <w:rPr>
                <w:color w:val="FF0000"/>
                <w:rPrChange w:id="399" w:author="Hamidreza Gharahi" w:date="2020-08-28T09:28:00Z">
                  <w:rPr/>
                </w:rPrChange>
              </w:rPr>
              <w:fldChar w:fldCharType="separate"/>
            </w:r>
            <w:r w:rsidR="00925441" w:rsidRPr="008B33B9">
              <w:rPr>
                <w:noProof/>
                <w:color w:val="FF0000"/>
                <w:rPrChange w:id="400" w:author="Hamidreza Gharahi" w:date="2020-08-28T09:28:00Z">
                  <w:rPr>
                    <w:noProof/>
                  </w:rPr>
                </w:rPrChange>
              </w:rPr>
              <w:t>12</w:t>
            </w:r>
            <w:r w:rsidR="00133A07" w:rsidRPr="008B33B9">
              <w:rPr>
                <w:noProof/>
                <w:color w:val="FF0000"/>
                <w:rPrChange w:id="401" w:author="Hamidreza Gharahi" w:date="2020-08-28T09:28:00Z">
                  <w:rPr>
                    <w:noProof/>
                  </w:rPr>
                </w:rPrChange>
              </w:rPr>
              <w:fldChar w:fldCharType="end"/>
            </w:r>
            <w:r w:rsidRPr="008B33B9">
              <w:rPr>
                <w:color w:val="FF0000"/>
                <w:rPrChange w:id="402" w:author="Hamidreza Gharahi" w:date="2020-08-28T09:28:00Z">
                  <w:rPr/>
                </w:rPrChange>
              </w:rPr>
              <w:t>)</w:t>
            </w:r>
          </w:p>
        </w:tc>
      </w:tr>
    </w:tbl>
    <w:p w14:paraId="06797C6D" w14:textId="2144367E" w:rsidR="0039090E" w:rsidRDefault="00125EDE" w:rsidP="00045749">
      <w:pPr>
        <w:spacing w:before="240"/>
        <w:jc w:val="both"/>
      </w:pPr>
      <w:ins w:id="403" w:author="Hamidreza Gharahi" w:date="2020-08-27T14:02:00Z">
        <w:r w:rsidRPr="008B33B9">
          <w:rPr>
            <w:color w:val="FF0000"/>
            <w:rPrChange w:id="404" w:author="Hamidreza Gharahi" w:date="2020-08-28T09:28:00Z">
              <w:rPr/>
            </w:rPrChange>
          </w:rPr>
          <w:t xml:space="preserve">where </w:t>
        </w:r>
      </w:ins>
      <m:oMath>
        <m:sSub>
          <m:sSubPr>
            <m:ctrlPr>
              <w:ins w:id="405" w:author="Hamidreza Gharahi" w:date="2020-08-27T14:02:00Z">
                <w:rPr>
                  <w:rFonts w:ascii="Cambria Math" w:hAnsi="Cambria Math"/>
                  <w:i/>
                  <w:color w:val="FF0000"/>
                  <w:rPrChange w:id="406" w:author="Hamidreza Gharahi" w:date="2020-08-28T09:28:00Z">
                    <w:rPr>
                      <w:rFonts w:ascii="Cambria Math" w:hAnsi="Cambria Math"/>
                      <w:i/>
                    </w:rPr>
                  </w:rPrChange>
                </w:rPr>
              </w:ins>
            </m:ctrlPr>
          </m:sSubPr>
          <m:e>
            <m:r>
              <w:ins w:id="407" w:author="Hamidreza Gharahi" w:date="2020-08-27T14:02:00Z">
                <w:rPr>
                  <w:rFonts w:ascii="Cambria Math" w:hAnsi="Cambria Math"/>
                  <w:color w:val="FF0000"/>
                  <w:rPrChange w:id="408" w:author="Hamidreza Gharahi" w:date="2020-08-28T09:28:00Z">
                    <w:rPr>
                      <w:rFonts w:ascii="Cambria Math" w:hAnsi="Cambria Math"/>
                    </w:rPr>
                  </w:rPrChange>
                </w:rPr>
                <m:t>b</m:t>
              </w:ins>
            </m:r>
          </m:e>
          <m:sub>
            <m:r>
              <w:ins w:id="409" w:author="Hamidreza Gharahi" w:date="2020-08-27T14:02:00Z">
                <w:rPr>
                  <w:rFonts w:ascii="Cambria Math" w:hAnsi="Cambria Math"/>
                  <w:color w:val="FF0000"/>
                  <w:rPrChange w:id="410" w:author="Hamidreza Gharahi" w:date="2020-08-28T09:28:00Z">
                    <w:rPr>
                      <w:rFonts w:ascii="Cambria Math" w:hAnsi="Cambria Math"/>
                    </w:rPr>
                  </w:rPrChange>
                </w:rPr>
                <m:t>1</m:t>
              </w:ins>
            </m:r>
          </m:sub>
        </m:sSub>
        <m:r>
          <w:ins w:id="411" w:author="Hamidreza Gharahi" w:date="2020-08-27T14:02:00Z">
            <w:rPr>
              <w:rFonts w:ascii="Cambria Math" w:hAnsi="Cambria Math"/>
              <w:color w:val="FF0000"/>
              <w:rPrChange w:id="412" w:author="Hamidreza Gharahi" w:date="2020-08-28T09:28:00Z">
                <w:rPr>
                  <w:rFonts w:ascii="Cambria Math" w:hAnsi="Cambria Math"/>
                </w:rPr>
              </w:rPrChange>
            </w:rPr>
            <m:t xml:space="preserve"> </m:t>
          </w:ins>
        </m:r>
      </m:oMath>
      <w:ins w:id="413" w:author="Hamidreza Gharahi" w:date="2020-08-27T14:03:00Z">
        <w:r w:rsidRPr="008B33B9">
          <w:rPr>
            <w:rFonts w:eastAsiaTheme="minorEastAsia"/>
            <w:color w:val="FF0000"/>
            <w:rPrChange w:id="414" w:author="Hamidreza Gharahi" w:date="2020-08-28T09:28:00Z">
              <w:rPr>
                <w:rFonts w:eastAsiaTheme="minorEastAsia"/>
              </w:rPr>
            </w:rPrChange>
          </w:rPr>
          <w:t xml:space="preserve">and </w:t>
        </w:r>
      </w:ins>
      <m:oMath>
        <m:sSub>
          <m:sSubPr>
            <m:ctrlPr>
              <w:ins w:id="415" w:author="Hamidreza Gharahi" w:date="2020-08-27T14:03:00Z">
                <w:rPr>
                  <w:rFonts w:ascii="Cambria Math" w:eastAsiaTheme="minorEastAsia" w:hAnsi="Cambria Math"/>
                  <w:i/>
                  <w:color w:val="FF0000"/>
                  <w:rPrChange w:id="416" w:author="Hamidreza Gharahi" w:date="2020-08-28T09:28:00Z">
                    <w:rPr>
                      <w:rFonts w:ascii="Cambria Math" w:eastAsiaTheme="minorEastAsia" w:hAnsi="Cambria Math"/>
                      <w:i/>
                    </w:rPr>
                  </w:rPrChange>
                </w:rPr>
              </w:ins>
            </m:ctrlPr>
          </m:sSubPr>
          <m:e>
            <m:r>
              <w:ins w:id="417" w:author="Hamidreza Gharahi" w:date="2020-08-27T14:03:00Z">
                <w:rPr>
                  <w:rFonts w:ascii="Cambria Math" w:eastAsiaTheme="minorEastAsia" w:hAnsi="Cambria Math"/>
                  <w:color w:val="FF0000"/>
                  <w:rPrChange w:id="418" w:author="Hamidreza Gharahi" w:date="2020-08-28T09:28:00Z">
                    <w:rPr>
                      <w:rFonts w:ascii="Cambria Math" w:eastAsiaTheme="minorEastAsia" w:hAnsi="Cambria Math"/>
                    </w:rPr>
                  </w:rPrChange>
                </w:rPr>
                <m:t>b</m:t>
              </w:ins>
            </m:r>
          </m:e>
          <m:sub>
            <m:r>
              <w:ins w:id="419" w:author="Hamidreza Gharahi" w:date="2020-08-27T14:03:00Z">
                <w:rPr>
                  <w:rFonts w:ascii="Cambria Math" w:eastAsiaTheme="minorEastAsia" w:hAnsi="Cambria Math"/>
                  <w:color w:val="FF0000"/>
                  <w:rPrChange w:id="420" w:author="Hamidreza Gharahi" w:date="2020-08-28T09:28:00Z">
                    <w:rPr>
                      <w:rFonts w:ascii="Cambria Math" w:eastAsiaTheme="minorEastAsia" w:hAnsi="Cambria Math"/>
                    </w:rPr>
                  </w:rPrChange>
                </w:rPr>
                <m:t>3</m:t>
              </w:ins>
            </m:r>
          </m:sub>
        </m:sSub>
      </m:oMath>
      <w:ins w:id="421" w:author="Hamidreza Gharahi" w:date="2020-08-27T14:03:00Z">
        <w:r w:rsidRPr="008B33B9">
          <w:rPr>
            <w:rFonts w:eastAsiaTheme="minorEastAsia"/>
            <w:color w:val="FF0000"/>
            <w:rPrChange w:id="422" w:author="Hamidreza Gharahi" w:date="2020-08-28T09:28:00Z">
              <w:rPr>
                <w:rFonts w:eastAsiaTheme="minorEastAsia"/>
              </w:rPr>
            </w:rPrChange>
          </w:rPr>
          <w:t xml:space="preserve"> are 0.02 and 0.013 </w:t>
        </w:r>
        <w:r w:rsidRPr="008B33B9">
          <w:rPr>
            <w:rFonts w:eastAsiaTheme="minorEastAsia"/>
            <w:color w:val="FF0000"/>
            <w:rPrChange w:id="423" w:author="Hamidreza Gharahi" w:date="2020-08-28T09:28:00Z">
              <w:rPr>
                <w:rFonts w:ascii="Cambria Math" w:eastAsiaTheme="minorEastAsia" w:hAnsi="Cambria Math"/>
                <w:i/>
              </w:rPr>
            </w:rPrChange>
          </w:rPr>
          <w:t>1/μm</w:t>
        </w:r>
      </w:ins>
      <w:ins w:id="424" w:author="Hamidreza Gharahi" w:date="2020-08-27T14:04:00Z">
        <w:r w:rsidR="00BF3E38" w:rsidRPr="008B33B9">
          <w:rPr>
            <w:rFonts w:eastAsiaTheme="minorEastAsia"/>
            <w:color w:val="FF0000"/>
            <w:rPrChange w:id="425" w:author="Hamidreza Gharahi" w:date="2020-08-28T09:28:00Z">
              <w:rPr>
                <w:rFonts w:eastAsiaTheme="minorEastAsia"/>
              </w:rPr>
            </w:rPrChange>
          </w:rPr>
          <w:t>,</w:t>
        </w:r>
      </w:ins>
      <w:ins w:id="426" w:author="Hamidreza Gharahi" w:date="2020-08-27T14:03:00Z">
        <w:r w:rsidRPr="008B33B9">
          <w:rPr>
            <w:rFonts w:eastAsiaTheme="minorEastAsia"/>
            <w:color w:val="FF0000"/>
            <w:rPrChange w:id="427" w:author="Hamidreza Gharahi" w:date="2020-08-28T09:28:00Z">
              <w:rPr>
                <w:rFonts w:eastAsiaTheme="minorEastAsia"/>
              </w:rPr>
            </w:rPrChange>
          </w:rPr>
          <w:t xml:space="preserve"> and </w:t>
        </w:r>
      </w:ins>
      <m:oMath>
        <m:sSub>
          <m:sSubPr>
            <m:ctrlPr>
              <w:ins w:id="428" w:author="Hamidreza Gharahi" w:date="2020-08-27T14:03:00Z">
                <w:rPr>
                  <w:rFonts w:ascii="Cambria Math" w:eastAsiaTheme="minorEastAsia" w:hAnsi="Cambria Math"/>
                  <w:i/>
                  <w:color w:val="FF0000"/>
                  <w:rPrChange w:id="429" w:author="Hamidreza Gharahi" w:date="2020-08-28T09:28:00Z">
                    <w:rPr>
                      <w:rFonts w:ascii="Cambria Math" w:eastAsiaTheme="minorEastAsia" w:hAnsi="Cambria Math"/>
                      <w:i/>
                    </w:rPr>
                  </w:rPrChange>
                </w:rPr>
              </w:ins>
            </m:ctrlPr>
          </m:sSubPr>
          <m:e>
            <m:r>
              <w:ins w:id="430" w:author="Hamidreza Gharahi" w:date="2020-08-27T14:03:00Z">
                <w:rPr>
                  <w:rFonts w:ascii="Cambria Math" w:eastAsiaTheme="minorEastAsia" w:hAnsi="Cambria Math"/>
                  <w:color w:val="FF0000"/>
                  <w:rPrChange w:id="431" w:author="Hamidreza Gharahi" w:date="2020-08-28T09:28:00Z">
                    <w:rPr>
                      <w:rFonts w:ascii="Cambria Math" w:eastAsiaTheme="minorEastAsia" w:hAnsi="Cambria Math"/>
                    </w:rPr>
                  </w:rPrChange>
                </w:rPr>
                <m:t>b</m:t>
              </w:ins>
            </m:r>
          </m:e>
          <m:sub>
            <m:r>
              <w:ins w:id="432" w:author="Hamidreza Gharahi" w:date="2020-08-27T14:03:00Z">
                <w:rPr>
                  <w:rFonts w:ascii="Cambria Math" w:eastAsiaTheme="minorEastAsia" w:hAnsi="Cambria Math"/>
                  <w:color w:val="FF0000"/>
                  <w:rPrChange w:id="433" w:author="Hamidreza Gharahi" w:date="2020-08-28T09:28:00Z">
                    <w:rPr>
                      <w:rFonts w:ascii="Cambria Math" w:eastAsiaTheme="minorEastAsia" w:hAnsi="Cambria Math"/>
                    </w:rPr>
                  </w:rPrChange>
                </w:rPr>
                <m:t>2</m:t>
              </w:ins>
            </m:r>
          </m:sub>
        </m:sSub>
      </m:oMath>
      <w:ins w:id="434" w:author="Hamidreza Gharahi" w:date="2020-08-27T14:03:00Z">
        <w:r w:rsidRPr="008B33B9">
          <w:rPr>
            <w:rFonts w:eastAsiaTheme="minorEastAsia"/>
            <w:color w:val="FF0000"/>
            <w:rPrChange w:id="435" w:author="Hamidreza Gharahi" w:date="2020-08-28T09:28:00Z">
              <w:rPr>
                <w:rFonts w:eastAsiaTheme="minorEastAsia"/>
              </w:rPr>
            </w:rPrChange>
          </w:rPr>
          <w:t xml:space="preserve"> and </w:t>
        </w:r>
      </w:ins>
      <m:oMath>
        <m:sSub>
          <m:sSubPr>
            <m:ctrlPr>
              <w:ins w:id="436" w:author="Hamidreza Gharahi" w:date="2020-08-27T14:03:00Z">
                <w:rPr>
                  <w:rFonts w:ascii="Cambria Math" w:eastAsiaTheme="minorEastAsia" w:hAnsi="Cambria Math"/>
                  <w:i/>
                  <w:color w:val="FF0000"/>
                  <w:rPrChange w:id="437" w:author="Hamidreza Gharahi" w:date="2020-08-28T09:28:00Z">
                    <w:rPr>
                      <w:rFonts w:ascii="Cambria Math" w:eastAsiaTheme="minorEastAsia" w:hAnsi="Cambria Math"/>
                      <w:i/>
                    </w:rPr>
                  </w:rPrChange>
                </w:rPr>
              </w:ins>
            </m:ctrlPr>
          </m:sSubPr>
          <m:e>
            <m:r>
              <w:ins w:id="438" w:author="Hamidreza Gharahi" w:date="2020-08-27T14:03:00Z">
                <w:rPr>
                  <w:rFonts w:ascii="Cambria Math" w:eastAsiaTheme="minorEastAsia" w:hAnsi="Cambria Math"/>
                  <w:color w:val="FF0000"/>
                  <w:rPrChange w:id="439" w:author="Hamidreza Gharahi" w:date="2020-08-28T09:28:00Z">
                    <w:rPr>
                      <w:rFonts w:ascii="Cambria Math" w:eastAsiaTheme="minorEastAsia" w:hAnsi="Cambria Math"/>
                    </w:rPr>
                  </w:rPrChange>
                </w:rPr>
                <m:t>b</m:t>
              </w:ins>
            </m:r>
          </m:e>
          <m:sub>
            <m:r>
              <w:ins w:id="440" w:author="Hamidreza Gharahi" w:date="2020-08-27T14:03:00Z">
                <w:rPr>
                  <w:rFonts w:ascii="Cambria Math" w:eastAsiaTheme="minorEastAsia" w:hAnsi="Cambria Math"/>
                  <w:color w:val="FF0000"/>
                  <w:rPrChange w:id="441" w:author="Hamidreza Gharahi" w:date="2020-08-28T09:28:00Z">
                    <w:rPr>
                      <w:rFonts w:ascii="Cambria Math" w:eastAsiaTheme="minorEastAsia" w:hAnsi="Cambria Math"/>
                    </w:rPr>
                  </w:rPrChange>
                </w:rPr>
                <m:t>4</m:t>
              </w:ins>
            </m:r>
          </m:sub>
        </m:sSub>
      </m:oMath>
      <w:ins w:id="442" w:author="Hamidreza Gharahi" w:date="2020-08-27T14:03:00Z">
        <w:r w:rsidRPr="008B33B9">
          <w:rPr>
            <w:rFonts w:eastAsiaTheme="minorEastAsia"/>
            <w:color w:val="FF0000"/>
            <w:rPrChange w:id="443" w:author="Hamidreza Gharahi" w:date="2020-08-28T09:28:00Z">
              <w:rPr>
                <w:rFonts w:eastAsiaTheme="minorEastAsia"/>
              </w:rPr>
            </w:rPrChange>
          </w:rPr>
          <w:t xml:space="preserve"> are 250 and 50 </w:t>
        </w:r>
      </w:ins>
      <w:ins w:id="444" w:author="Hamidreza Gharahi" w:date="2020-08-27T14:04:00Z">
        <w:r w:rsidRPr="008B33B9">
          <w:rPr>
            <w:rFonts w:eastAsiaTheme="minorEastAsia"/>
            <w:color w:val="FF0000"/>
            <w:rPrChange w:id="445" w:author="Hamidreza Gharahi" w:date="2020-08-28T09:28:00Z">
              <w:rPr>
                <w:rFonts w:eastAsiaTheme="minorEastAsia"/>
              </w:rPr>
            </w:rPrChange>
          </w:rPr>
          <w:t xml:space="preserve">μm, respectively. </w:t>
        </w:r>
      </w:ins>
      <w:r w:rsidR="0039090E">
        <w:t xml:space="preserve">Following </w:t>
      </w:r>
      <w:r w:rsidR="0039090E">
        <w:fldChar w:fldCharType="begin" w:fldLock="1"/>
      </w:r>
      <w:r w:rsidR="00625E74">
        <w:instrText>ADDIN CSL_CITATION {"citationItems":[{"id":"ITEM-1","itemData":{"DOI":"10.1152/ajpheart.00262.2008","ISSN":"0363-6135","PMID":"18723769","abstract":"The autoregulation of blood flow, the maintenance of almost constant blood flow in the face of variations in arterial pressure, is characteristic of many tissue types. Here, contributions to the autoregulation of pressure-dependent, shear stress-dependent, and metabolic vasoactive responses are analyzed using a theoretical model. Seven segments, connected in series, represent classes of vessels: arteries, large arterioles, small arterioles, capillaries, small venules, large venules, and veins. The large and small arterioles respond actively to local changes in pressure and wall shear stress and to the downstream metabolic state communicated via conducted responses. All other segments are considered fixed resistances. The myogenic, shear-dependent, and metabolic responses of the arteriolar segments are represented by a theoretical model based on experimental data from isolated vessels. To assess autoregulation, the predicted flow at an arterial pressure of 130 mmHg is compared with that at 80 mmHg. If the degree of vascular smooth muscle activation is held constant at 0.5, there is a fivefold increase in blood flow. When myogenic variation of tone is included, flow increases by a factor of 1.66 over the same pressure range, indicating weak autoregulation. The inclusion of both myogenic and shear-dependent responses results in an increase in flow by a factor of 2.43. A further addition of the metabolic response produces strong autoregulation with flow increasing by a factor of 1.18 and gives results consistent with experimental observation. The model results indicate that the combined effects of myogenic and metabolic regulation overcome the vasodilatory effect of the shear response and lead to the autoregulation of blood flow.","author":[{"dropping-particle":"","family":"Carlson","given":"Brian E.","non-dropping-particle":"","parse-names":false,"suffix":""},{"dropping-particle":"","family":"Arciero","given":"Julia C.","non-dropping-particle":"","parse-names":false,"suffix":""},{"dropping-particle":"","family":"Secomb","given":"Timothy W.","non-dropping-particle":"","parse-names":false,"suffix":""}],"container-title":"American Journal of Physiology-Heart and Circulatory Physiology","id":"ITEM-1","issue":"4","issued":{"date-parts":[["2008","10"]]},"page":"H1572-H1579","title":"Theoretical model of blood flow autoregulation: roles of myogenic, shear-dependent, and metabolic responses","type":"article-journal","volume":"295"},"uris":["http://www.mendeley.com/documents/?uuid=d261cfbb-1bf6-33d0-87c0-e80d1b6468cc"]}],"mendeley":{"formattedCitation":"(15)","plainTextFormattedCitation":"(15)","previouslyFormattedCitation":"(15)"},"properties":{"noteIndex":0},"schema":"https://github.com/citation-style-language/schema/raw/master/csl-citation.json"}</w:instrText>
      </w:r>
      <w:r w:rsidR="0039090E">
        <w:fldChar w:fldCharType="separate"/>
      </w:r>
      <w:r w:rsidR="00625E74" w:rsidRPr="00625E74">
        <w:rPr>
          <w:noProof/>
        </w:rPr>
        <w:t>(15)</w:t>
      </w:r>
      <w:r w:rsidR="0039090E">
        <w:fldChar w:fldCharType="end"/>
      </w:r>
      <w:r w:rsidR="0039090E">
        <w:t xml:space="preserve">, a sigmoidal function is used to </w:t>
      </w:r>
      <w:r w:rsidR="004F580E">
        <w:t>relate</w:t>
      </w:r>
      <w:r w:rsidR="0039090E">
        <w:t xml:space="preserve"> the total stimuli </w:t>
      </w:r>
      <m:oMath>
        <m:sSub>
          <m:sSubPr>
            <m:ctrlPr>
              <w:rPr>
                <w:rFonts w:ascii="Cambria Math" w:hAnsi="Cambria Math"/>
                <w:i/>
              </w:rPr>
            </m:ctrlPr>
          </m:sSubPr>
          <m:e>
            <m:r>
              <w:rPr>
                <w:rFonts w:ascii="Cambria Math" w:hAnsi="Cambria Math"/>
              </w:rPr>
              <m:t>s</m:t>
            </m:r>
          </m:e>
          <m:sub>
            <m:r>
              <w:rPr>
                <w:rFonts w:ascii="Cambria Math" w:hAnsi="Cambria Math"/>
              </w:rPr>
              <m:t>total</m:t>
            </m:r>
          </m:sub>
        </m:sSub>
      </m:oMath>
      <w:r w:rsidR="0039090E">
        <w:rPr>
          <w:rFonts w:eastAsiaTheme="minorEastAsia"/>
        </w:rPr>
        <w:t xml:space="preserve"> </w:t>
      </w:r>
      <w:r w:rsidR="0039090E">
        <w:t xml:space="preserve">to the activation function </w:t>
      </w:r>
      <m:oMath>
        <m:r>
          <w:rPr>
            <w:rFonts w:ascii="Cambria Math" w:hAnsi="Cambria Math"/>
          </w:rPr>
          <m:t>A</m:t>
        </m:r>
      </m:oMath>
      <w:r w:rsidR="0039090E">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
        <w:gridCol w:w="8428"/>
        <w:gridCol w:w="583"/>
      </w:tblGrid>
      <w:tr w:rsidR="0039090E" w14:paraId="2FF8BE56" w14:textId="77777777" w:rsidTr="00BE1723">
        <w:trPr>
          <w:trHeight w:val="341"/>
        </w:trPr>
        <w:tc>
          <w:tcPr>
            <w:tcW w:w="349" w:type="dxa"/>
            <w:vAlign w:val="center"/>
          </w:tcPr>
          <w:p w14:paraId="7DA715AB" w14:textId="77777777" w:rsidR="0039090E" w:rsidRDefault="0039090E" w:rsidP="002152E7">
            <w:pPr>
              <w:jc w:val="center"/>
            </w:pPr>
          </w:p>
        </w:tc>
        <w:tc>
          <w:tcPr>
            <w:tcW w:w="8428" w:type="dxa"/>
            <w:vAlign w:val="center"/>
          </w:tcPr>
          <w:p w14:paraId="0DF74A8B" w14:textId="71C129BA" w:rsidR="0039090E" w:rsidRPr="00F2269D" w:rsidRDefault="0039090E" w:rsidP="002152E7">
            <w:pPr>
              <w:jc w:val="center"/>
            </w:pPr>
            <m:oMathPara>
              <m:oMathParaPr>
                <m:jc m:val="center"/>
              </m:oMathParaPr>
              <m:oMath>
                <m:r>
                  <w:rPr>
                    <w:rFonts w:ascii="Cambria Math" w:hAnsi="Cambria Math"/>
                  </w:rPr>
                  <m:t>A=</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script"/>
                              </m:rPr>
                              <w:rPr>
                                <w:rFonts w:ascii="Cambria Math" w:hAnsi="Cambria Math"/>
                              </w:rPr>
                              <m:t>s</m:t>
                            </m:r>
                          </m:e>
                          <m:sub>
                            <m:r>
                              <w:rPr>
                                <w:rFonts w:ascii="Cambria Math" w:hAnsi="Cambria Math"/>
                              </w:rPr>
                              <m:t>total</m:t>
                            </m:r>
                          </m:sub>
                        </m:sSub>
                      </m:sup>
                    </m:sSup>
                  </m:den>
                </m:f>
                <m:r>
                  <w:rPr>
                    <w:rFonts w:ascii="Cambria Math" w:hAnsi="Cambria Math"/>
                  </w:rPr>
                  <m:t>.</m:t>
                </m:r>
              </m:oMath>
            </m:oMathPara>
          </w:p>
        </w:tc>
        <w:tc>
          <w:tcPr>
            <w:tcW w:w="583" w:type="dxa"/>
            <w:vAlign w:val="center"/>
          </w:tcPr>
          <w:p w14:paraId="62F36F11" w14:textId="2A380CD2" w:rsidR="0039090E" w:rsidRDefault="0039090E" w:rsidP="00BE1723">
            <w:pPr>
              <w:jc w:val="center"/>
            </w:pPr>
            <w:r>
              <w:t>(</w:t>
            </w:r>
            <w:bookmarkStart w:id="446" w:name="eq11"/>
            <w:r>
              <w:fldChar w:fldCharType="begin"/>
            </w:r>
            <w:r>
              <w:instrText xml:space="preserve"> SEQ Eq \* MERGEFORMAT </w:instrText>
            </w:r>
            <w:r>
              <w:fldChar w:fldCharType="separate"/>
            </w:r>
            <w:r w:rsidR="00925441">
              <w:rPr>
                <w:noProof/>
              </w:rPr>
              <w:t>13</w:t>
            </w:r>
            <w:r>
              <w:fldChar w:fldCharType="end"/>
            </w:r>
            <w:bookmarkEnd w:id="446"/>
            <w:r>
              <w:t>)</w:t>
            </w:r>
          </w:p>
        </w:tc>
      </w:tr>
    </w:tbl>
    <w:p w14:paraId="4897370A" w14:textId="00E1DFDF" w:rsidR="00310652" w:rsidRDefault="009B0840" w:rsidP="00310652">
      <w:pPr>
        <w:jc w:val="both"/>
        <w:rPr>
          <w:rFonts w:eastAsiaTheme="minorEastAsia"/>
        </w:rPr>
      </w:pPr>
      <w:r>
        <w:t>Therefore, the basal stimuli</w:t>
      </w:r>
      <w:r w:rsidR="00310652">
        <w:t xml:space="preserve"> </w:t>
      </w:r>
      <m:oMath>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oMath>
      <w:r w:rsidR="00310652">
        <w:rPr>
          <w:rFonts w:eastAsiaTheme="minorEastAsia"/>
        </w:rPr>
        <w:t xml:space="preserve"> </w:t>
      </w:r>
      <w:r w:rsidR="003177F9">
        <w:rPr>
          <w:rFonts w:eastAsiaTheme="minorEastAsia"/>
        </w:rPr>
        <w:t xml:space="preserve">for each vessel in the coronary tree </w:t>
      </w:r>
      <w:r w:rsidR="00310652">
        <w:rPr>
          <w:rFonts w:eastAsiaTheme="minorEastAsia"/>
        </w:rPr>
        <w:t xml:space="preserve">can be </w:t>
      </w:r>
      <w:r w:rsidR="001F39E1">
        <w:rPr>
          <w:rFonts w:eastAsiaTheme="minorEastAsia"/>
        </w:rPr>
        <w:t>calculated</w:t>
      </w:r>
      <w:r w:rsidR="00310652">
        <w:rPr>
          <w:rFonts w:eastAsiaTheme="minorEastAsia"/>
        </w:rPr>
        <w:t xml:space="preserve"> using </w:t>
      </w:r>
      <w:r w:rsidR="00B44022">
        <w:rPr>
          <w:rFonts w:eastAsiaTheme="minorEastAsia"/>
        </w:rPr>
        <w:t xml:space="preserve">the </w:t>
      </w:r>
      <w:r w:rsidR="00310652">
        <w:rPr>
          <w:rFonts w:eastAsiaTheme="minorEastAsia"/>
        </w:rPr>
        <w:t xml:space="preserve">homeostatic activation level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oMath>
      <w:r w:rsidR="00B44022">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
        <w:gridCol w:w="8428"/>
        <w:gridCol w:w="583"/>
      </w:tblGrid>
      <w:tr w:rsidR="00310652" w14:paraId="4EE36E5A" w14:textId="77777777" w:rsidTr="00BE1723">
        <w:trPr>
          <w:trHeight w:val="341"/>
        </w:trPr>
        <w:tc>
          <w:tcPr>
            <w:tcW w:w="349" w:type="dxa"/>
            <w:vAlign w:val="center"/>
          </w:tcPr>
          <w:p w14:paraId="6C2767E0" w14:textId="77777777" w:rsidR="00310652" w:rsidRDefault="00310652" w:rsidP="002152E7">
            <w:pPr>
              <w:jc w:val="center"/>
            </w:pPr>
          </w:p>
        </w:tc>
        <w:tc>
          <w:tcPr>
            <w:tcW w:w="8428" w:type="dxa"/>
            <w:vAlign w:val="center"/>
          </w:tcPr>
          <w:p w14:paraId="3EC8F622" w14:textId="77777777" w:rsidR="00310652" w:rsidRPr="00F2269D" w:rsidRDefault="00133A07" w:rsidP="002152E7">
            <w:pPr>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h</m:t>
                                </m:r>
                              </m:sub>
                            </m:sSub>
                          </m:num>
                          <m:den>
                            <m:sSub>
                              <m:sSubPr>
                                <m:ctrlPr>
                                  <w:rPr>
                                    <w:rFonts w:ascii="Cambria Math" w:hAnsi="Cambria Math"/>
                                    <w:i/>
                                  </w:rPr>
                                </m:ctrlPr>
                              </m:sSubPr>
                              <m:e>
                                <m:r>
                                  <w:rPr>
                                    <w:rFonts w:ascii="Cambria Math" w:hAnsi="Cambria Math"/>
                                  </w:rPr>
                                  <m:t>A</m:t>
                                </m:r>
                              </m:e>
                              <m:sub>
                                <m:r>
                                  <w:rPr>
                                    <w:rFonts w:ascii="Cambria Math" w:hAnsi="Cambria Math"/>
                                  </w:rPr>
                                  <m:t>h</m:t>
                                </m:r>
                              </m:sub>
                            </m:sSub>
                          </m:den>
                        </m:f>
                      </m:e>
                    </m:d>
                  </m:e>
                </m:func>
                <m:r>
                  <w:rPr>
                    <w:rFonts w:ascii="Cambria Math" w:hAnsi="Cambria Math"/>
                  </w:rPr>
                  <m:t>.</m:t>
                </m:r>
              </m:oMath>
            </m:oMathPara>
          </w:p>
        </w:tc>
        <w:tc>
          <w:tcPr>
            <w:tcW w:w="583" w:type="dxa"/>
            <w:vAlign w:val="center"/>
          </w:tcPr>
          <w:p w14:paraId="3E9756A3" w14:textId="061E7D3B" w:rsidR="00310652" w:rsidRDefault="00310652" w:rsidP="00BE1723">
            <w:pPr>
              <w:jc w:val="center"/>
            </w:pPr>
            <w:r>
              <w:t>(</w:t>
            </w:r>
            <w:fldSimple w:instr=" SEQ Eq \* MERGEFORMAT ">
              <w:r w:rsidR="00925441">
                <w:rPr>
                  <w:noProof/>
                </w:rPr>
                <w:t>14</w:t>
              </w:r>
            </w:fldSimple>
            <w:r>
              <w:t>)</w:t>
            </w:r>
          </w:p>
        </w:tc>
      </w:tr>
    </w:tbl>
    <w:p w14:paraId="3B098886" w14:textId="35D4205C" w:rsidR="00F5003F" w:rsidRPr="00F5003F" w:rsidRDefault="00F5003F" w:rsidP="0039090E">
      <w:pPr>
        <w:spacing w:before="240" w:after="240"/>
        <w:jc w:val="both"/>
      </w:pPr>
      <w:r>
        <w:t>Combining equations</w:t>
      </w:r>
      <w:r w:rsidR="009E590B">
        <w:t xml:space="preserve"> </w:t>
      </w:r>
      <w:r w:rsidR="004F580E">
        <w:rPr>
          <w:rFonts w:eastAsiaTheme="minorEastAsia"/>
        </w:rPr>
        <w:t>(</w:t>
      </w:r>
      <w:r w:rsidR="004F580E">
        <w:rPr>
          <w:rFonts w:eastAsiaTheme="minorEastAsia"/>
        </w:rPr>
        <w:fldChar w:fldCharType="begin"/>
      </w:r>
      <w:r w:rsidR="004F580E">
        <w:rPr>
          <w:rFonts w:eastAsiaTheme="minorEastAsia"/>
        </w:rPr>
        <w:instrText xml:space="preserve"> REF eq2_f \h </w:instrText>
      </w:r>
      <w:r w:rsidR="004F580E">
        <w:rPr>
          <w:rFonts w:eastAsiaTheme="minorEastAsia"/>
        </w:rPr>
      </w:r>
      <w:r w:rsidR="004F580E">
        <w:rPr>
          <w:rFonts w:eastAsiaTheme="minorEastAsia"/>
        </w:rPr>
        <w:fldChar w:fldCharType="separate"/>
      </w:r>
      <w:r w:rsidR="00925441">
        <w:rPr>
          <w:noProof/>
        </w:rPr>
        <w:t>2</w:t>
      </w:r>
      <w:r w:rsidR="004F580E">
        <w:rPr>
          <w:rFonts w:eastAsiaTheme="minorEastAsia"/>
        </w:rPr>
        <w:fldChar w:fldCharType="end"/>
      </w:r>
      <w:r w:rsidR="004F580E">
        <w:rPr>
          <w:rFonts w:eastAsiaTheme="minorEastAsia"/>
        </w:rPr>
        <w:t>)-</w:t>
      </w:r>
      <w:r w:rsidR="004F580E">
        <w:t>(</w:t>
      </w:r>
      <w:r w:rsidR="004F580E">
        <w:fldChar w:fldCharType="begin"/>
      </w:r>
      <w:r w:rsidR="004F580E">
        <w:instrText xml:space="preserve"> REF eq3_f \h </w:instrText>
      </w:r>
      <w:r w:rsidR="004F580E">
        <w:fldChar w:fldCharType="separate"/>
      </w:r>
      <w:r w:rsidR="00925441">
        <w:rPr>
          <w:noProof/>
        </w:rPr>
        <w:t>3</w:t>
      </w:r>
      <w:r w:rsidR="004F580E">
        <w:fldChar w:fldCharType="end"/>
      </w:r>
      <w:r w:rsidR="004F580E">
        <w:t>),</w:t>
      </w:r>
      <w:r w:rsidR="009E590B">
        <w:t>(</w:t>
      </w:r>
      <w:r w:rsidR="00625E74">
        <w:t xml:space="preserve"> </w:t>
      </w:r>
      <w:r w:rsidR="00625E74">
        <w:fldChar w:fldCharType="begin"/>
      </w:r>
      <w:r w:rsidR="00625E74">
        <w:instrText xml:space="preserve"> REF eq8 \h </w:instrText>
      </w:r>
      <w:r w:rsidR="00625E74">
        <w:fldChar w:fldCharType="separate"/>
      </w:r>
      <w:r w:rsidR="00625E74">
        <w:rPr>
          <w:noProof/>
        </w:rPr>
        <w:t>9</w:t>
      </w:r>
      <w:r w:rsidR="00625E74">
        <w:fldChar w:fldCharType="end"/>
      </w:r>
      <w:r w:rsidR="009E590B">
        <w:t>)-(</w:t>
      </w:r>
      <w:r w:rsidR="009E590B">
        <w:fldChar w:fldCharType="begin"/>
      </w:r>
      <w:r w:rsidR="009E590B">
        <w:instrText xml:space="preserve"> REF eq11 \h </w:instrText>
      </w:r>
      <w:r w:rsidR="009E590B">
        <w:fldChar w:fldCharType="separate"/>
      </w:r>
      <w:r w:rsidR="00925441">
        <w:rPr>
          <w:noProof/>
        </w:rPr>
        <w:t>13</w:t>
      </w:r>
      <w:r w:rsidR="009E590B">
        <w:fldChar w:fldCharType="end"/>
      </w:r>
      <w:r w:rsidR="009E590B">
        <w:t>)</w:t>
      </w:r>
      <w:r>
        <w:t xml:space="preserve">, we obtain expression for the total </w:t>
      </w:r>
      <w:r w:rsidR="00E4706D">
        <w:t xml:space="preserve">active </w:t>
      </w:r>
      <w:r>
        <w:t xml:space="preserve">SMC </w:t>
      </w:r>
      <w:del w:id="447" w:author="Hamidreza Gharahi" w:date="2020-08-27T14:24:00Z">
        <w:r w:rsidR="00E04AE5" w:rsidDel="00173C4A">
          <w:delText>tension</w:delText>
        </w:r>
        <w:r w:rsidDel="00173C4A">
          <w:delText xml:space="preserve"> </w:delText>
        </w:r>
      </w:del>
      <w:ins w:id="448" w:author="Hamidreza Gharahi" w:date="2020-08-27T14:24:00Z">
        <w:r w:rsidR="00173C4A">
          <w:t xml:space="preserve">stress </w:t>
        </w:r>
      </w:ins>
      <m:oMath>
        <m:r>
          <w:rPr>
            <w:rFonts w:ascii="Cambria Math" w:hAnsi="Cambria Math"/>
          </w:rPr>
          <m:t>S</m:t>
        </m:r>
      </m:oMath>
      <w:r>
        <w:t xml:space="preserve"> as a function of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rsidRPr="00F5003F">
        <w:t xml:space="preserve">, </w:t>
      </w:r>
      <m:oMath>
        <m:r>
          <w:rPr>
            <w:rFonts w:ascii="Cambria Math" w:hAnsi="Cambria Math"/>
          </w:rPr>
          <m:t>τ</m:t>
        </m:r>
      </m:oMath>
      <w:r w:rsidRPr="00F5003F">
        <w:t xml:space="preserve">, </w:t>
      </w:r>
      <w:r>
        <w:t>and</w:t>
      </w:r>
      <w:r w:rsidRPr="00F5003F">
        <w:t xml:space="preserve"> </w:t>
      </w:r>
      <m:oMath>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oMath>
      <w:r>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
        <w:gridCol w:w="8439"/>
        <w:gridCol w:w="583"/>
      </w:tblGrid>
      <w:tr w:rsidR="00F5003F" w14:paraId="28D74BE3" w14:textId="77777777" w:rsidTr="006B02E0">
        <w:trPr>
          <w:trHeight w:val="341"/>
        </w:trPr>
        <w:tc>
          <w:tcPr>
            <w:tcW w:w="355" w:type="dxa"/>
            <w:vAlign w:val="center"/>
          </w:tcPr>
          <w:p w14:paraId="27740066" w14:textId="77777777" w:rsidR="00F5003F" w:rsidRDefault="00F5003F" w:rsidP="00F5003F">
            <w:pPr>
              <w:jc w:val="center"/>
            </w:pPr>
          </w:p>
        </w:tc>
        <w:tc>
          <w:tcPr>
            <w:tcW w:w="8730" w:type="dxa"/>
          </w:tcPr>
          <w:p w14:paraId="28400F90" w14:textId="5AAC0E87" w:rsidR="00F5003F" w:rsidRPr="00F2269D" w:rsidRDefault="00F5003F" w:rsidP="00F5003F">
            <w:pPr>
              <w:jc w:val="center"/>
            </w:pPr>
            <m:oMathPara>
              <m:oMathParaPr>
                <m:jc m:val="center"/>
              </m:oMathParaPr>
              <m:oMath>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τ</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w:rPr>
                                <w:rFonts w:ascii="Cambria Math" w:hAnsi="Cambria Math"/>
                              </w:rPr>
                              <m:t>a</m:t>
                            </m:r>
                          </m:e>
                          <m:sub>
                            <m:r>
                              <w:rPr>
                                <w:rFonts w:ascii="Cambria Math" w:hAnsi="Cambria Math"/>
                              </w:rPr>
                              <m:t>τ</m:t>
                            </m:r>
                          </m:sub>
                        </m:sSub>
                        <m:d>
                          <m:dPr>
                            <m:ctrlPr>
                              <w:rPr>
                                <w:rFonts w:ascii="Cambria Math" w:hAnsi="Cambria Math"/>
                                <w:i/>
                              </w:rPr>
                            </m:ctrlPr>
                          </m:dPr>
                          <m:e>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h</m:t>
                                    </m:r>
                                  </m:sub>
                                </m:sSub>
                              </m:num>
                              <m:den>
                                <m:sSub>
                                  <m:sSubPr>
                                    <m:ctrlPr>
                                      <w:rPr>
                                        <w:rFonts w:ascii="Cambria Math" w:hAnsi="Cambria Math"/>
                                        <w:i/>
                                      </w:rPr>
                                    </m:ctrlPr>
                                  </m:sSubPr>
                                  <m:e>
                                    <m:r>
                                      <w:rPr>
                                        <w:rFonts w:ascii="Cambria Math" w:hAnsi="Cambria Math"/>
                                      </w:rPr>
                                      <m:t>τ</m:t>
                                    </m:r>
                                  </m:e>
                                  <m:sub>
                                    <m:r>
                                      <w:rPr>
                                        <w:rFonts w:ascii="Cambria Math" w:hAnsi="Cambria Math"/>
                                      </w:rPr>
                                      <m:t>h</m:t>
                                    </m:r>
                                  </m:sub>
                                </m:sSub>
                              </m:den>
                            </m:f>
                          </m:e>
                        </m:d>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w:rPr>
                                <w:rFonts w:ascii="Cambria Math" w:hAnsi="Cambria Math"/>
                              </w:rPr>
                              <m:t>a</m:t>
                            </m:r>
                          </m:e>
                          <m:sub>
                            <m:r>
                              <w:rPr>
                                <w:rFonts w:ascii="Cambria Math" w:hAnsi="Cambria Math"/>
                              </w:rPr>
                              <m:t>m</m:t>
                            </m:r>
                          </m:sub>
                        </m:sSub>
                        <m:d>
                          <m:dPr>
                            <m:ctrlPr>
                              <w:rPr>
                                <w:rFonts w:ascii="Cambria Math" w:hAnsi="Cambria Math"/>
                                <w:i/>
                              </w:rPr>
                            </m:ctrlPr>
                          </m:dPr>
                          <m:e>
                            <m:f>
                              <m:fPr>
                                <m:ctrlPr>
                                  <w:rPr>
                                    <w:rFonts w:ascii="Cambria Math" w:hAnsi="Cambria Math"/>
                                    <w:i/>
                                  </w:rPr>
                                </m:ctrlPr>
                              </m:fPr>
                              <m:num>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term</m:t>
                                    </m:r>
                                  </m:sub>
                                </m:sSub>
                              </m:num>
                              <m:den>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r>
                          <w:rPr>
                            <w:rFonts w:ascii="Cambria Math" w:hAnsi="Cambria Math"/>
                          </w:rPr>
                          <m:t>}</m:t>
                        </m:r>
                      </m:sup>
                    </m:sSup>
                  </m:den>
                </m:f>
                <m:sSub>
                  <m:sSubPr>
                    <m:ctrlPr>
                      <w:rPr>
                        <w:rFonts w:ascii="Cambria Math" w:hAnsi="Cambria Math"/>
                        <w:i/>
                      </w:rPr>
                    </m:ctrlPr>
                  </m:sSubPr>
                  <m:e>
                    <m:r>
                      <w:rPr>
                        <w:rFonts w:ascii="Cambria Math" w:hAnsi="Cambria Math"/>
                      </w:rPr>
                      <m:t>S</m:t>
                    </m:r>
                  </m:e>
                  <m:sub>
                    <m:r>
                      <w:rPr>
                        <w:rFonts w:ascii="Cambria Math" w:hAnsi="Cambria Math"/>
                      </w:rPr>
                      <m:t>max</m:t>
                    </m:r>
                  </m:sub>
                </m:sSub>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num>
                  <m:den>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0</m:t>
                        </m:r>
                      </m:sub>
                      <m:sup>
                        <m:r>
                          <w:rPr>
                            <w:rFonts w:ascii="Cambria Math" w:hAnsi="Cambria Math"/>
                          </w:rPr>
                          <m:t>β</m:t>
                        </m:r>
                      </m:sup>
                    </m:sSubSup>
                  </m:den>
                </m:f>
                <m:r>
                  <w:rPr>
                    <w:rFonts w:ascii="Cambria Math" w:hAnsi="Cambria Math"/>
                  </w:rPr>
                  <m:t>.</m:t>
                </m:r>
              </m:oMath>
            </m:oMathPara>
          </w:p>
        </w:tc>
        <w:tc>
          <w:tcPr>
            <w:tcW w:w="265" w:type="dxa"/>
            <w:vAlign w:val="center"/>
          </w:tcPr>
          <w:p w14:paraId="3CA1DE3B" w14:textId="2E3015D6" w:rsidR="00F5003F" w:rsidRDefault="00F5003F" w:rsidP="006B02E0">
            <w:pPr>
              <w:jc w:val="center"/>
            </w:pPr>
            <w:r>
              <w:t>(</w:t>
            </w:r>
            <w:fldSimple w:instr=" SEQ Eq \* MERGEFORMAT ">
              <w:r w:rsidR="00925441">
                <w:rPr>
                  <w:noProof/>
                </w:rPr>
                <w:t>15</w:t>
              </w:r>
            </w:fldSimple>
            <w:r>
              <w:t>)</w:t>
            </w:r>
          </w:p>
        </w:tc>
      </w:tr>
    </w:tbl>
    <w:p w14:paraId="7631DC2C" w14:textId="6D6B1EB2" w:rsidR="001C7892" w:rsidRDefault="00B70496" w:rsidP="002152E7">
      <w:pPr>
        <w:jc w:val="both"/>
        <w:rPr>
          <w:rFonts w:eastAsiaTheme="minorEastAsia"/>
        </w:rPr>
      </w:pPr>
      <w:r>
        <w:t xml:space="preserve">The scaling coefficients </w:t>
      </w:r>
      <m:oMath>
        <m:sSub>
          <m:sSubPr>
            <m:ctrlPr>
              <w:rPr>
                <w:rFonts w:ascii="Cambria Math" w:hAnsi="Cambria Math"/>
                <w:i/>
              </w:rPr>
            </m:ctrlPr>
          </m:sSubPr>
          <m:e>
            <m:r>
              <w:rPr>
                <w:rFonts w:ascii="Cambria Math" w:hAnsi="Cambria Math"/>
              </w:rPr>
              <m:t>a</m:t>
            </m:r>
          </m:e>
          <m:sub>
            <m:r>
              <w:rPr>
                <w:rFonts w:ascii="Cambria Math" w:hAnsi="Cambria Math"/>
              </w:rPr>
              <m:t>τ</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m:t>
            </m:r>
          </m:sub>
        </m:sSub>
      </m:oMath>
      <w:r>
        <w:rPr>
          <w:rFonts w:eastAsiaTheme="minorEastAsia"/>
        </w:rPr>
        <w:t xml:space="preserve"> for the autoregulation model are estimated using the collection of swine coronary autoregulation data in </w:t>
      </w:r>
      <w:r>
        <w:rPr>
          <w:rFonts w:eastAsiaTheme="minorEastAsia"/>
        </w:rPr>
        <w:fldChar w:fldCharType="begin" w:fldLock="1"/>
      </w:r>
      <w:r w:rsidR="007A38C3">
        <w:rPr>
          <w:rFonts w:eastAsiaTheme="minorEastAsia"/>
        </w:rPr>
        <w:instrText>ADDIN CSL_CITATION {"citationItems":[{"id":"ITEM-1","itemData":{"DOI":"10.3389/fphys.2018.00580","ISSN":"1664-042X","abstract":"Myogenic responses (pressure-dependent contractions) of coronary arterioles play a role in autoregulation (relatively constant flow vs. pressure). Publications on myogenic reactivity in swine coronaries vary in caliber, analysis, and degree of responsiveness. Further, data on myogenic responses and autoregulation in swine have not been completely compiled, compared, and modeled. Thus, it has been difficult to understand these physiological phenomena. Our purpose was to: a) analyze myogenic data with standard criteria; b) assign results to diameter categories defined by morphometry; and c) use our novel multiscale flow model to determine the extent to which ex vivo myogenic reactivity can explain autoregulation in vivo. When myogenic responses from the literature are an input for our model, the predicted coronary autoregulation approaches in vivo observations. More complete and appropriate data are now available to investigate the regulation of coronary blood flow in swine, a highly relevant model for human physiology and disease.","author":[{"dropping-particle":"","family":"Dick","given":"Gregory M.","non-dropping-particle":"","parse-names":false,"suffix":""},{"dropping-particle":"","family":"Namani","given":"Ravi","non-dropping-particle":"","parse-names":false,"suffix":""},{"dropping-particle":"","family":"Patel","given":"Bhavesh","non-dropping-particle":"","parse-names":false,"suffix":""},{"dropping-particle":"","family":"Kassab","given":"Ghassan S.","non-dropping-particle":"","parse-names":false,"suffix":""}],"container-title":"Frontiers in Physiology","id":"ITEM-1","issued":{"date-parts":[["2018","5","23"]]},"page":"580","publisher":"Frontiers","title":"Role of Coronary Myogenic Response in Pressure-Flow Autoregulation in Swine: A Meta-Analysis With Coronary Flow Modeling","type":"article-journal","volume":"9"},"uris":["http://www.mendeley.com/documents/?uuid=5f62ea06-21bc-35eb-953e-47c434865a05"]}],"mendeley":{"formattedCitation":"(20)","plainTextFormattedCitation":"(20)","previouslyFormattedCitation":"(20)"},"properties":{"noteIndex":0},"schema":"https://github.com/citation-style-language/schema/raw/master/csl-citation.json"}</w:instrText>
      </w:r>
      <w:r>
        <w:rPr>
          <w:rFonts w:eastAsiaTheme="minorEastAsia"/>
        </w:rPr>
        <w:fldChar w:fldCharType="separate"/>
      </w:r>
      <w:r w:rsidR="00947402" w:rsidRPr="00947402">
        <w:rPr>
          <w:rFonts w:eastAsiaTheme="minorEastAsia"/>
          <w:noProof/>
        </w:rPr>
        <w:t>(20)</w:t>
      </w:r>
      <w:r>
        <w:rPr>
          <w:rFonts w:eastAsiaTheme="minorEastAsia"/>
        </w:rPr>
        <w:fldChar w:fldCharType="end"/>
      </w:r>
      <w:r>
        <w:rPr>
          <w:rFonts w:eastAsiaTheme="minorEastAsia"/>
        </w:rPr>
        <w:t xml:space="preserve">. The procedure and the results of this calibration are </w:t>
      </w:r>
      <w:r w:rsidR="004F580E">
        <w:rPr>
          <w:rFonts w:eastAsiaTheme="minorEastAsia"/>
        </w:rPr>
        <w:t>described</w:t>
      </w:r>
      <w:r>
        <w:rPr>
          <w:rFonts w:eastAsiaTheme="minorEastAsia"/>
        </w:rPr>
        <w:t xml:space="preserve"> in </w:t>
      </w:r>
      <w:r w:rsidR="00FC2ED1">
        <w:rPr>
          <w:rFonts w:eastAsiaTheme="minorEastAsia"/>
        </w:rPr>
        <w:t>S</w:t>
      </w:r>
      <w:r>
        <w:rPr>
          <w:rFonts w:eastAsiaTheme="minorEastAsia"/>
        </w:rPr>
        <w:t>ection 3.</w:t>
      </w:r>
      <w:r w:rsidR="00BA578D">
        <w:rPr>
          <w:rFonts w:eastAsiaTheme="minorEastAsia"/>
        </w:rPr>
        <w:t>3</w:t>
      </w:r>
      <w:r>
        <w:rPr>
          <w:rFonts w:eastAsiaTheme="minorEastAsia"/>
        </w:rPr>
        <w:t>.</w:t>
      </w:r>
      <w:r w:rsidR="00850503">
        <w:rPr>
          <w:rFonts w:eastAsiaTheme="minorEastAsia"/>
        </w:rPr>
        <w:t xml:space="preserve"> </w:t>
      </w:r>
      <w:r w:rsidR="00850503" w:rsidRPr="00563E5B">
        <w:rPr>
          <w:rFonts w:eastAsiaTheme="minorEastAsia"/>
          <w:b/>
          <w:bCs/>
        </w:rPr>
        <w:fldChar w:fldCharType="begin"/>
      </w:r>
      <w:r w:rsidR="00850503" w:rsidRPr="00563E5B">
        <w:rPr>
          <w:rFonts w:eastAsiaTheme="minorEastAsia"/>
          <w:b/>
          <w:bCs/>
        </w:rPr>
        <w:instrText xml:space="preserve"> REF _Ref39743773 \h </w:instrText>
      </w:r>
      <w:r w:rsidR="00563E5B">
        <w:rPr>
          <w:rFonts w:eastAsiaTheme="minorEastAsia"/>
          <w:b/>
          <w:bCs/>
        </w:rPr>
        <w:instrText xml:space="preserve"> \* MERGEFORMAT </w:instrText>
      </w:r>
      <w:r w:rsidR="00850503" w:rsidRPr="00563E5B">
        <w:rPr>
          <w:rFonts w:eastAsiaTheme="minorEastAsia"/>
          <w:b/>
          <w:bCs/>
        </w:rPr>
      </w:r>
      <w:r w:rsidR="00850503" w:rsidRPr="00563E5B">
        <w:rPr>
          <w:rFonts w:eastAsiaTheme="minorEastAsia"/>
          <w:b/>
          <w:bCs/>
        </w:rPr>
        <w:fldChar w:fldCharType="separate"/>
      </w:r>
      <w:r w:rsidR="00925441" w:rsidRPr="00925441">
        <w:rPr>
          <w:b/>
          <w:bCs/>
        </w:rPr>
        <w:t xml:space="preserve">Table </w:t>
      </w:r>
      <w:r w:rsidR="00925441" w:rsidRPr="00925441">
        <w:rPr>
          <w:b/>
          <w:bCs/>
          <w:noProof/>
        </w:rPr>
        <w:t>3</w:t>
      </w:r>
      <w:r w:rsidR="00850503" w:rsidRPr="00563E5B">
        <w:rPr>
          <w:rFonts w:eastAsiaTheme="minorEastAsia"/>
          <w:b/>
          <w:bCs/>
        </w:rPr>
        <w:fldChar w:fldCharType="end"/>
      </w:r>
      <w:r w:rsidR="00850503">
        <w:rPr>
          <w:rFonts w:eastAsiaTheme="minorEastAsia"/>
        </w:rPr>
        <w:t xml:space="preserve"> summarizes the model parameters for the autoregulation model</w:t>
      </w:r>
      <w:r w:rsidR="00E20BDB">
        <w:rPr>
          <w:rFonts w:eastAsiaTheme="minorEastAsia"/>
        </w:rPr>
        <w:t xml:space="preserve"> and how the values are </w:t>
      </w:r>
      <w:r w:rsidR="005A5D62">
        <w:rPr>
          <w:rFonts w:eastAsiaTheme="minorEastAsia"/>
        </w:rPr>
        <w:t>estimated/</w:t>
      </w:r>
      <w:r w:rsidR="00E20BDB">
        <w:rPr>
          <w:rFonts w:eastAsiaTheme="minorEastAsia"/>
        </w:rPr>
        <w:t>prescribed</w:t>
      </w:r>
      <w:r w:rsidR="00850503">
        <w:rPr>
          <w:rFonts w:eastAsiaTheme="minorEastAsia"/>
        </w:rPr>
        <w:t>.</w:t>
      </w:r>
    </w:p>
    <w:p w14:paraId="275C47A3" w14:textId="52613B94" w:rsidR="00322E17" w:rsidRDefault="00322E17" w:rsidP="00322E17">
      <w:pPr>
        <w:pStyle w:val="Caption"/>
        <w:keepNext/>
      </w:pPr>
      <w:bookmarkStart w:id="449" w:name="_Ref39743773"/>
      <w:r>
        <w:t xml:space="preserve">Table </w:t>
      </w:r>
      <w:r w:rsidR="00133A07">
        <w:fldChar w:fldCharType="begin"/>
      </w:r>
      <w:r w:rsidR="00133A07">
        <w:instrText xml:space="preserve"> SEQ Table \* ARABIC </w:instrText>
      </w:r>
      <w:r w:rsidR="00133A07">
        <w:fldChar w:fldCharType="separate"/>
      </w:r>
      <w:r w:rsidR="00925441">
        <w:rPr>
          <w:noProof/>
        </w:rPr>
        <w:t>3</w:t>
      </w:r>
      <w:r w:rsidR="00133A07">
        <w:rPr>
          <w:noProof/>
        </w:rPr>
        <w:fldChar w:fldCharType="end"/>
      </w:r>
      <w:bookmarkEnd w:id="449"/>
      <w:r>
        <w:t xml:space="preserve">. </w:t>
      </w:r>
      <w:r w:rsidR="00C11C72">
        <w:t>Autoregulation model parameters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8"/>
        <w:gridCol w:w="4951"/>
        <w:gridCol w:w="828"/>
        <w:gridCol w:w="2312"/>
      </w:tblGrid>
      <w:tr w:rsidR="00AA3FD1" w:rsidRPr="00354986" w14:paraId="0FAD7B26" w14:textId="02FBA319" w:rsidTr="00E731A0">
        <w:trPr>
          <w:jc w:val="center"/>
        </w:trPr>
        <w:tc>
          <w:tcPr>
            <w:tcW w:w="0" w:type="auto"/>
            <w:tcBorders>
              <w:top w:val="single" w:sz="18" w:space="0" w:color="auto"/>
              <w:bottom w:val="single" w:sz="18" w:space="0" w:color="auto"/>
            </w:tcBorders>
            <w:vAlign w:val="center"/>
          </w:tcPr>
          <w:p w14:paraId="1A34F5CF" w14:textId="77777777" w:rsidR="00AA3FD1" w:rsidRPr="00354986" w:rsidRDefault="00AA3FD1" w:rsidP="00FB4B50">
            <w:pPr>
              <w:jc w:val="center"/>
              <w:rPr>
                <w:rFonts w:cstheme="majorBidi"/>
              </w:rPr>
            </w:pPr>
            <w:r w:rsidRPr="00354986">
              <w:rPr>
                <w:rFonts w:cstheme="majorBidi"/>
              </w:rPr>
              <w:t>Parameter</w:t>
            </w:r>
          </w:p>
        </w:tc>
        <w:tc>
          <w:tcPr>
            <w:tcW w:w="0" w:type="auto"/>
            <w:tcBorders>
              <w:top w:val="single" w:sz="18" w:space="0" w:color="auto"/>
              <w:bottom w:val="single" w:sz="18" w:space="0" w:color="auto"/>
            </w:tcBorders>
            <w:vAlign w:val="center"/>
          </w:tcPr>
          <w:p w14:paraId="7CC6C583" w14:textId="77777777" w:rsidR="00AA3FD1" w:rsidRPr="00354986" w:rsidRDefault="00AA3FD1" w:rsidP="00FB4B50">
            <w:pPr>
              <w:jc w:val="center"/>
              <w:rPr>
                <w:rFonts w:cstheme="majorBidi"/>
              </w:rPr>
            </w:pPr>
            <w:r w:rsidRPr="00354986">
              <w:rPr>
                <w:rFonts w:cstheme="majorBidi"/>
              </w:rPr>
              <w:t>Description</w:t>
            </w:r>
          </w:p>
        </w:tc>
        <w:tc>
          <w:tcPr>
            <w:tcW w:w="0" w:type="auto"/>
            <w:tcBorders>
              <w:top w:val="single" w:sz="18" w:space="0" w:color="auto"/>
              <w:bottom w:val="single" w:sz="18" w:space="0" w:color="auto"/>
            </w:tcBorders>
            <w:vAlign w:val="center"/>
          </w:tcPr>
          <w:p w14:paraId="35CE8418" w14:textId="0DCCFC36" w:rsidR="00AA3FD1" w:rsidRPr="00354986" w:rsidRDefault="00AA3FD1" w:rsidP="00FB4B50">
            <w:pPr>
              <w:jc w:val="center"/>
              <w:rPr>
                <w:rFonts w:cstheme="majorBidi"/>
              </w:rPr>
            </w:pPr>
            <w:r w:rsidRPr="00354986">
              <w:rPr>
                <w:rFonts w:cstheme="majorBidi"/>
              </w:rPr>
              <w:t>Unit</w:t>
            </w:r>
          </w:p>
        </w:tc>
        <w:tc>
          <w:tcPr>
            <w:tcW w:w="0" w:type="auto"/>
            <w:tcBorders>
              <w:top w:val="single" w:sz="18" w:space="0" w:color="auto"/>
              <w:bottom w:val="single" w:sz="18" w:space="0" w:color="auto"/>
            </w:tcBorders>
          </w:tcPr>
          <w:p w14:paraId="0AACA883" w14:textId="77777777" w:rsidR="00AA3FD1" w:rsidRPr="00354986" w:rsidRDefault="00AA3FD1" w:rsidP="00C17A12">
            <w:pPr>
              <w:jc w:val="center"/>
              <w:rPr>
                <w:rFonts w:cstheme="majorBidi"/>
              </w:rPr>
            </w:pPr>
          </w:p>
        </w:tc>
      </w:tr>
      <w:tr w:rsidR="00AA3FD1" w:rsidRPr="00354986" w14:paraId="65C9C74D" w14:textId="1CC96670" w:rsidTr="00E731A0">
        <w:trPr>
          <w:trHeight w:val="359"/>
          <w:jc w:val="center"/>
        </w:trPr>
        <w:tc>
          <w:tcPr>
            <w:tcW w:w="0" w:type="auto"/>
            <w:tcBorders>
              <w:top w:val="single" w:sz="18" w:space="0" w:color="auto"/>
              <w:bottom w:val="single" w:sz="4" w:space="0" w:color="000000"/>
            </w:tcBorders>
            <w:vAlign w:val="center"/>
          </w:tcPr>
          <w:p w14:paraId="0D5A0CA4" w14:textId="2DC851A1" w:rsidR="00AA3FD1" w:rsidRDefault="00133A07" w:rsidP="00FB4B50">
            <w:pPr>
              <w:jc w:val="center"/>
              <w:rPr>
                <w:rFonts w:ascii="Times New Roman" w:eastAsia="Calibri" w:hAnsi="Times New Roman" w:cs="Arial"/>
              </w:rPr>
            </w:pPr>
            <m:oMathPara>
              <m:oMath>
                <m:sSub>
                  <m:sSubPr>
                    <m:ctrlPr>
                      <w:rPr>
                        <w:rFonts w:ascii="Cambria Math" w:eastAsia="Calibri" w:hAnsi="Cambria Math" w:cstheme="majorBidi"/>
                        <w:i/>
                      </w:rPr>
                    </m:ctrlPr>
                  </m:sSubPr>
                  <m:e>
                    <m:r>
                      <w:rPr>
                        <w:rFonts w:ascii="Cambria Math" w:eastAsia="Calibri" w:hAnsi="Cambria Math" w:cstheme="majorBidi"/>
                      </w:rPr>
                      <m:t>a</m:t>
                    </m:r>
                  </m:e>
                  <m:sub>
                    <m:r>
                      <w:rPr>
                        <w:rFonts w:ascii="Cambria Math" w:eastAsia="Calibri" w:hAnsi="Cambria Math" w:cstheme="majorBidi"/>
                      </w:rPr>
                      <m:t>τ</m:t>
                    </m:r>
                  </m:sub>
                </m:sSub>
              </m:oMath>
            </m:oMathPara>
          </w:p>
        </w:tc>
        <w:tc>
          <w:tcPr>
            <w:tcW w:w="0" w:type="auto"/>
            <w:tcBorders>
              <w:top w:val="single" w:sz="18" w:space="0" w:color="auto"/>
              <w:bottom w:val="single" w:sz="4" w:space="0" w:color="000000"/>
            </w:tcBorders>
            <w:vAlign w:val="center"/>
          </w:tcPr>
          <w:p w14:paraId="52A3AD05" w14:textId="45D096AF" w:rsidR="00AA3FD1" w:rsidRPr="00354986" w:rsidRDefault="00AA3FD1" w:rsidP="00FB4B50">
            <w:pPr>
              <w:jc w:val="center"/>
              <w:rPr>
                <w:rFonts w:eastAsiaTheme="minorEastAsia" w:cstheme="majorBidi"/>
              </w:rPr>
            </w:pPr>
            <w:r>
              <w:rPr>
                <w:rFonts w:eastAsiaTheme="minorEastAsia" w:cstheme="majorBidi"/>
              </w:rPr>
              <w:t>Shear-dependent control scaling coefficient</w:t>
            </w:r>
          </w:p>
        </w:tc>
        <w:tc>
          <w:tcPr>
            <w:tcW w:w="0" w:type="auto"/>
            <w:tcBorders>
              <w:top w:val="single" w:sz="18" w:space="0" w:color="auto"/>
              <w:bottom w:val="single" w:sz="4" w:space="0" w:color="000000"/>
            </w:tcBorders>
            <w:vAlign w:val="center"/>
          </w:tcPr>
          <w:p w14:paraId="0DF205FF" w14:textId="38FFF6E8" w:rsidR="00AA3FD1" w:rsidRPr="00354986" w:rsidRDefault="00AA3FD1" w:rsidP="00FB4B50">
            <w:pPr>
              <w:jc w:val="center"/>
              <w:rPr>
                <w:rFonts w:eastAsiaTheme="minorEastAsia" w:cstheme="majorBidi"/>
              </w:rPr>
            </w:pPr>
            <w:r w:rsidRPr="00354986">
              <w:rPr>
                <w:rFonts w:cstheme="majorBidi"/>
              </w:rPr>
              <w:t>-</w:t>
            </w:r>
          </w:p>
        </w:tc>
        <w:tc>
          <w:tcPr>
            <w:tcW w:w="0" w:type="auto"/>
            <w:vMerge w:val="restart"/>
            <w:tcBorders>
              <w:top w:val="single" w:sz="18" w:space="0" w:color="auto"/>
            </w:tcBorders>
            <w:vAlign w:val="center"/>
          </w:tcPr>
          <w:p w14:paraId="398C77AA" w14:textId="77777777" w:rsidR="00B013FD" w:rsidRDefault="00AA3FD1">
            <w:pPr>
              <w:jc w:val="center"/>
              <w:rPr>
                <w:rFonts w:cstheme="majorBidi"/>
              </w:rPr>
            </w:pPr>
            <w:r>
              <w:rPr>
                <w:rFonts w:cstheme="majorBidi"/>
              </w:rPr>
              <w:t>Fit to experimental data</w:t>
            </w:r>
            <w:r w:rsidR="00A049FC">
              <w:rPr>
                <w:rFonts w:cstheme="majorBidi"/>
              </w:rPr>
              <w:t xml:space="preserve"> </w:t>
            </w:r>
          </w:p>
          <w:p w14:paraId="756B8DAC" w14:textId="69E54611" w:rsidR="00AA3FD1" w:rsidRPr="00354986" w:rsidRDefault="00973FB8">
            <w:pPr>
              <w:jc w:val="center"/>
              <w:rPr>
                <w:rFonts w:cstheme="majorBidi"/>
              </w:rPr>
            </w:pPr>
            <w:r w:rsidRPr="00973FB8">
              <w:rPr>
                <w:rFonts w:cstheme="majorBidi"/>
                <w:b/>
                <w:bCs/>
              </w:rPr>
              <w:fldChar w:fldCharType="begin"/>
            </w:r>
            <w:r w:rsidRPr="00973FB8">
              <w:rPr>
                <w:rFonts w:cstheme="majorBidi"/>
                <w:b/>
                <w:bCs/>
              </w:rPr>
              <w:instrText xml:space="preserve"> REF _Ref21004028 \h </w:instrText>
            </w:r>
            <w:r>
              <w:rPr>
                <w:rFonts w:cstheme="majorBidi"/>
                <w:b/>
                <w:bCs/>
              </w:rPr>
              <w:instrText xml:space="preserve"> \* MERGEFORMAT </w:instrText>
            </w:r>
            <w:r w:rsidRPr="00973FB8">
              <w:rPr>
                <w:rFonts w:cstheme="majorBidi"/>
                <w:b/>
                <w:bCs/>
              </w:rPr>
            </w:r>
            <w:r w:rsidRPr="00973FB8">
              <w:rPr>
                <w:rFonts w:cstheme="majorBidi"/>
                <w:b/>
                <w:bCs/>
              </w:rPr>
              <w:fldChar w:fldCharType="separate"/>
            </w:r>
            <w:r w:rsidR="00925441" w:rsidRPr="00925441">
              <w:rPr>
                <w:b/>
                <w:bCs/>
              </w:rPr>
              <w:t>Figure 9</w:t>
            </w:r>
            <w:r w:rsidRPr="00973FB8">
              <w:rPr>
                <w:rFonts w:cstheme="majorBidi"/>
                <w:b/>
                <w:bCs/>
              </w:rPr>
              <w:fldChar w:fldCharType="end"/>
            </w:r>
          </w:p>
        </w:tc>
      </w:tr>
      <w:tr w:rsidR="00AA3FD1" w:rsidRPr="00354986" w14:paraId="05DCB21C" w14:textId="3A26FCE1" w:rsidTr="00E731A0">
        <w:trPr>
          <w:trHeight w:val="359"/>
          <w:jc w:val="center"/>
        </w:trPr>
        <w:tc>
          <w:tcPr>
            <w:tcW w:w="0" w:type="auto"/>
            <w:tcBorders>
              <w:top w:val="single" w:sz="4" w:space="0" w:color="000000"/>
              <w:bottom w:val="single" w:sz="4" w:space="0" w:color="000000"/>
            </w:tcBorders>
            <w:vAlign w:val="center"/>
          </w:tcPr>
          <w:p w14:paraId="08EFC991" w14:textId="564F174F" w:rsidR="00AA3FD1" w:rsidRDefault="00133A07" w:rsidP="00FB4B50">
            <w:pPr>
              <w:jc w:val="center"/>
              <w:rPr>
                <w:rFonts w:ascii="Times New Roman" w:eastAsia="Calibri" w:hAnsi="Times New Roman" w:cs="Arial"/>
              </w:rPr>
            </w:pPr>
            <m:oMathPara>
              <m:oMath>
                <m:sSub>
                  <m:sSubPr>
                    <m:ctrlPr>
                      <w:rPr>
                        <w:rFonts w:ascii="Cambria Math" w:eastAsia="Calibri" w:hAnsi="Cambria Math" w:cs="Arial"/>
                        <w:i/>
                      </w:rPr>
                    </m:ctrlPr>
                  </m:sSubPr>
                  <m:e>
                    <m:r>
                      <w:rPr>
                        <w:rFonts w:ascii="Cambria Math" w:eastAsia="Calibri" w:hAnsi="Cambria Math" w:cs="Arial"/>
                      </w:rPr>
                      <m:t>a</m:t>
                    </m:r>
                  </m:e>
                  <m:sub>
                    <m:r>
                      <w:rPr>
                        <w:rFonts w:ascii="Cambria Math" w:eastAsia="Calibri" w:hAnsi="Cambria Math" w:cs="Arial"/>
                      </w:rPr>
                      <m:t>m</m:t>
                    </m:r>
                  </m:sub>
                </m:sSub>
              </m:oMath>
            </m:oMathPara>
          </w:p>
        </w:tc>
        <w:tc>
          <w:tcPr>
            <w:tcW w:w="0" w:type="auto"/>
            <w:tcBorders>
              <w:top w:val="single" w:sz="4" w:space="0" w:color="000000"/>
              <w:bottom w:val="single" w:sz="4" w:space="0" w:color="000000"/>
            </w:tcBorders>
            <w:vAlign w:val="center"/>
          </w:tcPr>
          <w:p w14:paraId="72146510" w14:textId="5704B0E6" w:rsidR="00AA3FD1" w:rsidRPr="00354986" w:rsidRDefault="00AA3FD1" w:rsidP="00FB4B50">
            <w:pPr>
              <w:jc w:val="center"/>
              <w:rPr>
                <w:rFonts w:eastAsiaTheme="minorEastAsia" w:cstheme="majorBidi"/>
              </w:rPr>
            </w:pPr>
            <w:r>
              <w:rPr>
                <w:rFonts w:cstheme="majorBidi"/>
              </w:rPr>
              <w:t>Metabolic control scaling coefficient</w:t>
            </w:r>
          </w:p>
        </w:tc>
        <w:tc>
          <w:tcPr>
            <w:tcW w:w="0" w:type="auto"/>
            <w:tcBorders>
              <w:top w:val="single" w:sz="4" w:space="0" w:color="000000"/>
              <w:bottom w:val="single" w:sz="4" w:space="0" w:color="000000"/>
            </w:tcBorders>
            <w:vAlign w:val="center"/>
          </w:tcPr>
          <w:p w14:paraId="5BA9CCFB" w14:textId="1D53ACF5" w:rsidR="00AA3FD1" w:rsidRPr="00354986" w:rsidRDefault="00AA3FD1" w:rsidP="00FB4B50">
            <w:pPr>
              <w:jc w:val="center"/>
              <w:rPr>
                <w:rFonts w:eastAsiaTheme="minorEastAsia" w:cstheme="majorBidi"/>
              </w:rPr>
            </w:pPr>
            <w:r>
              <w:t>-</w:t>
            </w:r>
          </w:p>
        </w:tc>
        <w:tc>
          <w:tcPr>
            <w:tcW w:w="0" w:type="auto"/>
            <w:vMerge/>
            <w:tcBorders>
              <w:bottom w:val="single" w:sz="4" w:space="0" w:color="000000"/>
            </w:tcBorders>
            <w:vAlign w:val="center"/>
          </w:tcPr>
          <w:p w14:paraId="04C00980" w14:textId="77777777" w:rsidR="00AA3FD1" w:rsidRDefault="00AA3FD1">
            <w:pPr>
              <w:jc w:val="center"/>
            </w:pPr>
          </w:p>
        </w:tc>
      </w:tr>
      <w:tr w:rsidR="00AA3FD1" w:rsidRPr="00354986" w14:paraId="0A238FFD" w14:textId="56392B19" w:rsidTr="00E731A0">
        <w:trPr>
          <w:trHeight w:val="359"/>
          <w:jc w:val="center"/>
        </w:trPr>
        <w:tc>
          <w:tcPr>
            <w:tcW w:w="0" w:type="auto"/>
            <w:tcBorders>
              <w:top w:val="single" w:sz="4" w:space="0" w:color="000000"/>
              <w:bottom w:val="single" w:sz="4" w:space="0" w:color="000000"/>
            </w:tcBorders>
            <w:vAlign w:val="center"/>
          </w:tcPr>
          <w:p w14:paraId="7EA988C0" w14:textId="63DB0A71" w:rsidR="00AA3FD1" w:rsidRPr="00354986" w:rsidRDefault="00133A07" w:rsidP="00FB4B50">
            <w:pPr>
              <w:jc w:val="cente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ϕ</m:t>
                    </m:r>
                  </m:e>
                  <m:sub>
                    <m:r>
                      <w:rPr>
                        <w:rFonts w:ascii="Cambria Math" w:eastAsiaTheme="minorEastAsia" w:hAnsi="Cambria Math" w:cstheme="majorBidi"/>
                      </w:rPr>
                      <m:t>τ</m:t>
                    </m:r>
                  </m:sub>
                </m:sSub>
              </m:oMath>
            </m:oMathPara>
          </w:p>
        </w:tc>
        <w:tc>
          <w:tcPr>
            <w:tcW w:w="0" w:type="auto"/>
            <w:tcBorders>
              <w:top w:val="single" w:sz="4" w:space="0" w:color="000000"/>
              <w:bottom w:val="single" w:sz="4" w:space="0" w:color="000000"/>
            </w:tcBorders>
            <w:vAlign w:val="center"/>
          </w:tcPr>
          <w:p w14:paraId="48F030E0" w14:textId="4B0DA529" w:rsidR="00AA3FD1" w:rsidRPr="00354986" w:rsidRDefault="00AA3FD1" w:rsidP="00FB4B50">
            <w:pPr>
              <w:jc w:val="center"/>
              <w:rPr>
                <w:rFonts w:eastAsiaTheme="minorEastAsia" w:cstheme="majorBidi"/>
              </w:rPr>
            </w:pPr>
            <w:r>
              <w:rPr>
                <w:rFonts w:eastAsiaTheme="minorEastAsia" w:cstheme="majorBidi"/>
              </w:rPr>
              <w:t xml:space="preserve">Size dependent magnitude of </w:t>
            </w:r>
            <w:r w:rsidR="00D948B7">
              <w:rPr>
                <w:rFonts w:eastAsiaTheme="minorEastAsia" w:cstheme="majorBidi"/>
              </w:rPr>
              <w:t>s</w:t>
            </w:r>
            <w:r>
              <w:rPr>
                <w:rFonts w:eastAsiaTheme="minorEastAsia" w:cstheme="majorBidi"/>
              </w:rPr>
              <w:t>hear-dependent control</w:t>
            </w:r>
          </w:p>
        </w:tc>
        <w:tc>
          <w:tcPr>
            <w:tcW w:w="0" w:type="auto"/>
            <w:tcBorders>
              <w:top w:val="single" w:sz="4" w:space="0" w:color="000000"/>
              <w:bottom w:val="single" w:sz="4" w:space="0" w:color="000000"/>
            </w:tcBorders>
            <w:vAlign w:val="center"/>
          </w:tcPr>
          <w:p w14:paraId="140DCD0F" w14:textId="731AE73D" w:rsidR="00AA3FD1" w:rsidRPr="00354986" w:rsidRDefault="00AA3FD1" w:rsidP="00FB4B50">
            <w:pPr>
              <w:jc w:val="center"/>
              <w:rPr>
                <w:rFonts w:eastAsiaTheme="minorEastAsia" w:cstheme="majorBidi"/>
              </w:rPr>
            </w:pPr>
            <w:r>
              <w:rPr>
                <w:rFonts w:eastAsiaTheme="minorEastAsia" w:cstheme="majorBidi"/>
              </w:rPr>
              <w:t>-</w:t>
            </w:r>
          </w:p>
        </w:tc>
        <w:tc>
          <w:tcPr>
            <w:tcW w:w="0" w:type="auto"/>
            <w:vMerge w:val="restart"/>
            <w:tcBorders>
              <w:top w:val="single" w:sz="4" w:space="0" w:color="000000"/>
            </w:tcBorders>
            <w:vAlign w:val="center"/>
          </w:tcPr>
          <w:p w14:paraId="6A372F61" w14:textId="0A07BAD6" w:rsidR="00AA3FD1" w:rsidRDefault="002C6AE6">
            <w:pPr>
              <w:jc w:val="center"/>
              <w:rPr>
                <w:rFonts w:eastAsiaTheme="minorEastAsia" w:cstheme="majorBidi"/>
              </w:rPr>
            </w:pPr>
            <w:r>
              <w:rPr>
                <w:rFonts w:eastAsiaTheme="minorEastAsia" w:cstheme="majorBidi"/>
              </w:rPr>
              <w:t>Prescribed</w:t>
            </w:r>
            <w:r w:rsidR="0083404D">
              <w:rPr>
                <w:rFonts w:eastAsiaTheme="minorEastAsia" w:cstheme="majorBidi"/>
              </w:rPr>
              <w:t xml:space="preserve"> </w:t>
            </w:r>
            <w:r w:rsidR="00574690">
              <w:rPr>
                <w:rFonts w:eastAsiaTheme="minorEastAsia" w:cstheme="majorBidi"/>
              </w:rPr>
              <w:t>(</w:t>
            </w:r>
            <w:r w:rsidR="0083404D" w:rsidRPr="0083404D">
              <w:rPr>
                <w:rFonts w:eastAsiaTheme="minorEastAsia" w:cstheme="majorBidi"/>
                <w:b/>
                <w:bCs/>
              </w:rPr>
              <w:fldChar w:fldCharType="begin"/>
            </w:r>
            <w:r w:rsidR="0083404D" w:rsidRPr="0083404D">
              <w:rPr>
                <w:rFonts w:eastAsiaTheme="minorEastAsia" w:cstheme="majorBidi"/>
                <w:b/>
                <w:bCs/>
              </w:rPr>
              <w:instrText xml:space="preserve"> REF _Ref21351286 \h </w:instrText>
            </w:r>
            <w:r w:rsidR="0083404D">
              <w:rPr>
                <w:rFonts w:eastAsiaTheme="minorEastAsia" w:cstheme="majorBidi"/>
                <w:b/>
                <w:bCs/>
              </w:rPr>
              <w:instrText xml:space="preserve"> \* MERGEFORMAT </w:instrText>
            </w:r>
            <w:r w:rsidR="0083404D" w:rsidRPr="0083404D">
              <w:rPr>
                <w:rFonts w:eastAsiaTheme="minorEastAsia" w:cstheme="majorBidi"/>
                <w:b/>
                <w:bCs/>
              </w:rPr>
            </w:r>
            <w:r w:rsidR="0083404D" w:rsidRPr="0083404D">
              <w:rPr>
                <w:rFonts w:eastAsiaTheme="minorEastAsia" w:cstheme="majorBidi"/>
                <w:b/>
                <w:bCs/>
              </w:rPr>
              <w:fldChar w:fldCharType="separate"/>
            </w:r>
            <w:r w:rsidR="00925441" w:rsidRPr="00925441">
              <w:rPr>
                <w:b/>
                <w:bCs/>
              </w:rPr>
              <w:t>Figure 2</w:t>
            </w:r>
            <w:r w:rsidR="0083404D" w:rsidRPr="0083404D">
              <w:rPr>
                <w:rFonts w:eastAsiaTheme="minorEastAsia" w:cstheme="majorBidi"/>
                <w:b/>
                <w:bCs/>
              </w:rPr>
              <w:fldChar w:fldCharType="end"/>
            </w:r>
            <w:r w:rsidR="00574690" w:rsidRPr="00574690">
              <w:rPr>
                <w:rFonts w:eastAsiaTheme="minorEastAsia" w:cstheme="majorBidi"/>
              </w:rPr>
              <w:t>)</w:t>
            </w:r>
          </w:p>
        </w:tc>
      </w:tr>
      <w:tr w:rsidR="00AA3FD1" w:rsidRPr="00354986" w14:paraId="42C59326" w14:textId="62217926" w:rsidTr="00E731A0">
        <w:trPr>
          <w:trHeight w:val="359"/>
          <w:jc w:val="center"/>
        </w:trPr>
        <w:tc>
          <w:tcPr>
            <w:tcW w:w="0" w:type="auto"/>
            <w:tcBorders>
              <w:top w:val="single" w:sz="4" w:space="0" w:color="000000"/>
              <w:bottom w:val="single" w:sz="4" w:space="0" w:color="000000"/>
            </w:tcBorders>
            <w:vAlign w:val="center"/>
          </w:tcPr>
          <w:p w14:paraId="115790FD" w14:textId="34D0CD3E" w:rsidR="00AA3FD1" w:rsidRPr="00354986" w:rsidRDefault="00133A07" w:rsidP="00FB4B50">
            <w:pPr>
              <w:jc w:val="center"/>
              <w:rPr>
                <w:rFonts w:cstheme="majorBidi"/>
              </w:rPr>
            </w:pPr>
            <m:oMathPara>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m</m:t>
                    </m:r>
                  </m:sub>
                </m:sSub>
              </m:oMath>
            </m:oMathPara>
          </w:p>
        </w:tc>
        <w:tc>
          <w:tcPr>
            <w:tcW w:w="0" w:type="auto"/>
            <w:tcBorders>
              <w:top w:val="single" w:sz="4" w:space="0" w:color="000000"/>
              <w:bottom w:val="single" w:sz="4" w:space="0" w:color="000000"/>
            </w:tcBorders>
            <w:vAlign w:val="center"/>
          </w:tcPr>
          <w:p w14:paraId="6761F69A" w14:textId="163F5DB7" w:rsidR="00AA3FD1" w:rsidRPr="00354986" w:rsidRDefault="00AA3FD1" w:rsidP="00FB4B50">
            <w:pPr>
              <w:jc w:val="center"/>
              <w:rPr>
                <w:rFonts w:eastAsiaTheme="minorEastAsia" w:cstheme="majorBidi"/>
              </w:rPr>
            </w:pPr>
            <w:r>
              <w:rPr>
                <w:rFonts w:eastAsiaTheme="minorEastAsia" w:cstheme="majorBidi"/>
              </w:rPr>
              <w:t>Size dependent magnitude of metabolic control</w:t>
            </w:r>
          </w:p>
        </w:tc>
        <w:tc>
          <w:tcPr>
            <w:tcW w:w="0" w:type="auto"/>
            <w:tcBorders>
              <w:top w:val="single" w:sz="4" w:space="0" w:color="000000"/>
              <w:bottom w:val="single" w:sz="4" w:space="0" w:color="000000"/>
            </w:tcBorders>
            <w:vAlign w:val="center"/>
          </w:tcPr>
          <w:p w14:paraId="3ECFBF79" w14:textId="519E0F27" w:rsidR="00AA3FD1" w:rsidRPr="00354986" w:rsidRDefault="00AA3FD1" w:rsidP="00FB4B50">
            <w:pPr>
              <w:jc w:val="center"/>
              <w:rPr>
                <w:rFonts w:eastAsiaTheme="minorEastAsia" w:cstheme="majorBidi"/>
              </w:rPr>
            </w:pPr>
            <w:r>
              <w:rPr>
                <w:rFonts w:eastAsiaTheme="minorEastAsia" w:cstheme="majorBidi"/>
              </w:rPr>
              <w:t>-</w:t>
            </w:r>
          </w:p>
        </w:tc>
        <w:tc>
          <w:tcPr>
            <w:tcW w:w="0" w:type="auto"/>
            <w:vMerge/>
            <w:tcBorders>
              <w:bottom w:val="single" w:sz="4" w:space="0" w:color="000000"/>
            </w:tcBorders>
            <w:vAlign w:val="center"/>
          </w:tcPr>
          <w:p w14:paraId="393189A3" w14:textId="77777777" w:rsidR="00AA3FD1" w:rsidRDefault="00AA3FD1">
            <w:pPr>
              <w:jc w:val="center"/>
              <w:rPr>
                <w:rFonts w:eastAsiaTheme="minorEastAsia" w:cstheme="majorBidi"/>
              </w:rPr>
            </w:pPr>
          </w:p>
        </w:tc>
      </w:tr>
      <w:tr w:rsidR="00AA3FD1" w:rsidRPr="00354986" w14:paraId="6F81DAE0" w14:textId="3C79FC18" w:rsidTr="00E731A0">
        <w:trPr>
          <w:trHeight w:val="359"/>
          <w:jc w:val="center"/>
        </w:trPr>
        <w:tc>
          <w:tcPr>
            <w:tcW w:w="0" w:type="auto"/>
            <w:tcBorders>
              <w:top w:val="single" w:sz="4" w:space="0" w:color="000000"/>
              <w:bottom w:val="single" w:sz="4" w:space="0" w:color="000000"/>
            </w:tcBorders>
            <w:vAlign w:val="center"/>
          </w:tcPr>
          <w:p w14:paraId="71FA4D1E" w14:textId="604DF329" w:rsidR="00AA3FD1" w:rsidRDefault="00133A07" w:rsidP="00FB4B50">
            <w:pPr>
              <w:jc w:val="center"/>
              <w:rPr>
                <w:rFonts w:ascii="Times New Roman" w:eastAsia="Calibri" w:hAnsi="Times New Roman" w:cs="Arial"/>
              </w:rPr>
            </w:pPr>
            <m:oMathPara>
              <m:oMath>
                <m:sSub>
                  <m:sSubPr>
                    <m:ctrlPr>
                      <w:rPr>
                        <w:rFonts w:ascii="Cambria Math" w:hAnsi="Cambria Math"/>
                        <w:i/>
                      </w:rPr>
                    </m:ctrlPr>
                  </m:sSubPr>
                  <m:e>
                    <m:r>
                      <w:rPr>
                        <w:rFonts w:ascii="Cambria Math" w:hAnsi="Cambria Math"/>
                      </w:rPr>
                      <m:t>S</m:t>
                    </m:r>
                  </m:e>
                  <m:sub>
                    <m:r>
                      <w:rPr>
                        <w:rFonts w:ascii="Cambria Math" w:hAnsi="Cambria Math"/>
                      </w:rPr>
                      <m:t>max</m:t>
                    </m:r>
                  </m:sub>
                </m:sSub>
              </m:oMath>
            </m:oMathPara>
          </w:p>
        </w:tc>
        <w:tc>
          <w:tcPr>
            <w:tcW w:w="0" w:type="auto"/>
            <w:tcBorders>
              <w:top w:val="single" w:sz="4" w:space="0" w:color="000000"/>
              <w:bottom w:val="single" w:sz="4" w:space="0" w:color="000000"/>
            </w:tcBorders>
            <w:vAlign w:val="center"/>
          </w:tcPr>
          <w:p w14:paraId="2A6D758E" w14:textId="323221EC" w:rsidR="00AA3FD1" w:rsidRDefault="00AA3FD1" w:rsidP="00FB4B50">
            <w:pPr>
              <w:jc w:val="center"/>
              <w:rPr>
                <w:rFonts w:eastAsiaTheme="minorEastAsia" w:cstheme="majorBidi"/>
              </w:rPr>
            </w:pPr>
            <w:r w:rsidRPr="00354986">
              <w:rPr>
                <w:rFonts w:eastAsia="Times New Roman" w:cstheme="majorBidi"/>
              </w:rPr>
              <w:t>Total maximum</w:t>
            </w:r>
            <w:r w:rsidR="00474FF0">
              <w:rPr>
                <w:rFonts w:eastAsia="Times New Roman" w:cstheme="majorBidi"/>
              </w:rPr>
              <w:t xml:space="preserve"> </w:t>
            </w:r>
            <w:del w:id="450" w:author="Hamidreza Gharahi" w:date="2020-08-27T14:24:00Z">
              <w:r w:rsidR="00474FF0" w:rsidDel="00845AE7">
                <w:rPr>
                  <w:rFonts w:eastAsia="Times New Roman" w:cstheme="majorBidi"/>
                </w:rPr>
                <w:delText>myogenic</w:delText>
              </w:r>
              <w:r w:rsidRPr="00354986" w:rsidDel="00845AE7">
                <w:rPr>
                  <w:rFonts w:eastAsia="Times New Roman" w:cstheme="majorBidi"/>
                </w:rPr>
                <w:delText xml:space="preserve"> </w:delText>
              </w:r>
            </w:del>
            <w:ins w:id="451" w:author="Hamidreza Gharahi" w:date="2020-08-27T14:24:00Z">
              <w:r w:rsidR="00845AE7">
                <w:rPr>
                  <w:rFonts w:eastAsia="Times New Roman" w:cstheme="majorBidi"/>
                </w:rPr>
                <w:t>active</w:t>
              </w:r>
              <w:r w:rsidR="00845AE7" w:rsidRPr="00354986">
                <w:rPr>
                  <w:rFonts w:eastAsia="Times New Roman" w:cstheme="majorBidi"/>
                </w:rPr>
                <w:t xml:space="preserve"> </w:t>
              </w:r>
            </w:ins>
            <w:del w:id="452" w:author="Hamidreza Gharahi" w:date="2020-08-27T14:24:00Z">
              <w:r w:rsidRPr="00354986" w:rsidDel="00807AB4">
                <w:rPr>
                  <w:rFonts w:eastAsia="Times New Roman" w:cstheme="majorBidi"/>
                </w:rPr>
                <w:delText>tension</w:delText>
              </w:r>
            </w:del>
            <w:ins w:id="453" w:author="Hamidreza Gharahi" w:date="2020-08-27T14:24:00Z">
              <w:r w:rsidR="00807AB4">
                <w:rPr>
                  <w:rFonts w:eastAsia="Times New Roman" w:cstheme="majorBidi"/>
                </w:rPr>
                <w:t>stress</w:t>
              </w:r>
            </w:ins>
          </w:p>
        </w:tc>
        <w:tc>
          <w:tcPr>
            <w:tcW w:w="0" w:type="auto"/>
            <w:tcBorders>
              <w:top w:val="single" w:sz="4" w:space="0" w:color="000000"/>
              <w:bottom w:val="single" w:sz="4" w:space="0" w:color="000000"/>
            </w:tcBorders>
            <w:vAlign w:val="center"/>
          </w:tcPr>
          <w:p w14:paraId="44439397" w14:textId="305490B7" w:rsidR="00AA3FD1" w:rsidRDefault="00AA3FD1" w:rsidP="00FB4B50">
            <w:pPr>
              <w:jc w:val="center"/>
              <w:rPr>
                <w:rFonts w:eastAsiaTheme="minorEastAsia" w:cstheme="majorBidi"/>
              </w:rPr>
            </w:pPr>
            <w:r>
              <w:rPr>
                <w:rFonts w:eastAsiaTheme="minorEastAsia" w:cstheme="majorBidi"/>
              </w:rPr>
              <w:t>MPa</w:t>
            </w:r>
          </w:p>
        </w:tc>
        <w:tc>
          <w:tcPr>
            <w:tcW w:w="0" w:type="auto"/>
            <w:vMerge w:val="restart"/>
            <w:tcBorders>
              <w:top w:val="single" w:sz="4" w:space="0" w:color="000000"/>
            </w:tcBorders>
            <w:vAlign w:val="center"/>
          </w:tcPr>
          <w:p w14:paraId="2EC9024E" w14:textId="053D77F5" w:rsidR="00AA3FD1" w:rsidRDefault="00E40767">
            <w:pPr>
              <w:jc w:val="center"/>
              <w:rPr>
                <w:rFonts w:eastAsiaTheme="minorEastAsia" w:cstheme="majorBidi"/>
              </w:rPr>
            </w:pPr>
            <w:r>
              <w:rPr>
                <w:rFonts w:eastAsiaTheme="minorEastAsia" w:cstheme="majorBidi"/>
              </w:rPr>
              <w:t>Section 2.1</w:t>
            </w:r>
          </w:p>
        </w:tc>
      </w:tr>
      <w:tr w:rsidR="00AA3FD1" w:rsidRPr="00354986" w14:paraId="3D860A7B" w14:textId="706A3F27" w:rsidTr="00E731A0">
        <w:trPr>
          <w:trHeight w:val="359"/>
          <w:jc w:val="center"/>
        </w:trPr>
        <w:tc>
          <w:tcPr>
            <w:tcW w:w="0" w:type="auto"/>
            <w:tcBorders>
              <w:top w:val="single" w:sz="4" w:space="0" w:color="000000"/>
              <w:bottom w:val="single" w:sz="4" w:space="0" w:color="000000"/>
            </w:tcBorders>
            <w:vAlign w:val="center"/>
          </w:tcPr>
          <w:p w14:paraId="63B6A71A" w14:textId="3A620509" w:rsidR="00AA3FD1" w:rsidRDefault="00AA3FD1" w:rsidP="00FB4B50">
            <w:pPr>
              <w:jc w:val="center"/>
              <w:rPr>
                <w:rFonts w:ascii="Times New Roman" w:eastAsia="Calibri" w:hAnsi="Times New Roman" w:cs="Arial"/>
              </w:rPr>
            </w:pPr>
            <m:oMathPara>
              <m:oMath>
                <m:r>
                  <w:rPr>
                    <w:rFonts w:ascii="Cambria Math" w:eastAsia="Calibri" w:hAnsi="Cambria Math" w:cs="Arial"/>
                  </w:rPr>
                  <m:t>β</m:t>
                </m:r>
              </m:oMath>
            </m:oMathPara>
          </w:p>
        </w:tc>
        <w:tc>
          <w:tcPr>
            <w:tcW w:w="0" w:type="auto"/>
            <w:tcBorders>
              <w:top w:val="single" w:sz="4" w:space="0" w:color="000000"/>
              <w:bottom w:val="single" w:sz="4" w:space="0" w:color="000000"/>
            </w:tcBorders>
            <w:vAlign w:val="center"/>
          </w:tcPr>
          <w:p w14:paraId="713587A7" w14:textId="2285B7BB" w:rsidR="00AA3FD1" w:rsidRDefault="00AA3FD1" w:rsidP="00FB4B50">
            <w:pPr>
              <w:jc w:val="center"/>
              <w:rPr>
                <w:rFonts w:eastAsiaTheme="minorEastAsia" w:cstheme="majorBidi"/>
              </w:rPr>
            </w:pPr>
            <w:r w:rsidRPr="00354986">
              <w:rPr>
                <w:rFonts w:cstheme="majorBidi"/>
              </w:rPr>
              <w:t>Hill curve slope</w:t>
            </w:r>
          </w:p>
        </w:tc>
        <w:tc>
          <w:tcPr>
            <w:tcW w:w="0" w:type="auto"/>
            <w:tcBorders>
              <w:top w:val="single" w:sz="4" w:space="0" w:color="000000"/>
              <w:bottom w:val="single" w:sz="4" w:space="0" w:color="000000"/>
            </w:tcBorders>
            <w:vAlign w:val="center"/>
          </w:tcPr>
          <w:p w14:paraId="2DA2117F" w14:textId="44B98F1D" w:rsidR="00AA3FD1" w:rsidRDefault="00AA3FD1" w:rsidP="00FB4B50">
            <w:pPr>
              <w:jc w:val="center"/>
              <w:rPr>
                <w:rFonts w:eastAsiaTheme="minorEastAsia" w:cstheme="majorBidi"/>
              </w:rPr>
            </w:pPr>
            <w:r>
              <w:rPr>
                <w:rFonts w:eastAsiaTheme="minorEastAsia" w:cstheme="majorBidi"/>
              </w:rPr>
              <w:t>-</w:t>
            </w:r>
          </w:p>
        </w:tc>
        <w:tc>
          <w:tcPr>
            <w:tcW w:w="0" w:type="auto"/>
            <w:vMerge/>
            <w:vAlign w:val="center"/>
          </w:tcPr>
          <w:p w14:paraId="3705ACAF" w14:textId="77777777" w:rsidR="00AA3FD1" w:rsidRDefault="00AA3FD1">
            <w:pPr>
              <w:jc w:val="center"/>
              <w:rPr>
                <w:rFonts w:eastAsiaTheme="minorEastAsia" w:cstheme="majorBidi"/>
              </w:rPr>
            </w:pPr>
          </w:p>
        </w:tc>
      </w:tr>
      <w:tr w:rsidR="00AA3FD1" w:rsidRPr="00354986" w14:paraId="095AA4AA" w14:textId="6FBE969B" w:rsidTr="00E731A0">
        <w:trPr>
          <w:trHeight w:val="359"/>
          <w:jc w:val="center"/>
        </w:trPr>
        <w:tc>
          <w:tcPr>
            <w:tcW w:w="0" w:type="auto"/>
            <w:tcBorders>
              <w:top w:val="single" w:sz="4" w:space="0" w:color="000000"/>
              <w:bottom w:val="single" w:sz="4" w:space="0" w:color="000000"/>
            </w:tcBorders>
            <w:vAlign w:val="center"/>
          </w:tcPr>
          <w:p w14:paraId="5A4CE640" w14:textId="1C2DAD42" w:rsidR="00AA3FD1" w:rsidRDefault="00133A07" w:rsidP="00FB4B50">
            <w:pPr>
              <w:jc w:val="center"/>
              <w:rPr>
                <w:rFonts w:ascii="Times New Roman" w:eastAsia="Calibri" w:hAnsi="Times New Roman" w:cs="Arial"/>
              </w:rPr>
            </w:pPr>
            <m:oMathPara>
              <m:oMath>
                <m:sSub>
                  <m:sSubPr>
                    <m:ctrlPr>
                      <w:rPr>
                        <w:rFonts w:ascii="Cambria Math" w:eastAsia="Calibri" w:hAnsi="Cambria Math" w:cs="Arial"/>
                        <w:i/>
                      </w:rPr>
                    </m:ctrlPr>
                  </m:sSubPr>
                  <m:e>
                    <m:r>
                      <w:rPr>
                        <w:rFonts w:ascii="Cambria Math" w:eastAsia="Calibri" w:hAnsi="Cambria Math" w:cs="Arial"/>
                      </w:rPr>
                      <m:t>p</m:t>
                    </m:r>
                  </m:e>
                  <m:sub>
                    <m:r>
                      <w:rPr>
                        <w:rFonts w:ascii="Cambria Math" w:eastAsia="Calibri" w:hAnsi="Cambria Math" w:cs="Arial"/>
                      </w:rPr>
                      <m:t>0</m:t>
                    </m:r>
                  </m:sub>
                </m:sSub>
              </m:oMath>
            </m:oMathPara>
          </w:p>
        </w:tc>
        <w:tc>
          <w:tcPr>
            <w:tcW w:w="0" w:type="auto"/>
            <w:tcBorders>
              <w:top w:val="single" w:sz="4" w:space="0" w:color="000000"/>
              <w:bottom w:val="single" w:sz="4" w:space="0" w:color="000000"/>
            </w:tcBorders>
            <w:vAlign w:val="center"/>
          </w:tcPr>
          <w:p w14:paraId="532A0FB9" w14:textId="7EE636CE" w:rsidR="00AA3FD1" w:rsidRDefault="00AA3FD1" w:rsidP="00FB4B50">
            <w:pPr>
              <w:jc w:val="center"/>
              <w:rPr>
                <w:rFonts w:eastAsiaTheme="minorEastAsia" w:cstheme="majorBidi"/>
              </w:rPr>
            </w:pPr>
            <w:r w:rsidRPr="00354986">
              <w:rPr>
                <w:rFonts w:cstheme="majorBidi"/>
              </w:rPr>
              <w:t>Hill curve offset</w:t>
            </w:r>
          </w:p>
        </w:tc>
        <w:tc>
          <w:tcPr>
            <w:tcW w:w="0" w:type="auto"/>
            <w:tcBorders>
              <w:top w:val="single" w:sz="4" w:space="0" w:color="000000"/>
              <w:bottom w:val="single" w:sz="4" w:space="0" w:color="000000"/>
            </w:tcBorders>
            <w:vAlign w:val="center"/>
          </w:tcPr>
          <w:p w14:paraId="0FAA0A52" w14:textId="254F4B6D" w:rsidR="00AA3FD1" w:rsidRDefault="00AA3FD1" w:rsidP="00FB4B50">
            <w:pPr>
              <w:jc w:val="center"/>
              <w:rPr>
                <w:rFonts w:eastAsiaTheme="minorEastAsia" w:cstheme="majorBidi"/>
              </w:rPr>
            </w:pPr>
            <w:r>
              <w:rPr>
                <w:rFonts w:eastAsiaTheme="minorEastAsia" w:cstheme="majorBidi"/>
              </w:rPr>
              <w:t>mmHg</w:t>
            </w:r>
          </w:p>
        </w:tc>
        <w:tc>
          <w:tcPr>
            <w:tcW w:w="0" w:type="auto"/>
            <w:vMerge/>
            <w:tcBorders>
              <w:bottom w:val="single" w:sz="4" w:space="0" w:color="000000"/>
            </w:tcBorders>
            <w:vAlign w:val="center"/>
          </w:tcPr>
          <w:p w14:paraId="7DA49AC3" w14:textId="77777777" w:rsidR="00AA3FD1" w:rsidRDefault="00AA3FD1">
            <w:pPr>
              <w:jc w:val="center"/>
              <w:rPr>
                <w:rFonts w:eastAsiaTheme="minorEastAsia" w:cstheme="majorBidi"/>
              </w:rPr>
            </w:pPr>
          </w:p>
        </w:tc>
      </w:tr>
      <w:tr w:rsidR="00AA3FD1" w:rsidRPr="00354986" w14:paraId="012423A8" w14:textId="2ED21EC1" w:rsidTr="00E731A0">
        <w:trPr>
          <w:trHeight w:val="359"/>
          <w:jc w:val="center"/>
        </w:trPr>
        <w:tc>
          <w:tcPr>
            <w:tcW w:w="0" w:type="auto"/>
            <w:tcBorders>
              <w:top w:val="single" w:sz="4" w:space="0" w:color="000000"/>
              <w:bottom w:val="single" w:sz="4" w:space="0" w:color="000000"/>
            </w:tcBorders>
            <w:vAlign w:val="center"/>
          </w:tcPr>
          <w:p w14:paraId="756BBC10" w14:textId="0D63C20B" w:rsidR="00AA3FD1" w:rsidRDefault="00133A07" w:rsidP="00FB4B50">
            <w:pPr>
              <w:jc w:val="center"/>
              <w:rPr>
                <w:rFonts w:ascii="Times New Roman" w:eastAsia="Calibri" w:hAnsi="Times New Roman" w:cs="Arial"/>
              </w:rPr>
            </w:pPr>
            <m:oMathPara>
              <m:oMath>
                <m:sSub>
                  <m:sSubPr>
                    <m:ctrlPr>
                      <w:rPr>
                        <w:rFonts w:ascii="Cambria Math" w:hAnsi="Cambria Math"/>
                        <w:i/>
                      </w:rPr>
                    </m:ctrlPr>
                  </m:sSubPr>
                  <m:e>
                    <m:r>
                      <w:rPr>
                        <w:rFonts w:ascii="Cambria Math" w:hAnsi="Cambria Math"/>
                      </w:rPr>
                      <m:t>τ</m:t>
                    </m:r>
                  </m:e>
                  <m:sub>
                    <m:r>
                      <w:rPr>
                        <w:rFonts w:ascii="Cambria Math" w:hAnsi="Cambria Math"/>
                      </w:rPr>
                      <m:t>h</m:t>
                    </m:r>
                  </m:sub>
                </m:sSub>
              </m:oMath>
            </m:oMathPara>
          </w:p>
        </w:tc>
        <w:tc>
          <w:tcPr>
            <w:tcW w:w="0" w:type="auto"/>
            <w:tcBorders>
              <w:top w:val="single" w:sz="4" w:space="0" w:color="000000"/>
              <w:bottom w:val="single" w:sz="4" w:space="0" w:color="000000"/>
            </w:tcBorders>
            <w:vAlign w:val="center"/>
          </w:tcPr>
          <w:p w14:paraId="411A9564" w14:textId="08C070CA" w:rsidR="00AA3FD1" w:rsidRDefault="00AA3FD1" w:rsidP="00FB4B50">
            <w:pPr>
              <w:jc w:val="center"/>
              <w:rPr>
                <w:rFonts w:eastAsiaTheme="minorEastAsia" w:cstheme="majorBidi"/>
              </w:rPr>
            </w:pPr>
            <w:r>
              <w:rPr>
                <w:rFonts w:eastAsiaTheme="minorEastAsia" w:cstheme="majorBidi"/>
              </w:rPr>
              <w:t>Homeostatic wall shear stress</w:t>
            </w:r>
          </w:p>
        </w:tc>
        <w:tc>
          <w:tcPr>
            <w:tcW w:w="0" w:type="auto"/>
            <w:tcBorders>
              <w:top w:val="single" w:sz="4" w:space="0" w:color="000000"/>
              <w:bottom w:val="single" w:sz="4" w:space="0" w:color="000000"/>
            </w:tcBorders>
            <w:vAlign w:val="center"/>
          </w:tcPr>
          <w:p w14:paraId="33E2069A" w14:textId="103C3F70" w:rsidR="00AA3FD1" w:rsidRDefault="00AA3FD1" w:rsidP="00FB4B50">
            <w:pPr>
              <w:jc w:val="center"/>
              <w:rPr>
                <w:rFonts w:eastAsiaTheme="minorEastAsia" w:cstheme="majorBidi"/>
              </w:rPr>
            </w:pPr>
            <w:r>
              <w:rPr>
                <w:rFonts w:eastAsiaTheme="minorEastAsia" w:cstheme="majorBidi"/>
              </w:rPr>
              <w:t>Pa</w:t>
            </w:r>
          </w:p>
        </w:tc>
        <w:tc>
          <w:tcPr>
            <w:tcW w:w="0" w:type="auto"/>
            <w:vMerge w:val="restart"/>
            <w:tcBorders>
              <w:top w:val="single" w:sz="4" w:space="0" w:color="000000"/>
            </w:tcBorders>
            <w:vAlign w:val="center"/>
          </w:tcPr>
          <w:p w14:paraId="4DF2ABF4" w14:textId="5FDDA5F9" w:rsidR="00AA3FD1" w:rsidRDefault="00AA3FD1">
            <w:pPr>
              <w:jc w:val="center"/>
              <w:rPr>
                <w:rFonts w:eastAsiaTheme="minorEastAsia" w:cstheme="majorBidi"/>
              </w:rPr>
            </w:pPr>
            <w:r>
              <w:rPr>
                <w:rFonts w:eastAsiaTheme="minorEastAsia" w:cstheme="majorBidi"/>
              </w:rPr>
              <w:t>Section 2.2</w:t>
            </w:r>
          </w:p>
        </w:tc>
      </w:tr>
      <w:tr w:rsidR="00AA3FD1" w:rsidRPr="00354986" w14:paraId="65FB4CAC" w14:textId="71BB814F" w:rsidTr="00E731A0">
        <w:trPr>
          <w:trHeight w:val="359"/>
          <w:jc w:val="center"/>
        </w:trPr>
        <w:tc>
          <w:tcPr>
            <w:tcW w:w="0" w:type="auto"/>
            <w:tcBorders>
              <w:top w:val="single" w:sz="4" w:space="0" w:color="000000"/>
              <w:bottom w:val="single" w:sz="4" w:space="0" w:color="000000"/>
            </w:tcBorders>
            <w:vAlign w:val="center"/>
          </w:tcPr>
          <w:p w14:paraId="78DF2104" w14:textId="31E3D0D5" w:rsidR="00AA3FD1" w:rsidRDefault="00133A07" w:rsidP="00FB4B50">
            <w:pPr>
              <w:jc w:val="center"/>
              <w:rPr>
                <w:rFonts w:ascii="Times New Roman" w:eastAsia="Calibri" w:hAnsi="Times New Roman" w:cs="Arial"/>
              </w:rPr>
            </w:pPr>
            <m:oMathPara>
              <m:oMath>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oMath>
            </m:oMathPara>
          </w:p>
        </w:tc>
        <w:tc>
          <w:tcPr>
            <w:tcW w:w="0" w:type="auto"/>
            <w:tcBorders>
              <w:top w:val="single" w:sz="4" w:space="0" w:color="000000"/>
              <w:bottom w:val="single" w:sz="4" w:space="0" w:color="000000"/>
            </w:tcBorders>
            <w:vAlign w:val="center"/>
          </w:tcPr>
          <w:p w14:paraId="230284D3" w14:textId="405BE203" w:rsidR="00AA3FD1" w:rsidRDefault="00AA3FD1" w:rsidP="00FB4B50">
            <w:pPr>
              <w:jc w:val="center"/>
              <w:rPr>
                <w:rFonts w:eastAsiaTheme="minorEastAsia" w:cstheme="majorBidi"/>
              </w:rPr>
            </w:pPr>
            <w:r>
              <w:rPr>
                <w:rFonts w:eastAsiaTheme="minorEastAsia" w:cstheme="majorBidi"/>
              </w:rPr>
              <w:t>Target flow</w:t>
            </w:r>
          </w:p>
        </w:tc>
        <w:tc>
          <w:tcPr>
            <w:tcW w:w="0" w:type="auto"/>
            <w:tcBorders>
              <w:top w:val="single" w:sz="4" w:space="0" w:color="000000"/>
              <w:bottom w:val="single" w:sz="4" w:space="0" w:color="000000"/>
            </w:tcBorders>
            <w:vAlign w:val="center"/>
          </w:tcPr>
          <w:p w14:paraId="32AE5B8F" w14:textId="108B99BA" w:rsidR="00AA3FD1" w:rsidRDefault="00AA3FD1" w:rsidP="00FB4B50">
            <w:pPr>
              <w:jc w:val="center"/>
              <w:rPr>
                <w:rFonts w:eastAsiaTheme="minorEastAsia" w:cstheme="majorBidi"/>
              </w:rPr>
            </w:pPr>
            <w:r w:rsidRPr="003A7BF7">
              <w:t>mm</w:t>
            </w:r>
            <w:r w:rsidRPr="008E08C9">
              <w:rPr>
                <w:vertAlign w:val="superscript"/>
              </w:rPr>
              <w:t>3</w:t>
            </w:r>
            <w:r w:rsidRPr="003A7BF7">
              <w:t>/s</w:t>
            </w:r>
          </w:p>
        </w:tc>
        <w:tc>
          <w:tcPr>
            <w:tcW w:w="0" w:type="auto"/>
            <w:vMerge/>
          </w:tcPr>
          <w:p w14:paraId="415CB374" w14:textId="77777777" w:rsidR="00AA3FD1" w:rsidRPr="003A7BF7" w:rsidRDefault="00AA3FD1" w:rsidP="009C4F8E">
            <w:pPr>
              <w:jc w:val="center"/>
            </w:pPr>
          </w:p>
        </w:tc>
      </w:tr>
      <w:tr w:rsidR="00AA3FD1" w:rsidRPr="00354986" w14:paraId="44CD009E" w14:textId="1C5D3771" w:rsidTr="00E731A0">
        <w:trPr>
          <w:trHeight w:val="359"/>
          <w:jc w:val="center"/>
        </w:trPr>
        <w:tc>
          <w:tcPr>
            <w:tcW w:w="0" w:type="auto"/>
            <w:tcBorders>
              <w:top w:val="single" w:sz="4" w:space="0" w:color="000000"/>
              <w:bottom w:val="single" w:sz="4" w:space="0" w:color="000000"/>
            </w:tcBorders>
            <w:vAlign w:val="center"/>
          </w:tcPr>
          <w:p w14:paraId="12204946" w14:textId="6CB2D57B" w:rsidR="00AA3FD1" w:rsidRDefault="00133A07" w:rsidP="00FB4B50">
            <w:pPr>
              <w:jc w:val="center"/>
              <w:rPr>
                <w:rFonts w:ascii="Times New Roman" w:eastAsia="Calibri" w:hAnsi="Times New Roman" w:cs="Arial"/>
              </w:rPr>
            </w:pPr>
            <m:oMathPara>
              <m:oMath>
                <m:sSub>
                  <m:sSubPr>
                    <m:ctrlPr>
                      <w:rPr>
                        <w:rFonts w:ascii="Cambria Math" w:hAnsi="Cambria Math"/>
                        <w:i/>
                      </w:rPr>
                    </m:ctrlPr>
                  </m:sSubPr>
                  <m:e>
                    <m:r>
                      <w:rPr>
                        <w:rFonts w:ascii="Cambria Math" w:hAnsi="Cambria Math"/>
                      </w:rPr>
                      <m:t>A</m:t>
                    </m:r>
                  </m:e>
                  <m:sub>
                    <m:r>
                      <w:rPr>
                        <w:rFonts w:ascii="Cambria Math" w:hAnsi="Cambria Math"/>
                      </w:rPr>
                      <m:t>h</m:t>
                    </m:r>
                  </m:sub>
                </m:sSub>
              </m:oMath>
            </m:oMathPara>
          </w:p>
        </w:tc>
        <w:tc>
          <w:tcPr>
            <w:tcW w:w="0" w:type="auto"/>
            <w:tcBorders>
              <w:top w:val="single" w:sz="4" w:space="0" w:color="000000"/>
              <w:bottom w:val="single" w:sz="4" w:space="0" w:color="000000"/>
            </w:tcBorders>
            <w:vAlign w:val="center"/>
          </w:tcPr>
          <w:p w14:paraId="7BA7B59A" w14:textId="0B7FF50F" w:rsidR="00AA3FD1" w:rsidRDefault="00474FF0" w:rsidP="00FB4B50">
            <w:pPr>
              <w:jc w:val="center"/>
              <w:rPr>
                <w:rFonts w:eastAsiaTheme="minorEastAsia" w:cstheme="majorBidi"/>
              </w:rPr>
            </w:pPr>
            <w:r>
              <w:rPr>
                <w:rFonts w:eastAsiaTheme="minorEastAsia" w:cstheme="majorBidi"/>
              </w:rPr>
              <w:t>H</w:t>
            </w:r>
            <w:r w:rsidRPr="00474FF0">
              <w:rPr>
                <w:rFonts w:eastAsiaTheme="minorEastAsia" w:cstheme="majorBidi"/>
              </w:rPr>
              <w:t>omeostatic activation level</w:t>
            </w:r>
          </w:p>
        </w:tc>
        <w:tc>
          <w:tcPr>
            <w:tcW w:w="0" w:type="auto"/>
            <w:tcBorders>
              <w:top w:val="single" w:sz="4" w:space="0" w:color="000000"/>
              <w:bottom w:val="single" w:sz="4" w:space="0" w:color="000000"/>
            </w:tcBorders>
            <w:vAlign w:val="center"/>
          </w:tcPr>
          <w:p w14:paraId="6BEED778" w14:textId="323CB0E5" w:rsidR="00AA3FD1" w:rsidRDefault="00AA3FD1" w:rsidP="00FB4B50">
            <w:pPr>
              <w:jc w:val="center"/>
              <w:rPr>
                <w:rFonts w:eastAsiaTheme="minorEastAsia" w:cstheme="majorBidi"/>
              </w:rPr>
            </w:pPr>
            <w:r>
              <w:rPr>
                <w:rFonts w:eastAsiaTheme="minorEastAsia" w:cstheme="majorBidi"/>
              </w:rPr>
              <w:t>-</w:t>
            </w:r>
          </w:p>
        </w:tc>
        <w:tc>
          <w:tcPr>
            <w:tcW w:w="0" w:type="auto"/>
            <w:vMerge/>
            <w:tcBorders>
              <w:bottom w:val="single" w:sz="4" w:space="0" w:color="000000"/>
            </w:tcBorders>
          </w:tcPr>
          <w:p w14:paraId="3F24BCC6" w14:textId="77777777" w:rsidR="00AA3FD1" w:rsidRDefault="00AA3FD1" w:rsidP="009C4F8E">
            <w:pPr>
              <w:jc w:val="center"/>
              <w:rPr>
                <w:rFonts w:eastAsiaTheme="minorEastAsia" w:cstheme="majorBidi"/>
              </w:rPr>
            </w:pPr>
          </w:p>
        </w:tc>
      </w:tr>
    </w:tbl>
    <w:p w14:paraId="7FD84ADE" w14:textId="77777777" w:rsidR="00322E17" w:rsidRDefault="00322E17" w:rsidP="00E731A0">
      <w:pPr>
        <w:keepNext/>
      </w:pPr>
    </w:p>
    <w:p w14:paraId="1F1CB976" w14:textId="163B261D" w:rsidR="00953C19" w:rsidRDefault="00953C19" w:rsidP="00A63839">
      <w:pPr>
        <w:keepNext/>
        <w:jc w:val="center"/>
      </w:pPr>
      <w:r w:rsidRPr="00953C19">
        <w:rPr>
          <w:noProof/>
        </w:rPr>
        <w:drawing>
          <wp:inline distT="0" distB="0" distL="0" distR="0" wp14:anchorId="5B648B31" wp14:editId="09EB46F8">
            <wp:extent cx="3068244" cy="230118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harahih\Desktop\CoronaryProject_UMICH\Tree_CMM_Autoregulation\Figs\weights.emf"/>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068244" cy="2301183"/>
                    </a:xfrm>
                    <a:prstGeom prst="rect">
                      <a:avLst/>
                    </a:prstGeom>
                    <a:noFill/>
                    <a:ln>
                      <a:noFill/>
                    </a:ln>
                  </pic:spPr>
                </pic:pic>
              </a:graphicData>
            </a:graphic>
          </wp:inline>
        </w:drawing>
      </w:r>
    </w:p>
    <w:p w14:paraId="357BA907" w14:textId="71CD3725" w:rsidR="00953C19" w:rsidRDefault="00953C19" w:rsidP="00A63839">
      <w:pPr>
        <w:pStyle w:val="Caption"/>
      </w:pPr>
      <w:bookmarkStart w:id="454" w:name="_Ref21351286"/>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2</w:t>
      </w:r>
      <w:r w:rsidR="00830068">
        <w:rPr>
          <w:noProof/>
        </w:rPr>
        <w:fldChar w:fldCharType="end"/>
      </w:r>
      <w:bookmarkEnd w:id="454"/>
      <w:r>
        <w:t xml:space="preserve">. </w:t>
      </w:r>
      <w:r w:rsidR="00845551">
        <w:t>Magnitude</w:t>
      </w:r>
      <w:r>
        <w:t xml:space="preserve"> of </w:t>
      </w:r>
      <w:r w:rsidR="000D5D2F">
        <w:t>the shear-dependent and metabolic</w:t>
      </w:r>
      <w:r>
        <w:t xml:space="preserve"> mechanism</w:t>
      </w:r>
      <w:r w:rsidR="000D5D2F">
        <w:t>s</w:t>
      </w:r>
      <w:r>
        <w:t xml:space="preserve">, based </w:t>
      </w:r>
      <w:r w:rsidRPr="00861D0F">
        <w:t xml:space="preserve">on </w:t>
      </w:r>
      <w:r w:rsidRPr="00861D0F">
        <w:fldChar w:fldCharType="begin" w:fldLock="1"/>
      </w:r>
      <w:r w:rsidR="003F6F36">
        <w:instrText>ADDIN CSL_CITATION {"citationItems":[{"id":"ITEM-1","itemData":{"DOI":"10.1152/ajpheart.1988.255.6.H1558","ISSN":"0002-9513","PMID":"2462367","abstract":"The goal of this study was to examine myogenic responses of isolated porcine subepicardial and subendocardial arterioles (80-100 micron in diameter) within physiological ranges of intraluminal pressure. Arterioles were located by perfusion with india ink-gelatin solution then dissected and cannulated with glass micropipettes. Intraluminal pressure was altered in 20-cmH2O steps over the range of 20-140 cmH2O. IN physiological salt solution (36-37 degrees C), the coronary arterioles developed spontaneous tone and exhibited myogenic responses. At the lower pressures (20-60 cmH2O), subendocardial arterioles responded passively (diameter decreased from a control diameter at 60 cmH2O), whereas subepicardial arterioles maintained their diameters. At higher pressures (100-140 cmH2O), both subepicardial and subendocardial arterioles demonstrated myogenic constriction, but subepicardial arterioles demonstrated greater myogenic constriction than subendocardial arterioles. This implies that myogenic autoregulation in subepicardial arterioles is better than that in the subendocardial arterioles at both low and high pressures. In the presence of nitroprusside (10(-4) M), all arterioles responded to pressure changes passively, and there were no differences between subepicardial and subendocardial vessels. The functional integrity of the endothelium was verified by relaxation to substance P (10(-7) M). This is the first in vitro study to demonstrate coronary myogenic activity and transmural differences in these arteriolar responses. Our data support the concept that myogenic mechanisms in 80 to 100-micron arterioles may actively contribute to autoregulation of coronary blood flow.","author":[{"dropping-particle":"","family":"Kuo","given":"L","non-dropping-particle":"","parse-names":false,"suffix":""},{"dropping-particle":"","family":"Davis","given":"M J","non-dropping-particle":"","parse-names":false,"suffix":""},{"dropping-particle":"","family":"Chilian","given":"W M","non-dropping-particle":"","parse-names":false,"suffix":""}],"container-title":"The American journal of physiology","id":"ITEM-1","issue":"6 Pt 2","issued":{"date-parts":[["1988","12"]]},"page":"H1558-62","title":"Myogenic activity in isolated subepicardial and subendocardial coronary arterioles.","type":"article-journal","volume":"255"},"uris":["http://www.mendeley.com/documents/?uuid=0d9c8dbf-b0fd-372a-b0c7-085f358807bb"]},{"id":"ITEM-2","itemData":{"ISSN":"0009-7330","PMID":"2297810","abstract":"The purpose of this study was to determine the coronary microvascular sites of autoregulation. The epimyocardial coronary microcirculation was observed through an intravital microscope by stroboscopic epi-illumination in anesthetized open-chest dogs (n = 20). Aortic pressure and heart rate were held constant by an aortic snare and atrial pacing, respectively. Distal pressure of the left anterior descending coronary artery was controlled by a screw occluder on the proximal left anterior descending coronary artery and monitored with a 24-gauge plastic cannula inserted into the branch or distal portion of the left anterior descending coronary artery. Distal pressure of the left anterior descending coronary artery was stepwisely reduced to 59 +/- 1 mm Hg (mild stenosis, n = 20) and 38 +/- 1 mm Hg (severe stenosis, n = 16). In the left circumflex coronary artery area, myocardial blood flow measured with radioactive microspheres to subepicardium, midmyocardium, and subendocardium did not change with the mild and severe stenosis from control. In the left anterior descending coronary artery area, myocardial blood flow to each layer remained at nearly control level with the mild stenosis but was reduced in midmyocardium and subendocardium with the severe stenosis. With the mild stenosis, diameters of coronary arterial microvessels less than 100 microns in diameter dilated, and those larger than 100 microns in diameter did not change. The magnitude of vasodilation in small arterial microvessels was inversely related to control diameter. With the severe stenosis, small arterial microvessels dilated, and simultaneously, large arterial microvessels constricted. Again, the magnitude of vasodilation in small arterial microvessels was inversely related to control diameter.(ABSTRACT TRUNCATED AT 250 WORDS)","author":[{"dropping-particle":"","family":"Kanatsuka","given":"H","non-dropping-particle":"","parse-names":false,"suffix":""},{"dropping-particle":"","family":"Lamping","given":"K G","non-dropping-particle":"","parse-names":false,"suffix":""},{"dropping-particle":"","family":"Eastham","given":"C L","non-dropping-particle":"","parse-names":false,"suffix":""},{"dropping-particle":"","family":"Marcus","given":"M L","non-dropping-particle":"","parse-names":false,"suffix":""}],"container-title":"Circulation research","id":"ITEM-2","issue":"2","issued":{"date-parts":[["1990","2"]]},"page":"389-96","title":"Heterogeneous changes in epimyocardial microvascular size during graded coronary stenosis. Evidence of the microvascular site for autoregulation.","type":"article-journal","volume":"66"},"uris":["http://www.mendeley.com/documents/?uuid=4b2ed602-b6b1-3b97-a586-0fe8ad1c7e53"]},{"id":"ITEM-3","itemData":{"DOI":"10.1161/01.CIR.92.3.518","ISSN":"0009-7322","abstract":"Background Coronary microvessels (&lt;300 μm in diameter) have been demonstrated to be important in the regulation of local resistance and flow. Recent studies also suggest that these microvessels are more responsive to physiological and pharmacological stimuli than conduit vessels. However, little is known regarding the relative sensitivity of different microvascular segments in response to flow (shear stress) and agonists. The goal of this study was to test the hypothesis that a longitudinal gradient for shear stress– and agonist-induced dilation exists in the coronary microcirculation. Methods and Results Experiments were performed in four different sizes of porcine subepicardial coronary arterial microvessels: small arterioles (40±1-μm ID with resting tone); intermediate arterioles (60±1 μm); large arterioles (106±4 μm); and small arteries (179±9 μm). Vessels were isolated and cannulated to allow luminal pressure and flow to be independently controlled. All vessels developed active tone (to ≈65% to 75% o...","author":[{"dropping-particle":"","family":"Kuo","given":"L.","non-dropping-particle":"","parse-names":false,"suffix":""},{"dropping-particle":"","family":"Davis","given":"Michael J.","non-dropping-particle":"","parse-names":false,"suffix":""},{"dropping-particle":"","family":"Chilian","given":"William M.","non-dropping-particle":"","parse-names":false,"suffix":""}],"container-title":"Circulation","id":"ITEM-3","issue":"3","issued":{"date-parts":[["1995","8","1"]]},"page":"518-525","publisher":"Lippincott Williams &amp; Wilkins","title":"Longitudinal Gradients for Endothelium-Dependent and -Independent Vascular Responses in the Coronary Microcirculation","type":"article-journal","volume":"92"},"uris":["http://www.mendeley.com/documents/?uuid=42087a14-5910-335d-8cac-de02e0b92f69"]},{"id":"ITEM-4","itemData":{"DOI":"10.1056/NEJMra061889","ISSN":"0028-4793","author":[{"dropping-particle":"","family":"Camici","given":"Paolo G.","non-dropping-particle":"","parse-names":false,"suffix":""},{"dropping-particle":"","family":"Crea","given":"Filippo","non-dropping-particle":"","parse-names":false,"suffix":""}],"container-title":"New England Journal of Medicine","id":"ITEM-4","issue":"8","issued":{"date-parts":[["2007","2","22"]]},"page":"830-840","title":"Coronary Microvascular Dysfunction","type":"article-journal","volume":"356"},"uris":["http://www.mendeley.com/documents/?uuid=4231e81d-f2b8-3f03-b503-b20a4643cee6"]}],"mendeley":{"formattedCitation":"(13, 44, 52, 53)","plainTextFormattedCitation":"(13, 44, 52, 53)","previouslyFormattedCitation":"(13, 43, 51, 52)"},"properties":{"noteIndex":0},"schema":"https://github.com/citation-style-language/schema/raw/master/csl-citation.json"}</w:instrText>
      </w:r>
      <w:r w:rsidRPr="00861D0F">
        <w:fldChar w:fldCharType="separate"/>
      </w:r>
      <w:r w:rsidR="003F6F36" w:rsidRPr="003F6F36">
        <w:rPr>
          <w:b w:val="0"/>
          <w:noProof/>
        </w:rPr>
        <w:t>(13, 44, 52, 53)</w:t>
      </w:r>
      <w:r w:rsidRPr="00861D0F">
        <w:fldChar w:fldCharType="end"/>
      </w:r>
      <w:r w:rsidR="00DC535D">
        <w:t>.</w:t>
      </w:r>
      <w:r w:rsidR="00C67C26">
        <w:t xml:space="preserve"> </w:t>
      </w:r>
      <w:r w:rsidR="009A62E8">
        <w:t>The shear-dependent mechanism is weak in arteriole</w:t>
      </w:r>
      <w:r w:rsidR="007A3660">
        <w:t>s</w:t>
      </w:r>
      <w:r w:rsidR="009A62E8">
        <w:t xml:space="preserve"> smaller than 100 </w:t>
      </w:r>
      <w:r w:rsidR="009A62E8" w:rsidRPr="009A62E8">
        <w:rPr>
          <w:rFonts w:eastAsiaTheme="minorEastAsia"/>
        </w:rPr>
        <w:t>μm</w:t>
      </w:r>
      <w:r w:rsidR="009A62E8">
        <w:rPr>
          <w:rFonts w:eastAsiaTheme="minorEastAsia"/>
        </w:rPr>
        <w:t>.</w:t>
      </w:r>
      <w:r w:rsidR="00D31D3C">
        <w:rPr>
          <w:rFonts w:eastAsiaTheme="minorEastAsia"/>
        </w:rPr>
        <w:t xml:space="preserve"> </w:t>
      </w:r>
      <w:r w:rsidR="00241AE9">
        <w:rPr>
          <w:rFonts w:eastAsiaTheme="minorEastAsia"/>
        </w:rPr>
        <w:t>A</w:t>
      </w:r>
      <w:r w:rsidR="00D31D3C">
        <w:rPr>
          <w:rFonts w:eastAsiaTheme="minorEastAsia"/>
        </w:rPr>
        <w:t xml:space="preserve"> metabolic </w:t>
      </w:r>
      <w:r w:rsidR="00241AE9">
        <w:rPr>
          <w:rFonts w:eastAsiaTheme="minorEastAsia"/>
        </w:rPr>
        <w:t>signal</w:t>
      </w:r>
      <w:r w:rsidR="00D31D3C">
        <w:rPr>
          <w:rFonts w:eastAsiaTheme="minorEastAsia"/>
        </w:rPr>
        <w:t xml:space="preserve"> is initiated </w:t>
      </w:r>
      <w:r w:rsidR="00FB7260">
        <w:rPr>
          <w:rFonts w:eastAsiaTheme="minorEastAsia"/>
        </w:rPr>
        <w:t>at the end of terminal vessels</w:t>
      </w:r>
      <w:r w:rsidR="00D31D3C">
        <w:rPr>
          <w:rFonts w:eastAsiaTheme="minorEastAsia"/>
        </w:rPr>
        <w:t xml:space="preserve"> </w:t>
      </w:r>
      <w:r w:rsidR="00FB7260">
        <w:rPr>
          <w:rFonts w:eastAsiaTheme="minorEastAsia"/>
        </w:rPr>
        <w:t>(</w:t>
      </w:r>
      <w:r w:rsidR="00D31D3C">
        <w:rPr>
          <w:rFonts w:eastAsiaTheme="minorEastAsia"/>
        </w:rPr>
        <w:t>capillaries</w:t>
      </w:r>
      <w:r w:rsidR="00C4526F">
        <w:rPr>
          <w:rFonts w:eastAsiaTheme="minorEastAsia"/>
        </w:rPr>
        <w:t>/venules</w:t>
      </w:r>
      <w:r w:rsidR="00FB7260">
        <w:rPr>
          <w:rFonts w:eastAsiaTheme="minorEastAsia"/>
        </w:rPr>
        <w:t>)</w:t>
      </w:r>
      <w:r w:rsidR="00D31D3C">
        <w:rPr>
          <w:rFonts w:eastAsiaTheme="minorEastAsia"/>
        </w:rPr>
        <w:t xml:space="preserve"> and </w:t>
      </w:r>
      <w:r w:rsidR="00686442">
        <w:rPr>
          <w:rFonts w:eastAsiaTheme="minorEastAsia"/>
        </w:rPr>
        <w:t xml:space="preserve">is </w:t>
      </w:r>
      <w:r w:rsidR="00D31D3C">
        <w:rPr>
          <w:rFonts w:eastAsiaTheme="minorEastAsia"/>
        </w:rPr>
        <w:t>conducted upstream to coronary arterioles</w:t>
      </w:r>
      <w:r w:rsidR="00AC1BDE">
        <w:rPr>
          <w:rFonts w:eastAsiaTheme="minorEastAsia"/>
        </w:rPr>
        <w:t>,</w:t>
      </w:r>
      <w:r w:rsidR="00D31D3C">
        <w:rPr>
          <w:rFonts w:eastAsiaTheme="minorEastAsia"/>
        </w:rPr>
        <w:t xml:space="preserve"> where signals from different </w:t>
      </w:r>
      <w:r w:rsidR="00430631">
        <w:rPr>
          <w:rFonts w:eastAsiaTheme="minorEastAsia"/>
        </w:rPr>
        <w:t>terminal vessels</w:t>
      </w:r>
      <w:r w:rsidR="00D31D3C">
        <w:rPr>
          <w:rFonts w:eastAsiaTheme="minorEastAsia"/>
        </w:rPr>
        <w:t xml:space="preserve"> are </w:t>
      </w:r>
      <w:r w:rsidR="006653BF">
        <w:rPr>
          <w:rFonts w:eastAsiaTheme="minorEastAsia"/>
        </w:rPr>
        <w:t>integrated</w:t>
      </w:r>
      <w:r w:rsidR="00D31D3C">
        <w:rPr>
          <w:rFonts w:eastAsiaTheme="minorEastAsia"/>
        </w:rPr>
        <w:t xml:space="preserve">. The </w:t>
      </w:r>
      <w:r w:rsidR="007A3660">
        <w:rPr>
          <w:rFonts w:eastAsiaTheme="minorEastAsia"/>
        </w:rPr>
        <w:t xml:space="preserve">metabolic </w:t>
      </w:r>
      <w:r w:rsidR="00FE5F02">
        <w:rPr>
          <w:rFonts w:eastAsiaTheme="minorEastAsia"/>
        </w:rPr>
        <w:t>signal</w:t>
      </w:r>
      <w:r w:rsidR="00E7760C">
        <w:rPr>
          <w:rFonts w:eastAsiaTheme="minorEastAsia"/>
        </w:rPr>
        <w:t xml:space="preserve">, however, </w:t>
      </w:r>
      <w:r w:rsidR="00474FF0">
        <w:rPr>
          <w:rFonts w:eastAsiaTheme="minorEastAsia"/>
        </w:rPr>
        <w:t xml:space="preserve">decreases </w:t>
      </w:r>
      <w:r w:rsidR="00E7760C">
        <w:rPr>
          <w:rFonts w:eastAsiaTheme="minorEastAsia"/>
        </w:rPr>
        <w:t xml:space="preserve">exponentially </w:t>
      </w:r>
      <w:r w:rsidR="00474FF0">
        <w:rPr>
          <w:rFonts w:eastAsiaTheme="minorEastAsia"/>
        </w:rPr>
        <w:t>for larger vessels</w:t>
      </w:r>
      <w:r w:rsidR="00D31D3C">
        <w:rPr>
          <w:rFonts w:eastAsiaTheme="minorEastAsia"/>
        </w:rPr>
        <w:t>.</w:t>
      </w:r>
      <w:r w:rsidR="00281656">
        <w:rPr>
          <w:rFonts w:eastAsiaTheme="minorEastAsia"/>
        </w:rPr>
        <w:t xml:space="preserve"> </w:t>
      </w:r>
      <w:r w:rsidR="00474FF0">
        <w:rPr>
          <w:rFonts w:eastAsiaTheme="minorEastAsia"/>
        </w:rPr>
        <w:t>T</w:t>
      </w:r>
      <w:r w:rsidR="00281656">
        <w:rPr>
          <w:rFonts w:eastAsiaTheme="minorEastAsia"/>
        </w:rPr>
        <w:t xml:space="preserve">he magnitude of the metabolic mechanism </w:t>
      </w:r>
      <w:r w:rsidR="00474FF0">
        <w:rPr>
          <w:rFonts w:eastAsiaTheme="minorEastAsia"/>
        </w:rPr>
        <w:t xml:space="preserve">was assumed </w:t>
      </w:r>
      <w:r w:rsidR="0076136F">
        <w:rPr>
          <w:rFonts w:eastAsiaTheme="minorEastAsia"/>
        </w:rPr>
        <w:t xml:space="preserve">to </w:t>
      </w:r>
      <w:r w:rsidR="00281656">
        <w:rPr>
          <w:rFonts w:eastAsiaTheme="minorEastAsia"/>
        </w:rPr>
        <w:t xml:space="preserve">be highest </w:t>
      </w:r>
      <w:r w:rsidR="00474FF0">
        <w:rPr>
          <w:rFonts w:eastAsiaTheme="minorEastAsia"/>
        </w:rPr>
        <w:t>at</w:t>
      </w:r>
      <w:r w:rsidR="00281656">
        <w:rPr>
          <w:rFonts w:eastAsiaTheme="minorEastAsia"/>
        </w:rPr>
        <w:t xml:space="preserve"> </w:t>
      </w:r>
      <w:r w:rsidR="00474FF0">
        <w:rPr>
          <w:rFonts w:eastAsiaTheme="minorEastAsia"/>
        </w:rPr>
        <w:t xml:space="preserve">the </w:t>
      </w:r>
      <w:r w:rsidR="00281656">
        <w:rPr>
          <w:rFonts w:eastAsiaTheme="minorEastAsia"/>
        </w:rPr>
        <w:t>arteriol</w:t>
      </w:r>
      <w:r w:rsidR="00474FF0">
        <w:rPr>
          <w:rFonts w:eastAsiaTheme="minorEastAsia"/>
        </w:rPr>
        <w:t>es</w:t>
      </w:r>
      <w:r w:rsidR="00281656">
        <w:rPr>
          <w:rFonts w:eastAsiaTheme="minorEastAsia"/>
        </w:rPr>
        <w:t xml:space="preserve"> </w:t>
      </w:r>
      <w:r w:rsidR="00474FF0">
        <w:rPr>
          <w:rFonts w:eastAsiaTheme="minorEastAsia"/>
        </w:rPr>
        <w:t>(</w:t>
      </w:r>
      <w:r w:rsidR="00281656">
        <w:rPr>
          <w:rFonts w:eastAsiaTheme="minorEastAsia"/>
        </w:rPr>
        <w:t xml:space="preserve">peak at 50 </w:t>
      </w:r>
      <w:r w:rsidR="00281656" w:rsidRPr="009A62E8">
        <w:rPr>
          <w:rFonts w:eastAsiaTheme="minorEastAsia"/>
        </w:rPr>
        <w:t>μm</w:t>
      </w:r>
      <w:r w:rsidR="00474FF0">
        <w:rPr>
          <w:rFonts w:eastAsiaTheme="minorEastAsia"/>
        </w:rPr>
        <w:t>)</w:t>
      </w:r>
      <w:r w:rsidR="00281656">
        <w:rPr>
          <w:rFonts w:eastAsiaTheme="minorEastAsia"/>
        </w:rPr>
        <w:t>.</w:t>
      </w:r>
    </w:p>
    <w:p w14:paraId="348F5285" w14:textId="7419CFA8" w:rsidR="009E590B" w:rsidRDefault="009E590B" w:rsidP="009E590B">
      <w:pPr>
        <w:spacing w:before="240" w:after="240"/>
        <w:jc w:val="both"/>
      </w:pPr>
      <w:r>
        <w:t xml:space="preserve">The coronary pressure will therefore critically determine the relative contribution of the different control mechanisms down the coronary tree. Pressure and </w:t>
      </w:r>
      <w:r w:rsidR="00507A6C">
        <w:t>f</w:t>
      </w:r>
      <w:r>
        <w:t xml:space="preserve">low rates are calculated in each individual vessel of the entire coronary tree. A change in input coronary pressure elicits a new hemodynamic state and corresponding stimuli from each control mechanism. New SMC activation levels and </w:t>
      </w:r>
      <w:r w:rsidR="0006217D">
        <w:t xml:space="preserve">active </w:t>
      </w:r>
      <w:r>
        <w:t xml:space="preserve">SMC </w:t>
      </w:r>
      <w:del w:id="455" w:author="Hamidreza Gharahi" w:date="2020-08-27T14:25:00Z">
        <w:r w:rsidDel="002A58F9">
          <w:delText>t</w:delText>
        </w:r>
        <w:r w:rsidR="0006217D" w:rsidDel="002A58F9">
          <w:delText>ension</w:delText>
        </w:r>
        <w:r w:rsidDel="002A58F9">
          <w:delText xml:space="preserve"> </w:delText>
        </w:r>
      </w:del>
      <w:ins w:id="456" w:author="Hamidreza Gharahi" w:date="2020-08-27T14:25:00Z">
        <w:r w:rsidR="002A58F9">
          <w:t xml:space="preserve">stress </w:t>
        </w:r>
      </w:ins>
      <w:r>
        <w:t xml:space="preserve">are computed and used in the constrained mixture model to determine the changes in vessel size, which in turn result in an updated global hemodynamic state. This process is repeated until the tree hemodynamics are converged, which defines the new regulated state. </w:t>
      </w:r>
      <w:ins w:id="457" w:author="Hamidreza Gharahi" w:date="2020-08-27T10:06:00Z">
        <w:r w:rsidR="00133A07" w:rsidRPr="008F1196">
          <w:rPr>
            <w:color w:val="FF0000"/>
            <w:rPrChange w:id="458" w:author="Hamidreza Gharahi" w:date="2020-08-27T10:15:00Z">
              <w:rPr/>
            </w:rPrChange>
          </w:rPr>
          <w:t>To ensure the uniquen</w:t>
        </w:r>
      </w:ins>
      <w:ins w:id="459" w:author="Hamidreza Gharahi" w:date="2020-08-27T10:07:00Z">
        <w:r w:rsidR="00133A07" w:rsidRPr="008F1196">
          <w:rPr>
            <w:color w:val="FF0000"/>
            <w:rPrChange w:id="460" w:author="Hamidreza Gharahi" w:date="2020-08-27T10:15:00Z">
              <w:rPr/>
            </w:rPrChange>
          </w:rPr>
          <w:t xml:space="preserve">ess </w:t>
        </w:r>
      </w:ins>
      <w:ins w:id="461" w:author="Hamidreza Gharahi" w:date="2020-08-27T10:14:00Z">
        <w:r w:rsidR="008F1196" w:rsidRPr="008F1196">
          <w:rPr>
            <w:color w:val="FF0000"/>
            <w:rPrChange w:id="462" w:author="Hamidreza Gharahi" w:date="2020-08-27T10:15:00Z">
              <w:rPr/>
            </w:rPrChange>
          </w:rPr>
          <w:t xml:space="preserve">of the </w:t>
        </w:r>
      </w:ins>
      <w:ins w:id="463" w:author="Hamidreza Gharahi" w:date="2020-08-27T10:15:00Z">
        <w:r w:rsidR="008F1196">
          <w:rPr>
            <w:color w:val="FF0000"/>
          </w:rPr>
          <w:t>converged</w:t>
        </w:r>
      </w:ins>
      <w:ins w:id="464" w:author="Hamidreza Gharahi" w:date="2020-08-27T10:14:00Z">
        <w:r w:rsidR="008F1196" w:rsidRPr="008F1196">
          <w:rPr>
            <w:color w:val="FF0000"/>
            <w:rPrChange w:id="465" w:author="Hamidreza Gharahi" w:date="2020-08-27T10:15:00Z">
              <w:rPr/>
            </w:rPrChange>
          </w:rPr>
          <w:t xml:space="preserve"> steady state, the initial conditions were </w:t>
        </w:r>
      </w:ins>
      <w:ins w:id="466" w:author="Hamidreza Gharahi" w:date="2020-08-27T10:15:00Z">
        <w:r w:rsidR="008F1196" w:rsidRPr="008F1196">
          <w:rPr>
            <w:color w:val="FF0000"/>
            <w:rPrChange w:id="467" w:author="Hamidreza Gharahi" w:date="2020-08-27T10:15:00Z">
              <w:rPr/>
            </w:rPrChange>
          </w:rPr>
          <w:t>randomly varied.</w:t>
        </w:r>
        <w:r w:rsidR="008F1196">
          <w:t xml:space="preserve"> </w:t>
        </w:r>
      </w:ins>
      <w:r>
        <w:t xml:space="preserve">This workflow is depicted in </w:t>
      </w:r>
      <w:r w:rsidRPr="00731E14">
        <w:rPr>
          <w:b/>
          <w:bCs/>
        </w:rPr>
        <w:fldChar w:fldCharType="begin"/>
      </w:r>
      <w:r w:rsidRPr="00731E14">
        <w:rPr>
          <w:b/>
          <w:bCs/>
        </w:rPr>
        <w:instrText xml:space="preserve"> REF _Ref21356224 \h </w:instrText>
      </w:r>
      <w:r>
        <w:rPr>
          <w:b/>
          <w:bCs/>
        </w:rPr>
        <w:instrText xml:space="preserve"> \* MERGEFORMAT </w:instrText>
      </w:r>
      <w:r w:rsidRPr="00731E14">
        <w:rPr>
          <w:b/>
          <w:bCs/>
        </w:rPr>
      </w:r>
      <w:r w:rsidRPr="00731E14">
        <w:rPr>
          <w:b/>
          <w:bCs/>
        </w:rPr>
        <w:fldChar w:fldCharType="separate"/>
      </w:r>
      <w:r w:rsidR="00925441" w:rsidRPr="00925441">
        <w:rPr>
          <w:b/>
          <w:bCs/>
        </w:rPr>
        <w:t xml:space="preserve">Figure </w:t>
      </w:r>
      <w:r w:rsidR="00925441" w:rsidRPr="00925441">
        <w:rPr>
          <w:b/>
          <w:bCs/>
          <w:noProof/>
        </w:rPr>
        <w:t>3</w:t>
      </w:r>
      <w:r w:rsidRPr="00731E14">
        <w:rPr>
          <w:b/>
          <w:bCs/>
        </w:rPr>
        <w:fldChar w:fldCharType="end"/>
      </w:r>
      <w:r>
        <w:t>.</w:t>
      </w:r>
    </w:p>
    <w:p w14:paraId="5509EC6E" w14:textId="0F7A2D09" w:rsidR="00C63C59" w:rsidRDefault="00094BD8" w:rsidP="009E590B">
      <w:pPr>
        <w:keepNext/>
      </w:pPr>
      <w:r>
        <w:rPr>
          <w:noProof/>
        </w:rPr>
        <w:lastRenderedPageBreak/>
        <w:drawing>
          <wp:inline distT="0" distB="0" distL="0" distR="0" wp14:anchorId="3641A231" wp14:editId="6667D35C">
            <wp:extent cx="5943600" cy="179901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799014"/>
                    </a:xfrm>
                    <a:prstGeom prst="rect">
                      <a:avLst/>
                    </a:prstGeom>
                    <a:noFill/>
                  </pic:spPr>
                </pic:pic>
              </a:graphicData>
            </a:graphic>
          </wp:inline>
        </w:drawing>
      </w:r>
    </w:p>
    <w:p w14:paraId="492E98D6" w14:textId="38613A5F" w:rsidR="00C63C59" w:rsidRDefault="00C63C59" w:rsidP="00A63839">
      <w:pPr>
        <w:pStyle w:val="Caption"/>
        <w:rPr>
          <w:rFonts w:eastAsiaTheme="minorEastAsia"/>
        </w:rPr>
      </w:pPr>
      <w:bookmarkStart w:id="468" w:name="_Ref21356224"/>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3</w:t>
      </w:r>
      <w:r w:rsidR="00830068">
        <w:rPr>
          <w:noProof/>
        </w:rPr>
        <w:fldChar w:fldCharType="end"/>
      </w:r>
      <w:bookmarkEnd w:id="468"/>
      <w:r>
        <w:t xml:space="preserve">. </w:t>
      </w:r>
      <w:r w:rsidR="0080519E">
        <w:t>T</w:t>
      </w:r>
      <w:r>
        <w:t xml:space="preserve">he workflow of the </w:t>
      </w:r>
      <w:r w:rsidR="00B96A91">
        <w:t>autoregulation model</w:t>
      </w:r>
      <w:r>
        <w:t xml:space="preserve">. The </w:t>
      </w:r>
      <w:r w:rsidR="00426B99">
        <w:t xml:space="preserve">model </w:t>
      </w:r>
      <w:r>
        <w:t xml:space="preserve">input is the coronary </w:t>
      </w:r>
      <w:r w:rsidR="00FA6692">
        <w:t>pressure</w:t>
      </w:r>
      <m:oMath>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in</m:t>
            </m:r>
          </m:sub>
        </m:sSub>
      </m:oMath>
      <w:r>
        <w:rPr>
          <w:rFonts w:eastAsiaTheme="minorEastAsia"/>
        </w:rPr>
        <w:t xml:space="preserve">. </w:t>
      </w:r>
      <w:r w:rsidR="00482032">
        <w:rPr>
          <w:rFonts w:eastAsiaTheme="minorEastAsia"/>
        </w:rPr>
        <w:t>C</w:t>
      </w:r>
      <w:r>
        <w:rPr>
          <w:rFonts w:eastAsiaTheme="minorEastAsia"/>
        </w:rPr>
        <w:t>onvergence</w:t>
      </w:r>
      <w:r w:rsidR="009A1841">
        <w:rPr>
          <w:rFonts w:eastAsiaTheme="minorEastAsia"/>
        </w:rPr>
        <w:t xml:space="preserve"> in hemodynamics</w:t>
      </w:r>
      <w:r w:rsidR="008A1246">
        <w:rPr>
          <w:rFonts w:eastAsiaTheme="minorEastAsia"/>
        </w:rPr>
        <w:t xml:space="preserve"> (pressure and flow</w:t>
      </w:r>
      <w:r w:rsidR="00C25797">
        <w:rPr>
          <w:rFonts w:eastAsiaTheme="minorEastAsia"/>
        </w:rPr>
        <w:t xml:space="preserve"> in the </w:t>
      </w:r>
      <w:r w:rsidR="00074F9C">
        <w:rPr>
          <w:rFonts w:eastAsiaTheme="minorEastAsia"/>
        </w:rPr>
        <w:t>entire</w:t>
      </w:r>
      <w:r w:rsidR="00C25797">
        <w:rPr>
          <w:rFonts w:eastAsiaTheme="minorEastAsia"/>
        </w:rPr>
        <w:t xml:space="preserve"> tree</w:t>
      </w:r>
      <w:r w:rsidR="008A1246">
        <w:rPr>
          <w:rFonts w:eastAsiaTheme="minorEastAsia"/>
        </w:rPr>
        <w:t>)</w:t>
      </w:r>
      <w:r>
        <w:rPr>
          <w:rFonts w:eastAsiaTheme="minorEastAsia"/>
        </w:rPr>
        <w:t xml:space="preserve"> defines </w:t>
      </w:r>
      <w:r w:rsidR="005E1D3B">
        <w:rPr>
          <w:rFonts w:eastAsiaTheme="minorEastAsia"/>
        </w:rPr>
        <w:t>a new regulated</w:t>
      </w:r>
      <w:r>
        <w:rPr>
          <w:rFonts w:eastAsiaTheme="minorEastAsia"/>
        </w:rPr>
        <w:t xml:space="preserve"> state.</w:t>
      </w:r>
    </w:p>
    <w:p w14:paraId="7A089D88" w14:textId="4C86E3AA" w:rsidR="00864379" w:rsidRDefault="0076063F" w:rsidP="00F624F6">
      <w:pPr>
        <w:pStyle w:val="Heading1"/>
        <w:numPr>
          <w:ilvl w:val="0"/>
          <w:numId w:val="5"/>
        </w:numPr>
        <w:jc w:val="both"/>
      </w:pPr>
      <w:r>
        <w:t xml:space="preserve">Results </w:t>
      </w:r>
    </w:p>
    <w:p w14:paraId="2CD4CB12" w14:textId="3366B276" w:rsidR="00A01B97" w:rsidRDefault="00A01B97" w:rsidP="001D46B2">
      <w:pPr>
        <w:jc w:val="both"/>
      </w:pPr>
      <w:r>
        <w:t>In Sections 3.1 and 3.2, we present the results of model calibration for the constrained mixture model parameters and for the m</w:t>
      </w:r>
      <w:r w:rsidRPr="00A01B97">
        <w:t xml:space="preserve">orphometry, structure, and hemodynamics of </w:t>
      </w:r>
      <w:r>
        <w:t>the</w:t>
      </w:r>
      <w:r w:rsidRPr="00A01B97">
        <w:t xml:space="preserve"> </w:t>
      </w:r>
      <w:r>
        <w:t>different</w:t>
      </w:r>
      <w:r w:rsidRPr="00A01B97">
        <w:t xml:space="preserve"> coronary tree</w:t>
      </w:r>
      <w:r>
        <w:t>s, respectively.</w:t>
      </w:r>
      <w:r w:rsidR="007D4900">
        <w:t xml:space="preserve"> </w:t>
      </w:r>
      <w:r>
        <w:t xml:space="preserve">In Section 3.3, we illustrate the autoregulation model by calculating </w:t>
      </w:r>
      <w:r w:rsidR="001D46B2">
        <w:t>responses every 5 mmHg of input coronary pressure for the 20-160 mmHg pressure range.</w:t>
      </w:r>
      <w:ins w:id="469" w:author="Hamidreza Gharahi" w:date="2020-08-27T13:40:00Z">
        <w:r w:rsidR="00C35825">
          <w:t xml:space="preserve"> </w:t>
        </w:r>
      </w:ins>
      <w:ins w:id="470" w:author="Hamidreza Gharahi" w:date="2020-08-27T13:41:00Z">
        <w:r w:rsidR="00C35825" w:rsidRPr="00125EDE">
          <w:rPr>
            <w:color w:val="FF0000"/>
            <w:rPrChange w:id="471" w:author="Hamidreza Gharahi" w:date="2020-08-27T13:53:00Z">
              <w:rPr/>
            </w:rPrChange>
          </w:rPr>
          <w:t xml:space="preserve">All the </w:t>
        </w:r>
      </w:ins>
      <w:ins w:id="472" w:author="Hamidreza Gharahi" w:date="2020-08-28T09:29:00Z">
        <w:r w:rsidR="00152BF1">
          <w:rPr>
            <w:color w:val="FF0000"/>
          </w:rPr>
          <w:t>stages</w:t>
        </w:r>
      </w:ins>
      <w:ins w:id="473" w:author="Hamidreza Gharahi" w:date="2020-08-27T13:44:00Z">
        <w:r w:rsidR="00C35825" w:rsidRPr="00125EDE">
          <w:rPr>
            <w:color w:val="FF0000"/>
            <w:rPrChange w:id="474" w:author="Hamidreza Gharahi" w:date="2020-08-27T13:53:00Z">
              <w:rPr/>
            </w:rPrChange>
          </w:rPr>
          <w:t xml:space="preserve"> of the model were implemented in M</w:t>
        </w:r>
      </w:ins>
      <w:ins w:id="475" w:author="Hamidreza Gharahi" w:date="2020-08-27T13:45:00Z">
        <w:r w:rsidR="00C35825" w:rsidRPr="00125EDE">
          <w:rPr>
            <w:color w:val="FF0000"/>
            <w:rPrChange w:id="476" w:author="Hamidreza Gharahi" w:date="2020-08-27T13:53:00Z">
              <w:rPr/>
            </w:rPrChange>
          </w:rPr>
          <w:t xml:space="preserve">ATLAB </w:t>
        </w:r>
        <w:r w:rsidR="00C35825" w:rsidRPr="00125EDE">
          <w:rPr>
            <w:color w:val="FF0000"/>
            <w:shd w:val="clear" w:color="auto" w:fill="FFFFFF"/>
            <w:rPrChange w:id="477" w:author="Hamidreza Gharahi" w:date="2020-08-27T13:53:00Z">
              <w:rPr>
                <w:color w:val="000000"/>
                <w:shd w:val="clear" w:color="auto" w:fill="FFFFFF"/>
              </w:rPr>
            </w:rPrChange>
          </w:rPr>
          <w:t>(Mathwork, Natick, MA). </w:t>
        </w:r>
      </w:ins>
    </w:p>
    <w:p w14:paraId="4F59A14E" w14:textId="51E546E7" w:rsidR="00734EDF" w:rsidRDefault="00734EDF" w:rsidP="00734EDF">
      <w:pPr>
        <w:pStyle w:val="Heading2"/>
        <w:numPr>
          <w:ilvl w:val="1"/>
          <w:numId w:val="5"/>
        </w:numPr>
        <w:ind w:left="540" w:hanging="540"/>
        <w:jc w:val="both"/>
      </w:pPr>
      <w:r>
        <w:t>Constrained mixture model parameters</w:t>
      </w:r>
    </w:p>
    <w:p w14:paraId="7ED340B5" w14:textId="590C4A86" w:rsidR="00B123D8" w:rsidRDefault="005A035C" w:rsidP="00284F9A">
      <w:pPr>
        <w:jc w:val="both"/>
        <w:rPr>
          <w:rFonts w:eastAsiaTheme="minorEastAsia"/>
        </w:rPr>
      </w:pPr>
      <w:r w:rsidRPr="0068686E">
        <w:rPr>
          <w:b/>
          <w:bCs/>
        </w:rPr>
        <w:fldChar w:fldCharType="begin"/>
      </w:r>
      <w:r w:rsidRPr="0068686E">
        <w:rPr>
          <w:b/>
          <w:bCs/>
        </w:rPr>
        <w:instrText xml:space="preserve"> REF _Ref40271573 \h  \* MERGEFORMAT </w:instrText>
      </w:r>
      <w:r w:rsidRPr="0068686E">
        <w:rPr>
          <w:b/>
          <w:bCs/>
        </w:rPr>
      </w:r>
      <w:r w:rsidRPr="0068686E">
        <w:rPr>
          <w:b/>
          <w:bCs/>
        </w:rPr>
        <w:fldChar w:fldCharType="separate"/>
      </w:r>
      <w:r w:rsidR="00925441" w:rsidRPr="00925441">
        <w:rPr>
          <w:b/>
          <w:bCs/>
        </w:rPr>
        <w:t xml:space="preserve">Table </w:t>
      </w:r>
      <w:r w:rsidR="00925441" w:rsidRPr="00925441">
        <w:rPr>
          <w:b/>
          <w:bCs/>
          <w:noProof/>
        </w:rPr>
        <w:t>4</w:t>
      </w:r>
      <w:r w:rsidRPr="0068686E">
        <w:rPr>
          <w:b/>
          <w:bCs/>
        </w:rPr>
        <w:fldChar w:fldCharType="end"/>
      </w:r>
      <w:r w:rsidRPr="0068686E">
        <w:rPr>
          <w:b/>
          <w:bCs/>
        </w:rPr>
        <w:t xml:space="preserve"> </w:t>
      </w:r>
      <w:r w:rsidRPr="0068686E">
        <w:t xml:space="preserve">and </w:t>
      </w:r>
      <w:r w:rsidRPr="0068686E">
        <w:rPr>
          <w:b/>
          <w:bCs/>
        </w:rPr>
        <w:fldChar w:fldCharType="begin"/>
      </w:r>
      <w:r w:rsidRPr="0068686E">
        <w:rPr>
          <w:b/>
          <w:bCs/>
        </w:rPr>
        <w:instrText xml:space="preserve"> REF _Ref40258319 \h  \* MERGEFORMAT </w:instrText>
      </w:r>
      <w:r w:rsidRPr="0068686E">
        <w:rPr>
          <w:b/>
          <w:bCs/>
        </w:rPr>
      </w:r>
      <w:r w:rsidRPr="0068686E">
        <w:rPr>
          <w:b/>
          <w:bCs/>
        </w:rPr>
        <w:fldChar w:fldCharType="separate"/>
      </w:r>
      <w:r w:rsidR="00925441" w:rsidRPr="00925441">
        <w:rPr>
          <w:b/>
          <w:bCs/>
        </w:rPr>
        <w:t>Figure 4</w:t>
      </w:r>
      <w:r w:rsidRPr="0068686E">
        <w:rPr>
          <w:b/>
          <w:bCs/>
        </w:rPr>
        <w:fldChar w:fldCharType="end"/>
      </w:r>
      <w:r w:rsidRPr="0068686E">
        <w:rPr>
          <w:b/>
          <w:bCs/>
        </w:rPr>
        <w:t xml:space="preserve"> </w:t>
      </w:r>
      <w:r w:rsidRPr="0068686E">
        <w:t xml:space="preserve">show the </w:t>
      </w:r>
      <w:r w:rsidR="001D46B2">
        <w:t xml:space="preserve">constrained mixture model </w:t>
      </w:r>
      <w:r w:rsidRPr="0068686E">
        <w:t xml:space="preserve">parameter values estimated using the experiment data from Liao and Kuo </w:t>
      </w:r>
      <w:r w:rsidRPr="0068686E">
        <w:fldChar w:fldCharType="begin" w:fldLock="1"/>
      </w:r>
      <w:r w:rsidR="003F6F36">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(53)"},"properties":{"noteIndex":0},"schema":"https://github.com/citation-style-language/schema/raw/master/csl-citation.json"}</w:instrText>
      </w:r>
      <w:r w:rsidRPr="0068686E">
        <w:fldChar w:fldCharType="separate"/>
      </w:r>
      <w:r w:rsidR="003F6F36" w:rsidRPr="003F6F36">
        <w:rPr>
          <w:noProof/>
        </w:rPr>
        <w:t>(54)</w:t>
      </w:r>
      <w:r w:rsidRPr="0068686E">
        <w:fldChar w:fldCharType="end"/>
      </w:r>
      <w:r w:rsidR="00E26321" w:rsidRPr="0068686E">
        <w:t xml:space="preserve"> </w:t>
      </w:r>
      <w:r w:rsidR="00C5657E">
        <w:t xml:space="preserve">depicted </w:t>
      </w:r>
      <w:r w:rsidR="00E26321" w:rsidRPr="0068686E">
        <w:t xml:space="preserve">in </w:t>
      </w:r>
      <w:r w:rsidR="00E26321" w:rsidRPr="0068686E">
        <w:rPr>
          <w:b/>
          <w:bCs/>
        </w:rPr>
        <w:fldChar w:fldCharType="begin"/>
      </w:r>
      <w:r w:rsidR="00E26321" w:rsidRPr="0068686E">
        <w:rPr>
          <w:b/>
          <w:bCs/>
        </w:rPr>
        <w:instrText xml:space="preserve"> REF _Ref40193326 \h  \* MERGEFORMAT </w:instrText>
      </w:r>
      <w:r w:rsidR="00E26321" w:rsidRPr="0068686E">
        <w:rPr>
          <w:b/>
          <w:bCs/>
        </w:rPr>
      </w:r>
      <w:r w:rsidR="00E26321" w:rsidRPr="0068686E">
        <w:rPr>
          <w:b/>
          <w:bCs/>
        </w:rPr>
        <w:fldChar w:fldCharType="separate"/>
      </w:r>
      <w:r w:rsidR="00925441" w:rsidRPr="00925441">
        <w:rPr>
          <w:b/>
          <w:bCs/>
        </w:rPr>
        <w:t>Figure 5</w:t>
      </w:r>
      <w:r w:rsidR="00E26321" w:rsidRPr="0068686E">
        <w:rPr>
          <w:b/>
          <w:bCs/>
        </w:rPr>
        <w:fldChar w:fldCharType="end"/>
      </w:r>
      <w:r w:rsidR="00E26321" w:rsidRPr="0068686E">
        <w:t>.</w:t>
      </w:r>
      <w:r w:rsidR="0068686E">
        <w:t xml:space="preserve"> Relatively higher mass fraction</w:t>
      </w:r>
      <w:r w:rsidR="00B41E19">
        <w:t>s</w:t>
      </w:r>
      <w:r w:rsidR="0068686E">
        <w:t xml:space="preserve"> of SMCs</w:t>
      </w:r>
      <w:r w:rsidR="00A94A6B">
        <w:t xml:space="preserve"> </w:t>
      </w:r>
      <w:r w:rsidR="00344515">
        <w:t>were</w:t>
      </w:r>
      <w:r w:rsidR="00A94A6B">
        <w:t xml:space="preserve"> estimated</w:t>
      </w:r>
      <w:r w:rsidR="0068686E">
        <w:t xml:space="preserve"> in the large and intermediate arteriolar levels </w:t>
      </w:r>
      <w:r w:rsidR="00FB5800">
        <w:t xml:space="preserve">compared to small arteries and small arterioles </w:t>
      </w:r>
      <w:r w:rsidR="0068686E">
        <w:t>for both coronary trees</w:t>
      </w:r>
      <w:r w:rsidR="00FB5800">
        <w:t xml:space="preserve"> (</w:t>
      </w:r>
      <w:r w:rsidR="00FB5800" w:rsidRPr="0068686E">
        <w:rPr>
          <w:b/>
          <w:bCs/>
        </w:rPr>
        <w:fldChar w:fldCharType="begin"/>
      </w:r>
      <w:r w:rsidR="00FB5800" w:rsidRPr="0068686E">
        <w:rPr>
          <w:b/>
          <w:bCs/>
        </w:rPr>
        <w:instrText xml:space="preserve"> REF _Ref40258319 \h  \* MERGEFORMAT </w:instrText>
      </w:r>
      <w:r w:rsidR="00FB5800" w:rsidRPr="0068686E">
        <w:rPr>
          <w:b/>
          <w:bCs/>
        </w:rPr>
      </w:r>
      <w:r w:rsidR="00FB5800" w:rsidRPr="0068686E">
        <w:rPr>
          <w:b/>
          <w:bCs/>
        </w:rPr>
        <w:fldChar w:fldCharType="separate"/>
      </w:r>
      <w:r w:rsidR="00925441" w:rsidRPr="00925441">
        <w:rPr>
          <w:b/>
          <w:bCs/>
        </w:rPr>
        <w:t>Figure 4</w:t>
      </w:r>
      <w:r w:rsidR="00FB5800" w:rsidRPr="0068686E">
        <w:rPr>
          <w:b/>
          <w:bCs/>
        </w:rPr>
        <w:fldChar w:fldCharType="end"/>
      </w:r>
      <w:r w:rsidR="00FB5800">
        <w:t>)</w:t>
      </w:r>
      <w:r w:rsidR="0068686E">
        <w:t>.</w:t>
      </w:r>
      <w:r w:rsidR="00F10220">
        <w:t xml:space="preserve"> In addition, the pre-stretch of collagen</w:t>
      </w:r>
      <w:r w:rsidR="00963EF6">
        <w:t xml:space="preserve"> fibers</w:t>
      </w:r>
      <w:r w:rsidR="00F10220">
        <w:t xml:space="preserve"> in the small arterioles of subepicardium and all arterioles of subendocardium </w:t>
      </w:r>
      <w:r w:rsidR="00640A46">
        <w:t>were</w:t>
      </w:r>
      <w:r w:rsidR="00F10220">
        <w:t xml:space="preserve"> estimated to be </w:t>
      </w:r>
      <w:r w:rsidR="003D2C05">
        <w:t>less than</w:t>
      </w:r>
      <w:r w:rsidR="00F10220">
        <w:t xml:space="preserve"> 1, </w:t>
      </w:r>
      <w:r w:rsidR="000C7C42">
        <w:t>which means that these fibers are slightly compressed</w:t>
      </w:r>
      <w:r w:rsidR="00461FCC">
        <w:t xml:space="preserve"> in the</w:t>
      </w:r>
      <w:r w:rsidR="00F10220">
        <w:t xml:space="preserve"> homeostatic condition</w:t>
      </w:r>
      <w:r w:rsidR="00585355">
        <w:t xml:space="preserve"> of the vessel</w:t>
      </w:r>
      <w:r w:rsidR="00BF35F2">
        <w:t xml:space="preserve"> (</w:t>
      </w:r>
      <w:r w:rsidR="00BF35F2" w:rsidRPr="0068686E">
        <w:rPr>
          <w:b/>
          <w:bCs/>
        </w:rPr>
        <w:fldChar w:fldCharType="begin"/>
      </w:r>
      <w:r w:rsidR="00BF35F2" w:rsidRPr="0068686E">
        <w:rPr>
          <w:b/>
          <w:bCs/>
        </w:rPr>
        <w:instrText xml:space="preserve"> REF _Ref40271573 \h  \* MERGEFORMAT </w:instrText>
      </w:r>
      <w:r w:rsidR="00BF35F2" w:rsidRPr="0068686E">
        <w:rPr>
          <w:b/>
          <w:bCs/>
        </w:rPr>
      </w:r>
      <w:r w:rsidR="00BF35F2" w:rsidRPr="0068686E">
        <w:rPr>
          <w:b/>
          <w:bCs/>
        </w:rPr>
        <w:fldChar w:fldCharType="separate"/>
      </w:r>
      <w:r w:rsidR="00925441" w:rsidRPr="00925441">
        <w:rPr>
          <w:b/>
          <w:bCs/>
        </w:rPr>
        <w:t xml:space="preserve">Table </w:t>
      </w:r>
      <w:r w:rsidR="00925441" w:rsidRPr="00925441">
        <w:rPr>
          <w:b/>
          <w:bCs/>
          <w:noProof/>
        </w:rPr>
        <w:t>4</w:t>
      </w:r>
      <w:r w:rsidR="00BF35F2" w:rsidRPr="0068686E">
        <w:rPr>
          <w:b/>
          <w:bCs/>
        </w:rPr>
        <w:fldChar w:fldCharType="end"/>
      </w:r>
      <w:r w:rsidR="00BF35F2" w:rsidRPr="00D319AB">
        <w:t>)</w:t>
      </w:r>
      <w:r w:rsidR="00F10220">
        <w:t xml:space="preserve">. </w:t>
      </w:r>
      <w:r w:rsidR="001D46B2">
        <w:t xml:space="preserve">The </w:t>
      </w:r>
      <w:r w:rsidR="00D319AB">
        <w:t xml:space="preserve">SMC passive material parameters </w:t>
      </w:r>
      <w:r w:rsidR="00407249">
        <w:t>show the</w:t>
      </w:r>
      <w:r w:rsidR="00572190">
        <w:t xml:space="preserve"> </w:t>
      </w:r>
      <w:r w:rsidR="00407249">
        <w:t>lowest sensitivity</w:t>
      </w:r>
      <w:r w:rsidR="00D319AB">
        <w:t xml:space="preserve"> </w:t>
      </w:r>
      <w:r w:rsidR="001D46B2">
        <w:t xml:space="preserve">(see </w:t>
      </w:r>
      <w:r w:rsidR="00D319AB">
        <w:t>sensitivity ind</w:t>
      </w:r>
      <w:r w:rsidR="001D46B2">
        <w:t>ices</w:t>
      </w:r>
      <w:r w:rsidR="00D319AB">
        <w:t xml:space="preserve"> in </w:t>
      </w:r>
      <w:r w:rsidR="00D319AB" w:rsidRPr="0068686E">
        <w:rPr>
          <w:b/>
          <w:bCs/>
        </w:rPr>
        <w:fldChar w:fldCharType="begin"/>
      </w:r>
      <w:r w:rsidR="00D319AB" w:rsidRPr="0068686E">
        <w:rPr>
          <w:b/>
          <w:bCs/>
        </w:rPr>
        <w:instrText xml:space="preserve"> REF _Ref40271573 \h  \* MERGEFORMAT </w:instrText>
      </w:r>
      <w:r w:rsidR="00D319AB" w:rsidRPr="0068686E">
        <w:rPr>
          <w:b/>
          <w:bCs/>
        </w:rPr>
      </w:r>
      <w:r w:rsidR="00D319AB" w:rsidRPr="0068686E">
        <w:rPr>
          <w:b/>
          <w:bCs/>
        </w:rPr>
        <w:fldChar w:fldCharType="separate"/>
      </w:r>
      <w:r w:rsidR="00925441" w:rsidRPr="00925441">
        <w:rPr>
          <w:b/>
          <w:bCs/>
        </w:rPr>
        <w:t xml:space="preserve">Table </w:t>
      </w:r>
      <w:r w:rsidR="00925441" w:rsidRPr="00925441">
        <w:rPr>
          <w:b/>
          <w:bCs/>
          <w:noProof/>
        </w:rPr>
        <w:t>4</w:t>
      </w:r>
      <w:r w:rsidR="00D319AB" w:rsidRPr="0068686E">
        <w:rPr>
          <w:b/>
          <w:bCs/>
        </w:rPr>
        <w:fldChar w:fldCharType="end"/>
      </w:r>
      <w:r w:rsidR="001D46B2" w:rsidRPr="001D46B2">
        <w:t>)</w:t>
      </w:r>
      <w:r w:rsidR="00D319AB">
        <w:t>.</w:t>
      </w:r>
      <w:r w:rsidR="00284F9A">
        <w:t xml:space="preserve"> </w:t>
      </w:r>
      <w:r w:rsidR="00B123D8" w:rsidRPr="00B123D8">
        <w:t>In</w:t>
      </w:r>
      <w:r w:rsidR="00B123D8">
        <w:rPr>
          <w:b/>
          <w:bCs/>
        </w:rPr>
        <w:t xml:space="preserve"> </w:t>
      </w:r>
      <w:r w:rsidR="00B123D8" w:rsidRPr="0068686E">
        <w:rPr>
          <w:b/>
          <w:bCs/>
        </w:rPr>
        <w:fldChar w:fldCharType="begin"/>
      </w:r>
      <w:r w:rsidR="00B123D8" w:rsidRPr="0068686E">
        <w:rPr>
          <w:b/>
          <w:bCs/>
        </w:rPr>
        <w:instrText xml:space="preserve"> REF _Ref40193326 \h  \* MERGEFORMAT </w:instrText>
      </w:r>
      <w:r w:rsidR="00B123D8" w:rsidRPr="0068686E">
        <w:rPr>
          <w:b/>
          <w:bCs/>
        </w:rPr>
      </w:r>
      <w:r w:rsidR="00B123D8" w:rsidRPr="0068686E">
        <w:rPr>
          <w:b/>
          <w:bCs/>
        </w:rPr>
        <w:fldChar w:fldCharType="separate"/>
      </w:r>
      <w:r w:rsidR="00925441" w:rsidRPr="00925441">
        <w:rPr>
          <w:b/>
          <w:bCs/>
        </w:rPr>
        <w:t>Figure 5</w:t>
      </w:r>
      <w:r w:rsidR="00B123D8" w:rsidRPr="0068686E">
        <w:rPr>
          <w:b/>
          <w:bCs/>
        </w:rPr>
        <w:fldChar w:fldCharType="end"/>
      </w:r>
      <w:r w:rsidR="00B123D8" w:rsidRPr="00B123D8">
        <w:t xml:space="preserve">, </w:t>
      </w:r>
      <w:r w:rsidR="00B123D8">
        <w:t xml:space="preserve">the model results are compared with experimental data for passive </w:t>
      </w:r>
      <w:r w:rsidR="00D6066E">
        <w:rPr>
          <w:rFonts w:eastAsiaTheme="minorEastAsia"/>
        </w:rPr>
        <w:t>(</w:t>
      </w:r>
      <m:oMath>
        <m:r>
          <w:rPr>
            <w:rFonts w:ascii="Cambria Math" w:eastAsiaTheme="minorEastAsia" w:hAnsi="Cambria Math"/>
          </w:rPr>
          <m:t xml:space="preserve">A=0 </m:t>
        </m:r>
      </m:oMath>
      <w:r w:rsidR="00D6066E" w:rsidRPr="00E21B4E">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r>
          <m:rPr>
            <m:sty m:val="p"/>
          </m:rPr>
          <w:rPr>
            <w:rFonts w:ascii="Cambria Math" w:hAnsi="Cambria Math"/>
          </w:rPr>
          <m:t>=0</m:t>
        </m:r>
      </m:oMath>
      <w:r w:rsidR="00D6066E">
        <w:rPr>
          <w:rFonts w:eastAsiaTheme="minorEastAsia"/>
        </w:rPr>
        <w:t xml:space="preserve">) </w:t>
      </w:r>
      <w:r w:rsidR="00B123D8">
        <w:rPr>
          <w:rFonts w:eastAsiaTheme="minorEastAsia"/>
        </w:rPr>
        <w:t xml:space="preserve">and </w:t>
      </w:r>
      <w:r w:rsidR="00F70575">
        <w:rPr>
          <w:rFonts w:eastAsiaTheme="minorEastAsia"/>
        </w:rPr>
        <w:t>myogenic</w:t>
      </w:r>
      <w:r w:rsidR="00B123D8">
        <w:rPr>
          <w:rFonts w:eastAsiaTheme="minorEastAsia"/>
        </w:rPr>
        <w:t xml:space="preserve"> (</w:t>
      </w:r>
      <m:oMath>
        <m:r>
          <w:rPr>
            <w:rFonts w:ascii="Cambria Math" w:eastAsiaTheme="minorEastAsia" w:hAnsi="Cambria Math"/>
          </w:rPr>
          <m:t>A=1</m:t>
        </m:r>
      </m:oMath>
      <w:r w:rsidR="00C3644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oMath>
      <w:r w:rsidR="00D6066E">
        <w:rPr>
          <w:rFonts w:eastAsiaTheme="minorEastAsia"/>
        </w:rPr>
        <w:t xml:space="preserve"> from Eq. </w:t>
      </w:r>
      <w:r w:rsidR="00D6066E">
        <w:rPr>
          <w:rFonts w:eastAsiaTheme="minorEastAsia"/>
        </w:rPr>
        <w:fldChar w:fldCharType="begin"/>
      </w:r>
      <w:r w:rsidR="00D6066E">
        <w:rPr>
          <w:rFonts w:eastAsiaTheme="minorEastAsia"/>
        </w:rPr>
        <w:instrText xml:space="preserve"> REF eq3_f \h </w:instrText>
      </w:r>
      <w:r w:rsidR="00D6066E">
        <w:rPr>
          <w:rFonts w:eastAsiaTheme="minorEastAsia"/>
        </w:rPr>
      </w:r>
      <w:r w:rsidR="00D6066E">
        <w:rPr>
          <w:rFonts w:eastAsiaTheme="minorEastAsia"/>
        </w:rPr>
        <w:fldChar w:fldCharType="separate"/>
      </w:r>
      <w:r w:rsidR="00925441">
        <w:rPr>
          <w:noProof/>
        </w:rPr>
        <w:t>3</w:t>
      </w:r>
      <w:r w:rsidR="00D6066E">
        <w:rPr>
          <w:rFonts w:eastAsiaTheme="minorEastAsia"/>
        </w:rPr>
        <w:fldChar w:fldCharType="end"/>
      </w:r>
      <w:r w:rsidR="00B123D8">
        <w:rPr>
          <w:rFonts w:eastAsiaTheme="minorEastAsia"/>
        </w:rPr>
        <w:t>) responses.</w:t>
      </w:r>
      <w:r w:rsidR="000F6A2D">
        <w:rPr>
          <w:rFonts w:eastAsiaTheme="minorEastAsia"/>
        </w:rPr>
        <w:t xml:space="preserve"> </w:t>
      </w:r>
    </w:p>
    <w:p w14:paraId="3578DBFA" w14:textId="77777777" w:rsidR="00474FF0" w:rsidRDefault="00474FF0" w:rsidP="00284F9A">
      <w:pPr>
        <w:jc w:val="both"/>
        <w:rPr>
          <w:rFonts w:eastAsiaTheme="minorEastAsi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7B42C0" w14:paraId="75BC13BA" w14:textId="77777777" w:rsidTr="001746E1">
        <w:trPr>
          <w:jc w:val="center"/>
        </w:trPr>
        <w:tc>
          <w:tcPr>
            <w:tcW w:w="4680" w:type="dxa"/>
            <w:vAlign w:val="center"/>
          </w:tcPr>
          <w:p w14:paraId="4DFF2A60" w14:textId="77777777" w:rsidR="007B42C0" w:rsidRDefault="007B42C0" w:rsidP="001746E1">
            <w:pPr>
              <w:jc w:val="center"/>
            </w:pPr>
            <w:r w:rsidRPr="00905F94">
              <w:rPr>
                <w:noProof/>
              </w:rPr>
              <w:drawing>
                <wp:inline distT="0" distB="0" distL="0" distR="0" wp14:anchorId="7E0C76EC" wp14:editId="3F3B3AF7">
                  <wp:extent cx="3048000" cy="2286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harahih\Desktop\CoronaryProject_UMICH\Plots\subepi_fractions.emf"/>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5109883B" w14:textId="77777777" w:rsidR="007B42C0" w:rsidRDefault="007B42C0" w:rsidP="001746E1">
            <w:pPr>
              <w:keepNext/>
              <w:jc w:val="center"/>
            </w:pPr>
            <w:r w:rsidRPr="00905F94">
              <w:rPr>
                <w:noProof/>
              </w:rPr>
              <w:drawing>
                <wp:inline distT="0" distB="0" distL="0" distR="0" wp14:anchorId="5E51D9B0" wp14:editId="05192B7A">
                  <wp:extent cx="3048000" cy="2286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harahih\Desktop\CoronaryProject_UMICH\Plots\subendo_fractions.emf"/>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bl>
    <w:p w14:paraId="4B4DADAC" w14:textId="78B7BD20" w:rsidR="007B42C0" w:rsidRDefault="007B42C0" w:rsidP="007B42C0">
      <w:pPr>
        <w:autoSpaceDE w:val="0"/>
        <w:autoSpaceDN w:val="0"/>
        <w:adjustRightInd w:val="0"/>
        <w:spacing w:after="0" w:line="240" w:lineRule="auto"/>
        <w:jc w:val="center"/>
        <w:rPr>
          <w:b/>
          <w:bCs/>
          <w:sz w:val="18"/>
          <w:szCs w:val="18"/>
        </w:rPr>
      </w:pPr>
      <w:bookmarkStart w:id="478" w:name="_Ref40258319"/>
      <w:bookmarkStart w:id="479" w:name="_Ref40271521"/>
      <w:r w:rsidRPr="003A06E4">
        <w:rPr>
          <w:b/>
          <w:bCs/>
          <w:sz w:val="18"/>
          <w:szCs w:val="18"/>
        </w:rPr>
        <w:lastRenderedPageBreak/>
        <w:t xml:space="preserve">Figure </w:t>
      </w:r>
      <w:r w:rsidRPr="003A06E4">
        <w:rPr>
          <w:b/>
          <w:bCs/>
          <w:sz w:val="18"/>
          <w:szCs w:val="18"/>
        </w:rPr>
        <w:fldChar w:fldCharType="begin"/>
      </w:r>
      <w:r w:rsidRPr="003A06E4">
        <w:rPr>
          <w:b/>
          <w:bCs/>
          <w:sz w:val="18"/>
          <w:szCs w:val="18"/>
        </w:rPr>
        <w:instrText xml:space="preserve"> SEQ Figure \* ARABIC </w:instrText>
      </w:r>
      <w:r w:rsidRPr="003A06E4">
        <w:rPr>
          <w:b/>
          <w:bCs/>
          <w:sz w:val="18"/>
          <w:szCs w:val="18"/>
        </w:rPr>
        <w:fldChar w:fldCharType="separate"/>
      </w:r>
      <w:r w:rsidR="00925441">
        <w:rPr>
          <w:b/>
          <w:bCs/>
          <w:noProof/>
          <w:sz w:val="18"/>
          <w:szCs w:val="18"/>
        </w:rPr>
        <w:t>4</w:t>
      </w:r>
      <w:r w:rsidRPr="003A06E4">
        <w:rPr>
          <w:b/>
          <w:bCs/>
          <w:sz w:val="18"/>
          <w:szCs w:val="18"/>
        </w:rPr>
        <w:fldChar w:fldCharType="end"/>
      </w:r>
      <w:bookmarkEnd w:id="478"/>
      <w:r w:rsidRPr="003A06E4">
        <w:rPr>
          <w:b/>
          <w:bCs/>
          <w:sz w:val="18"/>
          <w:szCs w:val="18"/>
        </w:rPr>
        <w:t>. Estimated mass fractions</w:t>
      </w:r>
      <w:r>
        <w:rPr>
          <w:b/>
          <w:bCs/>
          <w:sz w:val="18"/>
          <w:szCs w:val="18"/>
        </w:rPr>
        <w:t xml:space="preserve"> (</w:t>
      </w:r>
      <m:oMath>
        <m:sSup>
          <m:sSupPr>
            <m:ctrlPr>
              <w:rPr>
                <w:rFonts w:ascii="Cambria Math" w:hAnsi="Cambria Math"/>
                <w:b/>
                <w:bCs/>
                <w:i/>
                <w:sz w:val="18"/>
                <w:szCs w:val="18"/>
              </w:rPr>
            </m:ctrlPr>
          </m:sSupPr>
          <m:e>
            <m:r>
              <m:rPr>
                <m:sty m:val="bi"/>
              </m:rPr>
              <w:rPr>
                <w:rFonts w:ascii="Cambria Math" w:hAnsi="Cambria Math"/>
                <w:sz w:val="18"/>
                <w:szCs w:val="18"/>
              </w:rPr>
              <m:t>ν</m:t>
            </m:r>
          </m:e>
          <m:sup>
            <m:r>
              <m:rPr>
                <m:sty m:val="bi"/>
              </m:rPr>
              <w:rPr>
                <w:rFonts w:ascii="Cambria Math" w:hAnsi="Cambria Math"/>
                <w:sz w:val="18"/>
                <w:szCs w:val="18"/>
              </w:rPr>
              <m:t>e</m:t>
            </m:r>
          </m:sup>
        </m:sSup>
      </m:oMath>
      <w:r>
        <w:rPr>
          <w:rFonts w:eastAsiaTheme="minorEastAsia"/>
          <w:b/>
          <w:bCs/>
          <w:sz w:val="18"/>
          <w:szCs w:val="18"/>
        </w:rPr>
        <w:t xml:space="preserve">, </w:t>
      </w:r>
      <m:oMath>
        <m:sSup>
          <m:sSupPr>
            <m:ctrlPr>
              <w:rPr>
                <w:rFonts w:ascii="Cambria Math" w:eastAsiaTheme="minorEastAsia" w:hAnsi="Cambria Math"/>
                <w:b/>
                <w:bCs/>
                <w:i/>
                <w:sz w:val="18"/>
                <w:szCs w:val="18"/>
              </w:rPr>
            </m:ctrlPr>
          </m:sSupPr>
          <m:e>
            <m:r>
              <m:rPr>
                <m:sty m:val="bi"/>
              </m:rPr>
              <w:rPr>
                <w:rFonts w:ascii="Cambria Math" w:eastAsiaTheme="minorEastAsia" w:hAnsi="Cambria Math"/>
                <w:sz w:val="18"/>
                <w:szCs w:val="18"/>
              </w:rPr>
              <m:t>ν</m:t>
            </m:r>
          </m:e>
          <m:sup>
            <m:r>
              <m:rPr>
                <m:sty m:val="bi"/>
              </m:rPr>
              <w:rPr>
                <w:rFonts w:ascii="Cambria Math" w:eastAsiaTheme="minorEastAsia" w:hAnsi="Cambria Math"/>
                <w:sz w:val="18"/>
                <w:szCs w:val="18"/>
              </w:rPr>
              <m:t>c</m:t>
            </m:r>
          </m:sup>
        </m:sSup>
      </m:oMath>
      <w:r>
        <w:rPr>
          <w:rFonts w:eastAsiaTheme="minorEastAsia"/>
          <w:b/>
          <w:bCs/>
          <w:sz w:val="18"/>
          <w:szCs w:val="18"/>
        </w:rPr>
        <w:t xml:space="preserve">, and </w:t>
      </w:r>
      <m:oMath>
        <m:sSup>
          <m:sSupPr>
            <m:ctrlPr>
              <w:rPr>
                <w:rFonts w:ascii="Cambria Math" w:eastAsiaTheme="minorEastAsia" w:hAnsi="Cambria Math"/>
                <w:b/>
                <w:bCs/>
                <w:i/>
                <w:sz w:val="18"/>
                <w:szCs w:val="18"/>
              </w:rPr>
            </m:ctrlPr>
          </m:sSupPr>
          <m:e>
            <m:r>
              <m:rPr>
                <m:sty m:val="bi"/>
              </m:rPr>
              <w:rPr>
                <w:rFonts w:ascii="Cambria Math" w:eastAsiaTheme="minorEastAsia" w:hAnsi="Cambria Math"/>
                <w:sz w:val="18"/>
                <w:szCs w:val="18"/>
              </w:rPr>
              <m:t>ν</m:t>
            </m:r>
          </m:e>
          <m:sup>
            <m:r>
              <m:rPr>
                <m:sty m:val="bi"/>
              </m:rPr>
              <w:rPr>
                <w:rFonts w:ascii="Cambria Math" w:eastAsiaTheme="minorEastAsia" w:hAnsi="Cambria Math"/>
                <w:sz w:val="18"/>
                <w:szCs w:val="18"/>
              </w:rPr>
              <m:t>m</m:t>
            </m:r>
          </m:sup>
        </m:sSup>
      </m:oMath>
      <w:r>
        <w:rPr>
          <w:rFonts w:eastAsiaTheme="minorEastAsia"/>
          <w:b/>
          <w:bCs/>
          <w:sz w:val="18"/>
          <w:szCs w:val="18"/>
        </w:rPr>
        <w:t>)</w:t>
      </w:r>
      <w:r w:rsidRPr="003A06E4">
        <w:rPr>
          <w:b/>
          <w:bCs/>
          <w:sz w:val="18"/>
          <w:szCs w:val="18"/>
        </w:rPr>
        <w:t xml:space="preserve"> for </w:t>
      </w:r>
      <w:r>
        <w:rPr>
          <w:b/>
          <w:bCs/>
          <w:sz w:val="18"/>
          <w:szCs w:val="18"/>
        </w:rPr>
        <w:t>the different vessel types in our model</w:t>
      </w:r>
      <w:r w:rsidRPr="003A06E4">
        <w:rPr>
          <w:b/>
          <w:bCs/>
          <w:sz w:val="18"/>
          <w:szCs w:val="18"/>
        </w:rPr>
        <w:t xml:space="preserve">. </w:t>
      </w:r>
      <w:r>
        <w:rPr>
          <w:b/>
          <w:bCs/>
          <w:sz w:val="18"/>
          <w:szCs w:val="18"/>
        </w:rPr>
        <w:t xml:space="preserve">The mass fraction of SMCs seems to be the highest in large arterioles in both subendocardial and subepicardial layers. </w:t>
      </w:r>
      <w:r w:rsidRPr="003A06E4">
        <w:rPr>
          <w:b/>
          <w:bCs/>
          <w:sz w:val="18"/>
          <w:szCs w:val="18"/>
        </w:rPr>
        <w:t>(A: Small arteries, LA: Large, IA: Intermediate, SA: Small arterioles.)</w:t>
      </w:r>
      <w:bookmarkEnd w:id="479"/>
    </w:p>
    <w:p w14:paraId="69DB8981" w14:textId="05C184EA" w:rsidR="007B42C0" w:rsidRDefault="007B42C0" w:rsidP="00284F9A">
      <w:pPr>
        <w:jc w:val="both"/>
      </w:pPr>
    </w:p>
    <w:p w14:paraId="66EA4825" w14:textId="6F96C67E" w:rsidR="00734EDF" w:rsidRDefault="00734EDF" w:rsidP="00734EDF">
      <w:pPr>
        <w:pStyle w:val="Caption"/>
      </w:pPr>
      <w:bookmarkStart w:id="480" w:name="_Ref40271573"/>
      <w:bookmarkStart w:id="481" w:name="_Ref40277044"/>
      <w:r>
        <w:t xml:space="preserve">Table </w:t>
      </w:r>
      <w:r>
        <w:rPr>
          <w:noProof/>
        </w:rPr>
        <w:fldChar w:fldCharType="begin"/>
      </w:r>
      <w:r>
        <w:rPr>
          <w:noProof/>
        </w:rPr>
        <w:instrText xml:space="preserve"> SEQ Table \* ARABIC </w:instrText>
      </w:r>
      <w:r>
        <w:rPr>
          <w:noProof/>
        </w:rPr>
        <w:fldChar w:fldCharType="separate"/>
      </w:r>
      <w:r w:rsidR="00925441">
        <w:rPr>
          <w:noProof/>
        </w:rPr>
        <w:t>4</w:t>
      </w:r>
      <w:r>
        <w:rPr>
          <w:noProof/>
        </w:rPr>
        <w:fldChar w:fldCharType="end"/>
      </w:r>
      <w:bookmarkEnd w:id="480"/>
      <w:r>
        <w:t>. Constrained mixture model parameters</w:t>
      </w:r>
      <w:r w:rsidR="006C60C6">
        <w:t>,</w:t>
      </w:r>
      <w:r w:rsidR="00A24525">
        <w:t xml:space="preserve"> </w:t>
      </w:r>
      <w:r w:rsidR="00336CC5">
        <w:t xml:space="preserve">and </w:t>
      </w:r>
      <w:r>
        <w:t>their estimated value</w:t>
      </w:r>
      <w:r w:rsidR="006C60C6">
        <w:t xml:space="preserve"> and sensitivity index</w:t>
      </w:r>
      <w:r>
        <w:t>. Experimental data shown in</w:t>
      </w:r>
      <w:r w:rsidR="00E10F58">
        <w:t xml:space="preserve"> </w:t>
      </w:r>
      <w:r w:rsidR="00E10F58">
        <w:fldChar w:fldCharType="begin"/>
      </w:r>
      <w:r w:rsidR="00E10F58">
        <w:instrText xml:space="preserve"> REF _Ref40193326 \h </w:instrText>
      </w:r>
      <w:r w:rsidR="00E10F58">
        <w:fldChar w:fldCharType="separate"/>
      </w:r>
      <w:r w:rsidR="00E10F58">
        <w:t xml:space="preserve">Fig. </w:t>
      </w:r>
      <w:r w:rsidR="00E10F58">
        <w:rPr>
          <w:noProof/>
        </w:rPr>
        <w:t>5</w:t>
      </w:r>
      <w:r w:rsidR="00E10F58">
        <w:fldChar w:fldCharType="end"/>
      </w:r>
      <w:r>
        <w:fldChar w:fldCharType="begin"/>
      </w:r>
      <w:r>
        <w:instrText xml:space="preserve"> REF _Ref20999696 \h </w:instrText>
      </w:r>
      <w:r>
        <w:fldChar w:fldCharType="end"/>
      </w:r>
      <w:r>
        <w:t xml:space="preserve"> were used for </w:t>
      </w:r>
      <w:r w:rsidR="00336CC5">
        <w:t>estimation</w:t>
      </w:r>
      <w:r>
        <w:t xml:space="preserve"> of the parameters.</w:t>
      </w:r>
      <w:bookmarkEnd w:id="481"/>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9"/>
        <w:gridCol w:w="1483"/>
        <w:gridCol w:w="2879"/>
        <w:gridCol w:w="2879"/>
      </w:tblGrid>
      <w:tr w:rsidR="00336CC5" w:rsidRPr="00354986" w14:paraId="485CB184" w14:textId="179850A6" w:rsidTr="00A63119">
        <w:tc>
          <w:tcPr>
            <w:tcW w:w="1132" w:type="pct"/>
            <w:tcBorders>
              <w:top w:val="single" w:sz="18" w:space="0" w:color="auto"/>
              <w:bottom w:val="single" w:sz="18" w:space="0" w:color="auto"/>
            </w:tcBorders>
            <w:vAlign w:val="center"/>
          </w:tcPr>
          <w:p w14:paraId="44DE9E37" w14:textId="77777777" w:rsidR="00A63119" w:rsidRPr="00354986" w:rsidRDefault="00A63119" w:rsidP="009F2F34">
            <w:pPr>
              <w:jc w:val="center"/>
              <w:rPr>
                <w:rFonts w:cstheme="majorBidi"/>
              </w:rPr>
            </w:pPr>
          </w:p>
        </w:tc>
        <w:tc>
          <w:tcPr>
            <w:tcW w:w="792" w:type="pct"/>
            <w:tcBorders>
              <w:top w:val="single" w:sz="18" w:space="0" w:color="auto"/>
              <w:bottom w:val="single" w:sz="18" w:space="0" w:color="auto"/>
            </w:tcBorders>
            <w:vAlign w:val="center"/>
          </w:tcPr>
          <w:p w14:paraId="2B68779A" w14:textId="77777777" w:rsidR="00A63119" w:rsidRPr="00354986" w:rsidRDefault="00A63119" w:rsidP="009F2F34">
            <w:pPr>
              <w:jc w:val="center"/>
              <w:rPr>
                <w:rFonts w:cstheme="majorBidi"/>
              </w:rPr>
            </w:pPr>
            <w:r w:rsidRPr="00354986">
              <w:rPr>
                <w:rFonts w:cstheme="majorBidi"/>
              </w:rPr>
              <w:t>Parameter</w:t>
            </w:r>
          </w:p>
        </w:tc>
        <w:tc>
          <w:tcPr>
            <w:tcW w:w="1538" w:type="pct"/>
            <w:tcBorders>
              <w:top w:val="single" w:sz="18" w:space="0" w:color="auto"/>
              <w:bottom w:val="single" w:sz="18" w:space="0" w:color="auto"/>
            </w:tcBorders>
            <w:vAlign w:val="center"/>
          </w:tcPr>
          <w:p w14:paraId="489D0BD5" w14:textId="77777777" w:rsidR="00A63119" w:rsidRPr="00354986" w:rsidRDefault="00A63119" w:rsidP="009F2F34">
            <w:pPr>
              <w:jc w:val="center"/>
              <w:rPr>
                <w:rFonts w:cstheme="majorBidi"/>
              </w:rPr>
            </w:pPr>
            <w:r w:rsidRPr="00354986">
              <w:rPr>
                <w:rFonts w:cstheme="majorBidi"/>
              </w:rPr>
              <w:t>Value</w:t>
            </w:r>
          </w:p>
        </w:tc>
        <w:tc>
          <w:tcPr>
            <w:tcW w:w="1538" w:type="pct"/>
            <w:tcBorders>
              <w:top w:val="single" w:sz="18" w:space="0" w:color="auto"/>
              <w:bottom w:val="single" w:sz="18" w:space="0" w:color="auto"/>
            </w:tcBorders>
          </w:tcPr>
          <w:p w14:paraId="495AB683" w14:textId="22C445C1" w:rsidR="00A63119" w:rsidRPr="00354986" w:rsidRDefault="00A63119" w:rsidP="009F2F34">
            <w:pPr>
              <w:jc w:val="center"/>
              <w:rPr>
                <w:rFonts w:cstheme="majorBidi"/>
              </w:rPr>
            </w:pPr>
            <w:r>
              <w:rPr>
                <w:rFonts w:cstheme="majorBidi"/>
              </w:rPr>
              <w:t xml:space="preserve">Sensitivity Index </w:t>
            </w:r>
            <w:del w:id="482" w:author="Hamidreza Gharahi" w:date="2020-08-27T14:05:00Z">
              <w:r w:rsidDel="00711309">
                <w:rPr>
                  <w:rFonts w:cstheme="majorBidi"/>
                </w:rPr>
                <w:delText>(</w:delText>
              </w:r>
            </w:del>
            <m:oMath>
              <m:r>
                <w:rPr>
                  <w:rFonts w:ascii="Cambria Math" w:hAnsi="Cambria Math" w:cstheme="majorBidi"/>
                </w:rPr>
                <m:t>X</m:t>
              </m:r>
            </m:oMath>
            <w:ins w:id="483" w:author="Hamidreza Gharahi" w:date="2020-08-27T14:05:00Z">
              <w:r w:rsidR="00711309">
                <w:rPr>
                  <w:rFonts w:eastAsiaTheme="minorEastAsia" w:cstheme="majorBidi"/>
                </w:rPr>
                <w:t xml:space="preserve"> (%)</w:t>
              </w:r>
            </w:ins>
            <w:del w:id="484" w:author="Hamidreza Gharahi" w:date="2020-08-27T14:05:00Z">
              <w:r w:rsidDel="00711309">
                <w:rPr>
                  <w:rFonts w:cstheme="majorBidi"/>
                </w:rPr>
                <w:delText>)</w:delText>
              </w:r>
            </w:del>
          </w:p>
        </w:tc>
      </w:tr>
      <w:tr w:rsidR="00336CC5" w:rsidRPr="00354986" w14:paraId="76F76075" w14:textId="3818A0FF" w:rsidTr="00A63119">
        <w:trPr>
          <w:trHeight w:val="359"/>
        </w:trPr>
        <w:tc>
          <w:tcPr>
            <w:tcW w:w="1132" w:type="pct"/>
            <w:vMerge w:val="restart"/>
            <w:tcBorders>
              <w:top w:val="single" w:sz="18" w:space="0" w:color="auto"/>
            </w:tcBorders>
            <w:vAlign w:val="center"/>
          </w:tcPr>
          <w:p w14:paraId="2712F730" w14:textId="77777777" w:rsidR="00A63119" w:rsidRPr="00354986" w:rsidRDefault="00A63119" w:rsidP="009F2F34">
            <w:pPr>
              <w:jc w:val="center"/>
              <w:rPr>
                <w:rFonts w:cstheme="majorBidi"/>
              </w:rPr>
            </w:pPr>
            <w:r w:rsidRPr="00354986">
              <w:rPr>
                <w:rFonts w:cstheme="majorBidi"/>
              </w:rPr>
              <w:t>Passive material parameters</w:t>
            </w:r>
          </w:p>
        </w:tc>
        <w:tc>
          <w:tcPr>
            <w:tcW w:w="792" w:type="pct"/>
            <w:tcBorders>
              <w:top w:val="single" w:sz="18" w:space="0" w:color="auto"/>
              <w:bottom w:val="single" w:sz="4" w:space="0" w:color="000000"/>
            </w:tcBorders>
            <w:vAlign w:val="center"/>
          </w:tcPr>
          <w:p w14:paraId="1DA1A4F0" w14:textId="32C12696" w:rsidR="00A63119" w:rsidRPr="00354986" w:rsidRDefault="00133A07" w:rsidP="009F2F34">
            <w:pPr>
              <w:jc w:val="center"/>
              <w:rPr>
                <w:rFonts w:eastAsiaTheme="minorEastAsia" w:cstheme="majorBidi"/>
              </w:rPr>
            </w:pP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1</m:t>
                  </m:r>
                </m:sub>
              </m:sSub>
            </m:oMath>
            <w:r w:rsidR="00A63119">
              <w:rPr>
                <w:rFonts w:eastAsiaTheme="minorEastAsia" w:cstheme="majorBidi"/>
              </w:rPr>
              <w:t xml:space="preserve"> (</w:t>
            </w:r>
            <w:r w:rsidR="00A63119" w:rsidRPr="00354986">
              <w:rPr>
                <w:rFonts w:eastAsiaTheme="minorEastAsia" w:cstheme="majorBidi"/>
              </w:rPr>
              <w:t>Pa/kg</w:t>
            </w:r>
            <w:r w:rsidR="00A63119">
              <w:rPr>
                <w:rFonts w:eastAsiaTheme="minorEastAsia" w:cstheme="majorBidi"/>
              </w:rPr>
              <w:t>)</w:t>
            </w:r>
          </w:p>
        </w:tc>
        <w:tc>
          <w:tcPr>
            <w:tcW w:w="1538" w:type="pct"/>
            <w:tcBorders>
              <w:top w:val="single" w:sz="18" w:space="0" w:color="auto"/>
              <w:bottom w:val="single" w:sz="4" w:space="0" w:color="000000"/>
            </w:tcBorders>
            <w:vAlign w:val="center"/>
          </w:tcPr>
          <w:p w14:paraId="2ACE9447" w14:textId="77777777" w:rsidR="00A63119" w:rsidRPr="00354986" w:rsidRDefault="00A63119" w:rsidP="009F2F34">
            <w:pPr>
              <w:jc w:val="center"/>
              <w:rPr>
                <w:rFonts w:eastAsiaTheme="minorEastAsia" w:cstheme="majorBidi"/>
              </w:rPr>
            </w:pPr>
            <w:r w:rsidRPr="00354986">
              <w:rPr>
                <w:rFonts w:eastAsiaTheme="minorEastAsia" w:cstheme="majorBidi"/>
              </w:rPr>
              <w:t>113.60</w:t>
            </w:r>
          </w:p>
        </w:tc>
        <w:tc>
          <w:tcPr>
            <w:tcW w:w="1538" w:type="pct"/>
            <w:tcBorders>
              <w:top w:val="single" w:sz="18" w:space="0" w:color="auto"/>
              <w:bottom w:val="single" w:sz="4" w:space="0" w:color="000000"/>
            </w:tcBorders>
          </w:tcPr>
          <w:p w14:paraId="23E53593" w14:textId="08F80D31" w:rsidR="00A63119" w:rsidRPr="00354986" w:rsidRDefault="00E71740" w:rsidP="009F2F34">
            <w:pPr>
              <w:jc w:val="center"/>
              <w:rPr>
                <w:rFonts w:eastAsiaTheme="minorEastAsia" w:cstheme="majorBidi"/>
              </w:rPr>
            </w:pPr>
            <w:r w:rsidRPr="00E71740">
              <w:rPr>
                <w:rFonts w:eastAsiaTheme="minorEastAsia" w:cstheme="majorBidi"/>
              </w:rPr>
              <w:t>0.8</w:t>
            </w:r>
          </w:p>
        </w:tc>
      </w:tr>
      <w:tr w:rsidR="00336CC5" w:rsidRPr="00354986" w14:paraId="70BA2297" w14:textId="2B450133" w:rsidTr="00A63119">
        <w:trPr>
          <w:trHeight w:val="359"/>
        </w:trPr>
        <w:tc>
          <w:tcPr>
            <w:tcW w:w="1132" w:type="pct"/>
            <w:vMerge/>
            <w:vAlign w:val="center"/>
          </w:tcPr>
          <w:p w14:paraId="0B3C5B5F"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258A1086" w14:textId="0B0B9D11" w:rsidR="00A63119" w:rsidRPr="00354986" w:rsidRDefault="00133A07" w:rsidP="009F2F34">
            <w:pPr>
              <w:jc w:val="center"/>
              <w:rPr>
                <w:rFonts w:cstheme="majorBidi"/>
              </w:rPr>
            </w:pP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2</m:t>
                  </m:r>
                </m:sub>
              </m:sSub>
            </m:oMath>
            <w:r w:rsidR="00A63119">
              <w:rPr>
                <w:rFonts w:eastAsiaTheme="minorEastAsia" w:cstheme="majorBidi"/>
              </w:rPr>
              <w:t xml:space="preserve"> (</w:t>
            </w:r>
            <w:r w:rsidR="00A63119" w:rsidRPr="00354986">
              <w:rPr>
                <w:rFonts w:eastAsiaTheme="minorEastAsia" w:cstheme="majorBidi"/>
              </w:rPr>
              <w:t>Pa/kg</w:t>
            </w:r>
            <w:r w:rsidR="00A63119">
              <w:rPr>
                <w:rFonts w:eastAsiaTheme="minorEastAsia" w:cstheme="majorBidi"/>
              </w:rPr>
              <w:t>)</w:t>
            </w:r>
          </w:p>
        </w:tc>
        <w:tc>
          <w:tcPr>
            <w:tcW w:w="1538" w:type="pct"/>
            <w:tcBorders>
              <w:top w:val="single" w:sz="4" w:space="0" w:color="000000"/>
              <w:bottom w:val="single" w:sz="4" w:space="0" w:color="000000"/>
            </w:tcBorders>
            <w:vAlign w:val="center"/>
          </w:tcPr>
          <w:p w14:paraId="2C8E54EF" w14:textId="413CFFF8" w:rsidR="00A63119" w:rsidRPr="00354986" w:rsidRDefault="00A63119" w:rsidP="009F2F34">
            <w:pPr>
              <w:jc w:val="center"/>
              <w:rPr>
                <w:rFonts w:cstheme="majorBidi"/>
              </w:rPr>
            </w:pPr>
            <w:r w:rsidRPr="00354986">
              <w:rPr>
                <w:rFonts w:eastAsiaTheme="minorEastAsia" w:cstheme="majorBidi"/>
              </w:rPr>
              <w:t>333.</w:t>
            </w:r>
            <w:r w:rsidR="001746E1">
              <w:rPr>
                <w:rFonts w:eastAsiaTheme="minorEastAsia" w:cstheme="majorBidi"/>
              </w:rPr>
              <w:t>69</w:t>
            </w:r>
          </w:p>
        </w:tc>
        <w:tc>
          <w:tcPr>
            <w:tcW w:w="1538" w:type="pct"/>
            <w:tcBorders>
              <w:top w:val="single" w:sz="4" w:space="0" w:color="000000"/>
              <w:bottom w:val="single" w:sz="4" w:space="0" w:color="000000"/>
            </w:tcBorders>
          </w:tcPr>
          <w:p w14:paraId="114BCF3B" w14:textId="4C3D9972" w:rsidR="00A63119" w:rsidRPr="00354986" w:rsidRDefault="00E71740" w:rsidP="009F2F34">
            <w:pPr>
              <w:jc w:val="center"/>
              <w:rPr>
                <w:rFonts w:eastAsiaTheme="minorEastAsia" w:cstheme="majorBidi"/>
              </w:rPr>
            </w:pPr>
            <w:r w:rsidRPr="00E71740">
              <w:rPr>
                <w:rFonts w:eastAsiaTheme="minorEastAsia" w:cstheme="majorBidi"/>
              </w:rPr>
              <w:t>3</w:t>
            </w:r>
            <w:r w:rsidR="00DB63C3">
              <w:rPr>
                <w:rFonts w:eastAsiaTheme="minorEastAsia" w:cstheme="majorBidi"/>
              </w:rPr>
              <w:t>.</w:t>
            </w:r>
            <w:r w:rsidRPr="00E71740">
              <w:rPr>
                <w:rFonts w:eastAsiaTheme="minorEastAsia" w:cstheme="majorBidi"/>
              </w:rPr>
              <w:t>2</w:t>
            </w:r>
          </w:p>
        </w:tc>
      </w:tr>
      <w:tr w:rsidR="00336CC5" w:rsidRPr="00354986" w14:paraId="24757D78" w14:textId="2459CBC6" w:rsidTr="00A63119">
        <w:trPr>
          <w:trHeight w:val="359"/>
        </w:trPr>
        <w:tc>
          <w:tcPr>
            <w:tcW w:w="1132" w:type="pct"/>
            <w:vMerge/>
            <w:vAlign w:val="center"/>
          </w:tcPr>
          <w:p w14:paraId="2FCDF969"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0BE6030B" w14:textId="77777777" w:rsidR="00A63119" w:rsidRPr="00354986" w:rsidRDefault="00133A07" w:rsidP="009F2F34">
            <w:pPr>
              <w:jc w:val="center"/>
              <w:rPr>
                <w:rFonts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3</m:t>
                    </m:r>
                  </m:sub>
                </m:sSub>
              </m:oMath>
            </m:oMathPara>
          </w:p>
        </w:tc>
        <w:tc>
          <w:tcPr>
            <w:tcW w:w="1538" w:type="pct"/>
            <w:tcBorders>
              <w:top w:val="single" w:sz="4" w:space="0" w:color="000000"/>
              <w:bottom w:val="single" w:sz="4" w:space="0" w:color="000000"/>
            </w:tcBorders>
            <w:vAlign w:val="center"/>
          </w:tcPr>
          <w:p w14:paraId="786B6052" w14:textId="77777777" w:rsidR="00A63119" w:rsidRPr="00354986" w:rsidRDefault="00A63119" w:rsidP="009F2F34">
            <w:pPr>
              <w:jc w:val="center"/>
              <w:rPr>
                <w:rFonts w:cstheme="majorBidi"/>
              </w:rPr>
            </w:pPr>
            <w:r w:rsidRPr="00354986">
              <w:rPr>
                <w:rFonts w:cstheme="majorBidi"/>
              </w:rPr>
              <w:t>4.64</w:t>
            </w:r>
          </w:p>
        </w:tc>
        <w:tc>
          <w:tcPr>
            <w:tcW w:w="1538" w:type="pct"/>
            <w:tcBorders>
              <w:top w:val="single" w:sz="4" w:space="0" w:color="000000"/>
              <w:bottom w:val="single" w:sz="4" w:space="0" w:color="000000"/>
            </w:tcBorders>
          </w:tcPr>
          <w:p w14:paraId="23EB2D65" w14:textId="3A8F6A1B" w:rsidR="00A63119" w:rsidRPr="00354986" w:rsidRDefault="00E71740" w:rsidP="009F2F34">
            <w:pPr>
              <w:jc w:val="center"/>
              <w:rPr>
                <w:rFonts w:cstheme="majorBidi"/>
              </w:rPr>
            </w:pPr>
            <w:r w:rsidRPr="00E71740">
              <w:rPr>
                <w:rFonts w:cstheme="majorBidi"/>
              </w:rPr>
              <w:t>8</w:t>
            </w:r>
            <w:r w:rsidR="00DB63C3">
              <w:rPr>
                <w:rFonts w:cstheme="majorBidi"/>
              </w:rPr>
              <w:t>.</w:t>
            </w:r>
            <w:r w:rsidRPr="00E71740">
              <w:rPr>
                <w:rFonts w:cstheme="majorBidi"/>
              </w:rPr>
              <w:t>0</w:t>
            </w:r>
          </w:p>
        </w:tc>
      </w:tr>
      <w:tr w:rsidR="00336CC5" w:rsidRPr="00354986" w14:paraId="7EF1A5DA" w14:textId="10393397" w:rsidTr="00A63119">
        <w:trPr>
          <w:trHeight w:val="359"/>
        </w:trPr>
        <w:tc>
          <w:tcPr>
            <w:tcW w:w="1132" w:type="pct"/>
            <w:vMerge/>
            <w:vAlign w:val="center"/>
          </w:tcPr>
          <w:p w14:paraId="4A5B3BF6"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29181E44" w14:textId="2F4E3DB6" w:rsidR="00A63119" w:rsidRPr="00354986" w:rsidRDefault="00133A07" w:rsidP="009F2F34">
            <w:pPr>
              <w:jc w:val="center"/>
              <w:rPr>
                <w:rFonts w:eastAsia="Calibri" w:cstheme="majorBidi"/>
              </w:rPr>
            </w:pPr>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4</m:t>
                  </m:r>
                </m:sub>
              </m:sSub>
            </m:oMath>
            <w:r w:rsidR="00A63119">
              <w:rPr>
                <w:rFonts w:eastAsia="Calibri" w:cstheme="majorBidi"/>
              </w:rPr>
              <w:t xml:space="preserve"> (</w:t>
            </w:r>
            <w:r w:rsidR="00A63119" w:rsidRPr="00354986">
              <w:rPr>
                <w:rFonts w:eastAsiaTheme="minorEastAsia" w:cstheme="majorBidi"/>
              </w:rPr>
              <w:t>Pa/kg</w:t>
            </w:r>
            <w:r w:rsidR="00A63119">
              <w:rPr>
                <w:rFonts w:eastAsiaTheme="minorEastAsia" w:cstheme="majorBidi"/>
              </w:rPr>
              <w:t>)</w:t>
            </w:r>
          </w:p>
        </w:tc>
        <w:tc>
          <w:tcPr>
            <w:tcW w:w="1538" w:type="pct"/>
            <w:tcBorders>
              <w:top w:val="single" w:sz="4" w:space="0" w:color="000000"/>
              <w:bottom w:val="single" w:sz="4" w:space="0" w:color="000000"/>
            </w:tcBorders>
            <w:vAlign w:val="center"/>
          </w:tcPr>
          <w:p w14:paraId="4F62D514" w14:textId="3F553626" w:rsidR="00A63119" w:rsidRPr="00354986" w:rsidRDefault="00A63119" w:rsidP="009F2F34">
            <w:pPr>
              <w:jc w:val="center"/>
              <w:rPr>
                <w:rFonts w:cstheme="majorBidi"/>
              </w:rPr>
            </w:pPr>
            <w:r w:rsidRPr="00354986">
              <w:rPr>
                <w:rFonts w:eastAsiaTheme="minorEastAsia" w:cstheme="majorBidi"/>
              </w:rPr>
              <w:t>78.</w:t>
            </w:r>
            <w:r w:rsidR="005F39EA">
              <w:rPr>
                <w:rFonts w:eastAsiaTheme="minorEastAsia" w:cstheme="majorBidi"/>
              </w:rPr>
              <w:t>21</w:t>
            </w:r>
          </w:p>
        </w:tc>
        <w:tc>
          <w:tcPr>
            <w:tcW w:w="1538" w:type="pct"/>
            <w:tcBorders>
              <w:top w:val="single" w:sz="4" w:space="0" w:color="000000"/>
              <w:bottom w:val="single" w:sz="4" w:space="0" w:color="000000"/>
            </w:tcBorders>
          </w:tcPr>
          <w:p w14:paraId="7D7CEEA9" w14:textId="385BBF31" w:rsidR="00A63119" w:rsidRPr="00354986" w:rsidRDefault="00E71740" w:rsidP="009F2F34">
            <w:pPr>
              <w:jc w:val="center"/>
              <w:rPr>
                <w:rFonts w:eastAsiaTheme="minorEastAsia" w:cstheme="majorBidi"/>
              </w:rPr>
            </w:pPr>
            <w:r w:rsidRPr="00E71740">
              <w:rPr>
                <w:rFonts w:eastAsiaTheme="minorEastAsia" w:cstheme="majorBidi"/>
              </w:rPr>
              <w:t>0.</w:t>
            </w:r>
            <w:r>
              <w:rPr>
                <w:rFonts w:eastAsiaTheme="minorEastAsia" w:cstheme="majorBidi"/>
              </w:rPr>
              <w:t>2</w:t>
            </w:r>
          </w:p>
        </w:tc>
      </w:tr>
      <w:tr w:rsidR="00336CC5" w:rsidRPr="00354986" w14:paraId="57913EB4" w14:textId="3CDCBC2F" w:rsidTr="00A63119">
        <w:trPr>
          <w:trHeight w:val="359"/>
        </w:trPr>
        <w:tc>
          <w:tcPr>
            <w:tcW w:w="1132" w:type="pct"/>
            <w:vMerge/>
            <w:tcBorders>
              <w:bottom w:val="single" w:sz="8" w:space="0" w:color="auto"/>
            </w:tcBorders>
            <w:vAlign w:val="center"/>
          </w:tcPr>
          <w:p w14:paraId="17748BFE" w14:textId="77777777" w:rsidR="00A63119" w:rsidRPr="00354986" w:rsidRDefault="00A63119" w:rsidP="009F2F34">
            <w:pPr>
              <w:jc w:val="center"/>
              <w:rPr>
                <w:rFonts w:cstheme="majorBidi"/>
              </w:rPr>
            </w:pPr>
          </w:p>
        </w:tc>
        <w:tc>
          <w:tcPr>
            <w:tcW w:w="792" w:type="pct"/>
            <w:tcBorders>
              <w:top w:val="single" w:sz="4" w:space="0" w:color="000000"/>
              <w:bottom w:val="single" w:sz="8" w:space="0" w:color="auto"/>
            </w:tcBorders>
            <w:vAlign w:val="center"/>
          </w:tcPr>
          <w:p w14:paraId="6D2B430C" w14:textId="77777777" w:rsidR="00A63119" w:rsidRPr="00354986" w:rsidRDefault="00133A07" w:rsidP="009F2F34">
            <w:pPr>
              <w:jc w:val="center"/>
              <w:rPr>
                <w:rFonts w:eastAsia="Calibri" w:cstheme="majorBidi"/>
              </w:rPr>
            </w:pPr>
            <m:oMathPara>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5</m:t>
                    </m:r>
                  </m:sub>
                </m:sSub>
              </m:oMath>
            </m:oMathPara>
          </w:p>
        </w:tc>
        <w:tc>
          <w:tcPr>
            <w:tcW w:w="1538" w:type="pct"/>
            <w:tcBorders>
              <w:top w:val="single" w:sz="4" w:space="0" w:color="000000"/>
              <w:bottom w:val="single" w:sz="8" w:space="0" w:color="auto"/>
            </w:tcBorders>
            <w:vAlign w:val="center"/>
          </w:tcPr>
          <w:p w14:paraId="436D5D56" w14:textId="1CE500A7" w:rsidR="00A63119" w:rsidRPr="00354986" w:rsidRDefault="00A63119" w:rsidP="009F2F34">
            <w:pPr>
              <w:jc w:val="center"/>
              <w:rPr>
                <w:rFonts w:cstheme="majorBidi"/>
              </w:rPr>
            </w:pPr>
            <w:r w:rsidRPr="00354986">
              <w:rPr>
                <w:rFonts w:cstheme="majorBidi"/>
              </w:rPr>
              <w:t>0.4</w:t>
            </w:r>
            <w:r w:rsidR="005F39EA">
              <w:rPr>
                <w:rFonts w:cstheme="majorBidi"/>
              </w:rPr>
              <w:t>2</w:t>
            </w:r>
          </w:p>
        </w:tc>
        <w:tc>
          <w:tcPr>
            <w:tcW w:w="1538" w:type="pct"/>
            <w:tcBorders>
              <w:top w:val="single" w:sz="4" w:space="0" w:color="000000"/>
              <w:bottom w:val="single" w:sz="8" w:space="0" w:color="auto"/>
            </w:tcBorders>
          </w:tcPr>
          <w:p w14:paraId="7B2C3B66" w14:textId="32C29AA3" w:rsidR="00A63119" w:rsidRPr="00354986" w:rsidRDefault="00E71740" w:rsidP="009F2F34">
            <w:pPr>
              <w:jc w:val="center"/>
              <w:rPr>
                <w:rFonts w:cstheme="majorBidi"/>
              </w:rPr>
            </w:pPr>
            <w:r w:rsidRPr="00E71740">
              <w:rPr>
                <w:rFonts w:cstheme="majorBidi"/>
              </w:rPr>
              <w:t>0.</w:t>
            </w:r>
            <w:r>
              <w:rPr>
                <w:rFonts w:cstheme="majorBidi"/>
              </w:rPr>
              <w:t>1</w:t>
            </w:r>
          </w:p>
        </w:tc>
      </w:tr>
      <w:tr w:rsidR="00336CC5" w:rsidRPr="00354986" w14:paraId="66916B68" w14:textId="6AEFC092" w:rsidTr="00A63119">
        <w:trPr>
          <w:trHeight w:val="131"/>
        </w:trPr>
        <w:tc>
          <w:tcPr>
            <w:tcW w:w="1132" w:type="pct"/>
            <w:vMerge w:val="restart"/>
            <w:tcBorders>
              <w:top w:val="single" w:sz="8" w:space="0" w:color="auto"/>
            </w:tcBorders>
            <w:vAlign w:val="center"/>
          </w:tcPr>
          <w:p w14:paraId="7A1F6CC8" w14:textId="77777777" w:rsidR="00A63119" w:rsidRPr="00354986" w:rsidRDefault="00A63119" w:rsidP="009F2F34">
            <w:pPr>
              <w:jc w:val="center"/>
              <w:rPr>
                <w:rFonts w:cstheme="majorBidi"/>
              </w:rPr>
            </w:pPr>
            <w:r w:rsidRPr="00354986">
              <w:rPr>
                <w:rFonts w:cstheme="majorBidi"/>
              </w:rPr>
              <w:t>Active material parameters</w:t>
            </w:r>
          </w:p>
        </w:tc>
        <w:tc>
          <w:tcPr>
            <w:tcW w:w="792" w:type="pct"/>
            <w:tcBorders>
              <w:top w:val="single" w:sz="8" w:space="0" w:color="auto"/>
              <w:bottom w:val="single" w:sz="4" w:space="0" w:color="000000"/>
            </w:tcBorders>
            <w:vAlign w:val="center"/>
          </w:tcPr>
          <w:p w14:paraId="229D3C5A" w14:textId="30516CE6" w:rsidR="00A63119" w:rsidRPr="00354986" w:rsidRDefault="00133A07" w:rsidP="009F2F34">
            <w:pPr>
              <w:jc w:val="center"/>
              <w:rPr>
                <w:rFonts w:eastAsia="Times New Roman" w:cstheme="majorBidi"/>
              </w:rPr>
            </w:pPr>
            <m:oMath>
              <m:sSub>
                <m:sSubPr>
                  <m:ctrlPr>
                    <w:rPr>
                      <w:rFonts w:ascii="Cambria Math" w:eastAsia="Calibri" w:hAnsi="Cambria Math" w:cstheme="majorBidi"/>
                      <w:i/>
                    </w:rPr>
                  </m:ctrlPr>
                </m:sSubPr>
                <m:e>
                  <m:r>
                    <w:rPr>
                      <w:rFonts w:ascii="Cambria Math" w:eastAsia="Calibri" w:hAnsi="Cambria Math" w:cstheme="majorBidi"/>
                    </w:rPr>
                    <m:t>S</m:t>
                  </m:r>
                </m:e>
                <m:sub>
                  <m:r>
                    <w:rPr>
                      <w:rFonts w:ascii="Cambria Math" w:eastAsia="Calibri" w:hAnsi="Cambria Math" w:cstheme="majorBidi"/>
                    </w:rPr>
                    <m:t>max</m:t>
                  </m:r>
                </m:sub>
              </m:sSub>
            </m:oMath>
            <w:r w:rsidR="00A63119">
              <w:rPr>
                <w:rFonts w:eastAsia="Times New Roman" w:cstheme="majorBidi"/>
              </w:rPr>
              <w:t xml:space="preserve"> (</w:t>
            </w:r>
            <w:r w:rsidR="00A63119" w:rsidRPr="00354986">
              <w:rPr>
                <w:rFonts w:eastAsia="Times New Roman" w:cstheme="majorBidi"/>
              </w:rPr>
              <w:t>MPa</w:t>
            </w:r>
            <w:r w:rsidR="00A63119">
              <w:rPr>
                <w:rFonts w:eastAsia="Times New Roman" w:cstheme="majorBidi"/>
              </w:rPr>
              <w:t>)</w:t>
            </w:r>
          </w:p>
        </w:tc>
        <w:tc>
          <w:tcPr>
            <w:tcW w:w="1538" w:type="pct"/>
            <w:tcBorders>
              <w:top w:val="single" w:sz="8" w:space="0" w:color="auto"/>
              <w:bottom w:val="single" w:sz="4" w:space="0" w:color="000000"/>
            </w:tcBorders>
            <w:vAlign w:val="center"/>
          </w:tcPr>
          <w:p w14:paraId="62F1B68B" w14:textId="77777777" w:rsidR="00A63119" w:rsidRPr="00354986" w:rsidRDefault="00A63119" w:rsidP="009F2F34">
            <w:pPr>
              <w:jc w:val="center"/>
              <w:rPr>
                <w:rFonts w:eastAsia="Times New Roman" w:cstheme="majorBidi"/>
              </w:rPr>
            </w:pPr>
            <w:r w:rsidRPr="00354986">
              <w:rPr>
                <w:rFonts w:eastAsia="Times New Roman" w:cstheme="majorBidi"/>
              </w:rPr>
              <w:t>2.45</w:t>
            </w:r>
          </w:p>
        </w:tc>
        <w:tc>
          <w:tcPr>
            <w:tcW w:w="1538" w:type="pct"/>
            <w:tcBorders>
              <w:top w:val="single" w:sz="8" w:space="0" w:color="auto"/>
              <w:bottom w:val="single" w:sz="4" w:space="0" w:color="000000"/>
            </w:tcBorders>
          </w:tcPr>
          <w:p w14:paraId="0ABB9F72" w14:textId="68B56CE4" w:rsidR="00A63119" w:rsidRPr="00354986" w:rsidRDefault="00E71740" w:rsidP="009F2F34">
            <w:pPr>
              <w:jc w:val="center"/>
              <w:rPr>
                <w:rFonts w:eastAsia="Times New Roman" w:cstheme="majorBidi"/>
              </w:rPr>
            </w:pPr>
            <w:r w:rsidRPr="00E71740">
              <w:rPr>
                <w:rFonts w:eastAsia="Times New Roman" w:cstheme="majorBidi"/>
              </w:rPr>
              <w:t>10</w:t>
            </w:r>
            <w:r w:rsidR="00DB63C3">
              <w:rPr>
                <w:rFonts w:eastAsia="Times New Roman" w:cstheme="majorBidi"/>
              </w:rPr>
              <w:t>.</w:t>
            </w:r>
            <w:r w:rsidRPr="00E71740">
              <w:rPr>
                <w:rFonts w:eastAsia="Times New Roman" w:cstheme="majorBidi"/>
              </w:rPr>
              <w:t>9</w:t>
            </w:r>
          </w:p>
        </w:tc>
      </w:tr>
      <w:tr w:rsidR="00336CC5" w:rsidRPr="00354986" w14:paraId="57B46875" w14:textId="5AE09C5F" w:rsidTr="00A63119">
        <w:trPr>
          <w:trHeight w:val="127"/>
        </w:trPr>
        <w:tc>
          <w:tcPr>
            <w:tcW w:w="1132" w:type="pct"/>
            <w:vMerge/>
            <w:vAlign w:val="center"/>
          </w:tcPr>
          <w:p w14:paraId="73D26EB0"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6AED4414" w14:textId="77777777" w:rsidR="00A63119" w:rsidRPr="00354986" w:rsidRDefault="00A63119" w:rsidP="009F2F34">
            <w:pPr>
              <w:jc w:val="center"/>
              <w:rPr>
                <w:rFonts w:cstheme="majorBidi"/>
              </w:rPr>
            </w:pPr>
            <m:oMathPara>
              <m:oMath>
                <m:r>
                  <w:rPr>
                    <w:rFonts w:ascii="Cambria Math" w:hAnsi="Cambria Math" w:cstheme="majorBidi"/>
                  </w:rPr>
                  <m:t>β</m:t>
                </m:r>
              </m:oMath>
            </m:oMathPara>
          </w:p>
        </w:tc>
        <w:tc>
          <w:tcPr>
            <w:tcW w:w="1538" w:type="pct"/>
            <w:tcBorders>
              <w:top w:val="single" w:sz="4" w:space="0" w:color="000000"/>
              <w:bottom w:val="single" w:sz="4" w:space="0" w:color="000000"/>
            </w:tcBorders>
            <w:vAlign w:val="center"/>
          </w:tcPr>
          <w:p w14:paraId="2B5DD34F" w14:textId="77777777" w:rsidR="00A63119" w:rsidRPr="00354986" w:rsidRDefault="00A63119" w:rsidP="009F2F34">
            <w:pPr>
              <w:jc w:val="center"/>
              <w:rPr>
                <w:rFonts w:cstheme="majorBidi"/>
              </w:rPr>
            </w:pPr>
            <w:r w:rsidRPr="00354986">
              <w:rPr>
                <w:rFonts w:cstheme="majorBidi"/>
              </w:rPr>
              <w:t>1.90</w:t>
            </w:r>
          </w:p>
        </w:tc>
        <w:tc>
          <w:tcPr>
            <w:tcW w:w="1538" w:type="pct"/>
            <w:tcBorders>
              <w:top w:val="single" w:sz="4" w:space="0" w:color="000000"/>
              <w:bottom w:val="single" w:sz="4" w:space="0" w:color="000000"/>
            </w:tcBorders>
          </w:tcPr>
          <w:p w14:paraId="75DBDF0C" w14:textId="1C9528D3" w:rsidR="00A63119" w:rsidRPr="00354986" w:rsidRDefault="00E71740" w:rsidP="009F2F34">
            <w:pPr>
              <w:jc w:val="center"/>
              <w:rPr>
                <w:rFonts w:cstheme="majorBidi"/>
              </w:rPr>
            </w:pPr>
            <w:r w:rsidRPr="00E71740">
              <w:rPr>
                <w:rFonts w:cstheme="majorBidi"/>
              </w:rPr>
              <w:t>10</w:t>
            </w:r>
            <w:r w:rsidR="00DB63C3">
              <w:rPr>
                <w:rFonts w:cstheme="majorBidi"/>
              </w:rPr>
              <w:t>.</w:t>
            </w:r>
            <w:r>
              <w:rPr>
                <w:rFonts w:cstheme="majorBidi"/>
              </w:rPr>
              <w:t>5</w:t>
            </w:r>
          </w:p>
        </w:tc>
      </w:tr>
      <w:tr w:rsidR="00336CC5" w:rsidRPr="00354986" w14:paraId="5ADD7FDF" w14:textId="0F08B6D7" w:rsidTr="00A63119">
        <w:trPr>
          <w:trHeight w:val="127"/>
        </w:trPr>
        <w:tc>
          <w:tcPr>
            <w:tcW w:w="1132" w:type="pct"/>
            <w:vMerge/>
            <w:vAlign w:val="center"/>
          </w:tcPr>
          <w:p w14:paraId="3F1826D2"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1C9629B9" w14:textId="5BCBB510" w:rsidR="00A63119" w:rsidRPr="00354986" w:rsidRDefault="00133A07" w:rsidP="009F2F34">
            <w:pPr>
              <w:jc w:val="center"/>
              <w:rPr>
                <w:rFonts w:cstheme="majorBidi"/>
              </w:rPr>
            </w:pPr>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0</m:t>
                  </m:r>
                </m:sub>
              </m:sSub>
            </m:oMath>
            <w:r w:rsidR="00A63119">
              <w:rPr>
                <w:rFonts w:eastAsiaTheme="minorEastAsia" w:cstheme="majorBidi"/>
              </w:rPr>
              <w:t xml:space="preserve"> (</w:t>
            </w:r>
            <w:r w:rsidR="00A63119" w:rsidRPr="00354986">
              <w:rPr>
                <w:rFonts w:cstheme="majorBidi"/>
              </w:rPr>
              <w:t>mmHg</w:t>
            </w:r>
            <w:r w:rsidR="00A63119">
              <w:rPr>
                <w:rFonts w:cstheme="majorBidi"/>
              </w:rPr>
              <w:t>)</w:t>
            </w:r>
          </w:p>
        </w:tc>
        <w:tc>
          <w:tcPr>
            <w:tcW w:w="1538" w:type="pct"/>
            <w:tcBorders>
              <w:top w:val="single" w:sz="4" w:space="0" w:color="000000"/>
              <w:bottom w:val="single" w:sz="4" w:space="0" w:color="000000"/>
            </w:tcBorders>
            <w:vAlign w:val="center"/>
          </w:tcPr>
          <w:p w14:paraId="5E4015CA" w14:textId="77777777" w:rsidR="00A63119" w:rsidRPr="00354986" w:rsidRDefault="00A63119" w:rsidP="009F2F34">
            <w:pPr>
              <w:jc w:val="center"/>
              <w:rPr>
                <w:rFonts w:cstheme="majorBidi"/>
              </w:rPr>
            </w:pPr>
            <w:r w:rsidRPr="00354986">
              <w:rPr>
                <w:rFonts w:cstheme="majorBidi"/>
              </w:rPr>
              <w:t>70.34</w:t>
            </w:r>
          </w:p>
        </w:tc>
        <w:tc>
          <w:tcPr>
            <w:tcW w:w="1538" w:type="pct"/>
            <w:tcBorders>
              <w:top w:val="single" w:sz="4" w:space="0" w:color="000000"/>
              <w:bottom w:val="single" w:sz="4" w:space="0" w:color="000000"/>
            </w:tcBorders>
          </w:tcPr>
          <w:p w14:paraId="5C5B03BC" w14:textId="764C7209" w:rsidR="00A63119" w:rsidRPr="00354986" w:rsidRDefault="00E71740" w:rsidP="009F2F34">
            <w:pPr>
              <w:jc w:val="center"/>
              <w:rPr>
                <w:rFonts w:cstheme="majorBidi"/>
              </w:rPr>
            </w:pPr>
            <w:r w:rsidRPr="00E71740">
              <w:rPr>
                <w:rFonts w:cstheme="majorBidi"/>
              </w:rPr>
              <w:t>33</w:t>
            </w:r>
            <w:r w:rsidR="00DB63C3">
              <w:rPr>
                <w:rFonts w:cstheme="majorBidi"/>
              </w:rPr>
              <w:t>.</w:t>
            </w:r>
            <w:r>
              <w:rPr>
                <w:rFonts w:cstheme="majorBidi"/>
              </w:rPr>
              <w:t>6</w:t>
            </w:r>
          </w:p>
        </w:tc>
      </w:tr>
      <w:tr w:rsidR="00336CC5" w:rsidRPr="00354986" w14:paraId="4C8D0640" w14:textId="2AAB34E4" w:rsidTr="00A63119">
        <w:trPr>
          <w:trHeight w:val="127"/>
        </w:trPr>
        <w:tc>
          <w:tcPr>
            <w:tcW w:w="1132" w:type="pct"/>
            <w:vMerge/>
            <w:vAlign w:val="center"/>
          </w:tcPr>
          <w:p w14:paraId="7E7F6394"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781C0F3C" w14:textId="77777777" w:rsidR="00A63119" w:rsidRPr="00354986" w:rsidRDefault="00133A07" w:rsidP="009F2F34">
            <w:pPr>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0</m:t>
                    </m:r>
                  </m:sub>
                </m:sSub>
              </m:oMath>
            </m:oMathPara>
          </w:p>
        </w:tc>
        <w:tc>
          <w:tcPr>
            <w:tcW w:w="1538" w:type="pct"/>
            <w:tcBorders>
              <w:top w:val="single" w:sz="4" w:space="0" w:color="000000"/>
              <w:bottom w:val="single" w:sz="4" w:space="0" w:color="000000"/>
            </w:tcBorders>
            <w:vAlign w:val="center"/>
          </w:tcPr>
          <w:p w14:paraId="6C7F973E" w14:textId="77777777" w:rsidR="00A63119" w:rsidRPr="00354986" w:rsidRDefault="00A63119" w:rsidP="009F2F34">
            <w:pPr>
              <w:jc w:val="center"/>
              <w:rPr>
                <w:rFonts w:cstheme="majorBidi"/>
              </w:rPr>
            </w:pPr>
            <w:r w:rsidRPr="00354986">
              <w:rPr>
                <w:rFonts w:cstheme="majorBidi"/>
              </w:rPr>
              <w:t>0.5</w:t>
            </w:r>
          </w:p>
        </w:tc>
        <w:tc>
          <w:tcPr>
            <w:tcW w:w="1538" w:type="pct"/>
            <w:tcBorders>
              <w:top w:val="single" w:sz="4" w:space="0" w:color="000000"/>
              <w:bottom w:val="single" w:sz="4" w:space="0" w:color="000000"/>
            </w:tcBorders>
          </w:tcPr>
          <w:p w14:paraId="0518D065" w14:textId="709E0BFF" w:rsidR="00A63119" w:rsidRPr="00354986" w:rsidRDefault="00E71740" w:rsidP="009F2F34">
            <w:pPr>
              <w:jc w:val="center"/>
              <w:rPr>
                <w:rFonts w:cstheme="majorBidi"/>
              </w:rPr>
            </w:pPr>
            <w:r w:rsidRPr="00E71740">
              <w:rPr>
                <w:rFonts w:cstheme="majorBidi"/>
              </w:rPr>
              <w:t>25</w:t>
            </w:r>
            <w:r w:rsidR="00DB63C3">
              <w:rPr>
                <w:rFonts w:cstheme="majorBidi"/>
              </w:rPr>
              <w:t>.</w:t>
            </w:r>
            <w:r w:rsidRPr="00E71740">
              <w:rPr>
                <w:rFonts w:cstheme="majorBidi"/>
              </w:rPr>
              <w:t>6</w:t>
            </w:r>
          </w:p>
        </w:tc>
      </w:tr>
      <w:tr w:rsidR="00336CC5" w:rsidRPr="00354986" w14:paraId="1D4067D9" w14:textId="23FF63B2" w:rsidTr="00A63119">
        <w:trPr>
          <w:trHeight w:val="127"/>
        </w:trPr>
        <w:tc>
          <w:tcPr>
            <w:tcW w:w="1132" w:type="pct"/>
            <w:vMerge/>
            <w:vAlign w:val="center"/>
          </w:tcPr>
          <w:p w14:paraId="5935AB60" w14:textId="77777777" w:rsidR="00A63119" w:rsidRPr="00354986" w:rsidRDefault="00A63119" w:rsidP="009F2F34">
            <w:pPr>
              <w:jc w:val="center"/>
              <w:rPr>
                <w:rFonts w:cstheme="majorBidi"/>
              </w:rPr>
            </w:pPr>
          </w:p>
        </w:tc>
        <w:tc>
          <w:tcPr>
            <w:tcW w:w="792" w:type="pct"/>
            <w:tcBorders>
              <w:top w:val="single" w:sz="4" w:space="0" w:color="000000"/>
            </w:tcBorders>
            <w:vAlign w:val="center"/>
          </w:tcPr>
          <w:p w14:paraId="7AFC71D1" w14:textId="77777777" w:rsidR="00A63119" w:rsidRPr="00354986" w:rsidRDefault="00133A07" w:rsidP="009F2F34">
            <w:pPr>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M</m:t>
                    </m:r>
                  </m:sub>
                </m:sSub>
              </m:oMath>
            </m:oMathPara>
          </w:p>
        </w:tc>
        <w:tc>
          <w:tcPr>
            <w:tcW w:w="1538" w:type="pct"/>
            <w:tcBorders>
              <w:top w:val="single" w:sz="4" w:space="0" w:color="000000"/>
            </w:tcBorders>
            <w:vAlign w:val="center"/>
          </w:tcPr>
          <w:p w14:paraId="495BB061" w14:textId="77777777" w:rsidR="00A63119" w:rsidRPr="00354986" w:rsidRDefault="00A63119" w:rsidP="009F2F34">
            <w:pPr>
              <w:jc w:val="center"/>
              <w:rPr>
                <w:rFonts w:cstheme="majorBidi"/>
              </w:rPr>
            </w:pPr>
            <w:r w:rsidRPr="00354986">
              <w:rPr>
                <w:rFonts w:cstheme="majorBidi"/>
              </w:rPr>
              <w:t>1.7</w:t>
            </w:r>
          </w:p>
        </w:tc>
        <w:tc>
          <w:tcPr>
            <w:tcW w:w="1538" w:type="pct"/>
            <w:tcBorders>
              <w:top w:val="single" w:sz="4" w:space="0" w:color="000000"/>
            </w:tcBorders>
          </w:tcPr>
          <w:p w14:paraId="17A07590" w14:textId="61ABBCC5" w:rsidR="00A63119" w:rsidRPr="00354986" w:rsidRDefault="00E71740" w:rsidP="009F2F34">
            <w:pPr>
              <w:jc w:val="center"/>
              <w:rPr>
                <w:rFonts w:cstheme="majorBidi"/>
              </w:rPr>
            </w:pPr>
            <w:r w:rsidRPr="00E71740">
              <w:rPr>
                <w:rFonts w:cstheme="majorBidi"/>
              </w:rPr>
              <w:t>39</w:t>
            </w:r>
            <w:r w:rsidR="00DB63C3">
              <w:rPr>
                <w:rFonts w:cstheme="majorBidi"/>
              </w:rPr>
              <w:t>.</w:t>
            </w:r>
            <w:r w:rsidRPr="00E71740">
              <w:rPr>
                <w:rFonts w:cstheme="majorBidi"/>
              </w:rPr>
              <w:t>3</w:t>
            </w:r>
          </w:p>
        </w:tc>
      </w:tr>
      <w:tr w:rsidR="00336CC5" w:rsidRPr="00354986" w14:paraId="63641481" w14:textId="01CADD3F" w:rsidTr="00A63119">
        <w:trPr>
          <w:trHeight w:val="143"/>
        </w:trPr>
        <w:tc>
          <w:tcPr>
            <w:tcW w:w="1132" w:type="pct"/>
            <w:vMerge w:val="restart"/>
            <w:tcBorders>
              <w:top w:val="single" w:sz="8" w:space="0" w:color="auto"/>
            </w:tcBorders>
            <w:vAlign w:val="center"/>
          </w:tcPr>
          <w:p w14:paraId="4ADCAB06" w14:textId="77777777" w:rsidR="00541515" w:rsidRPr="00354986" w:rsidRDefault="00541515" w:rsidP="009F2F34">
            <w:pPr>
              <w:jc w:val="center"/>
              <w:rPr>
                <w:rFonts w:cstheme="majorBidi"/>
              </w:rPr>
            </w:pPr>
            <w:r w:rsidRPr="00354986">
              <w:rPr>
                <w:rFonts w:cstheme="majorBidi"/>
              </w:rPr>
              <w:t>Subepicardial (A,LA,IA,SA)</w:t>
            </w:r>
            <w:r w:rsidRPr="00354986">
              <w:rPr>
                <w:rFonts w:cstheme="majorBidi"/>
                <w:vertAlign w:val="superscript"/>
              </w:rPr>
              <w:t>*</w:t>
            </w:r>
          </w:p>
        </w:tc>
        <w:tc>
          <w:tcPr>
            <w:tcW w:w="792" w:type="pct"/>
            <w:tcBorders>
              <w:top w:val="single" w:sz="8" w:space="0" w:color="auto"/>
              <w:bottom w:val="single" w:sz="4" w:space="0" w:color="000000"/>
            </w:tcBorders>
            <w:vAlign w:val="center"/>
          </w:tcPr>
          <w:p w14:paraId="0E99F20E" w14:textId="77777777" w:rsidR="00541515" w:rsidRPr="00354986" w:rsidRDefault="00133A07" w:rsidP="009F2F34">
            <w:pPr>
              <w:jc w:val="center"/>
              <w:rPr>
                <w:rFonts w:eastAsia="Calibri" w:cstheme="majorBidi"/>
              </w:rPr>
            </w:pPr>
            <m:oMathPara>
              <m:oMath>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θ</m:t>
                    </m:r>
                  </m:sub>
                  <m:sup>
                    <m:r>
                      <w:rPr>
                        <w:rFonts w:ascii="Cambria Math" w:eastAsiaTheme="minorEastAsia" w:hAnsi="Cambria Math" w:cstheme="majorBidi"/>
                      </w:rPr>
                      <m:t>e</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z</m:t>
                    </m:r>
                  </m:sub>
                  <m:sup>
                    <m:r>
                      <w:rPr>
                        <w:rFonts w:ascii="Cambria Math" w:eastAsiaTheme="minorEastAsia" w:hAnsi="Cambria Math" w:cstheme="majorBidi"/>
                      </w:rPr>
                      <m:t>e</m:t>
                    </m:r>
                  </m:sup>
                </m:sSubSup>
              </m:oMath>
            </m:oMathPara>
          </w:p>
        </w:tc>
        <w:tc>
          <w:tcPr>
            <w:tcW w:w="1538" w:type="pct"/>
            <w:tcBorders>
              <w:top w:val="single" w:sz="8" w:space="0" w:color="auto"/>
              <w:bottom w:val="single" w:sz="4" w:space="0" w:color="000000"/>
            </w:tcBorders>
            <w:vAlign w:val="center"/>
          </w:tcPr>
          <w:p w14:paraId="4DE36907" w14:textId="77777777" w:rsidR="00541515" w:rsidRPr="00354986" w:rsidRDefault="00541515" w:rsidP="009F2F34">
            <w:pPr>
              <w:jc w:val="center"/>
              <w:rPr>
                <w:rFonts w:eastAsia="Calibri" w:cstheme="majorBidi"/>
              </w:rPr>
            </w:pPr>
            <w:r w:rsidRPr="00354986">
              <w:rPr>
                <w:rFonts w:eastAsia="Calibri" w:cstheme="majorBidi"/>
              </w:rPr>
              <w:t>(1.22,1.12,1.06,1.06)</w:t>
            </w:r>
          </w:p>
        </w:tc>
        <w:tc>
          <w:tcPr>
            <w:tcW w:w="1538" w:type="pct"/>
            <w:tcBorders>
              <w:top w:val="single" w:sz="8" w:space="0" w:color="auto"/>
              <w:bottom w:val="single" w:sz="4" w:space="0" w:color="000000"/>
            </w:tcBorders>
          </w:tcPr>
          <w:p w14:paraId="5E967BBF" w14:textId="497289DE" w:rsidR="00541515" w:rsidRPr="00354986" w:rsidRDefault="00541515" w:rsidP="009F2F34">
            <w:pPr>
              <w:jc w:val="center"/>
              <w:rPr>
                <w:rFonts w:eastAsia="Calibri" w:cstheme="majorBidi"/>
              </w:rPr>
            </w:pPr>
            <w:r>
              <w:rPr>
                <w:rFonts w:eastAsia="Calibri" w:cstheme="majorBidi"/>
              </w:rPr>
              <w:t>(</w:t>
            </w:r>
            <w:r w:rsidRPr="00E71740">
              <w:rPr>
                <w:rFonts w:eastAsia="Calibri" w:cstheme="majorBidi"/>
              </w:rPr>
              <w:t>6</w:t>
            </w:r>
            <w:r w:rsidR="00DB63C3">
              <w:rPr>
                <w:rFonts w:eastAsia="Calibri" w:cstheme="majorBidi"/>
              </w:rPr>
              <w:t>.</w:t>
            </w:r>
            <w:r w:rsidRPr="00E71740">
              <w:rPr>
                <w:rFonts w:eastAsia="Calibri" w:cstheme="majorBidi"/>
              </w:rPr>
              <w:t>4</w:t>
            </w:r>
            <w:r>
              <w:rPr>
                <w:rFonts w:eastAsia="Calibri" w:cstheme="majorBidi"/>
              </w:rPr>
              <w:t>,</w:t>
            </w:r>
            <w:r w:rsidRPr="00E71740">
              <w:rPr>
                <w:rFonts w:eastAsia="Calibri" w:cstheme="majorBidi"/>
              </w:rPr>
              <w:t>0.5</w:t>
            </w:r>
            <w:r>
              <w:rPr>
                <w:rFonts w:eastAsia="Calibri" w:cstheme="majorBidi"/>
              </w:rPr>
              <w:t>,</w:t>
            </w:r>
            <w:r w:rsidRPr="00E71740">
              <w:rPr>
                <w:rFonts w:eastAsia="Calibri" w:cstheme="majorBidi"/>
              </w:rPr>
              <w:t>2</w:t>
            </w:r>
            <w:r w:rsidR="00DB63C3">
              <w:rPr>
                <w:rFonts w:eastAsia="Calibri" w:cstheme="majorBidi"/>
              </w:rPr>
              <w:t>.</w:t>
            </w:r>
            <w:r w:rsidRPr="00E71740">
              <w:rPr>
                <w:rFonts w:eastAsia="Calibri" w:cstheme="majorBidi"/>
              </w:rPr>
              <w:t>8</w:t>
            </w:r>
            <w:r>
              <w:rPr>
                <w:rFonts w:eastAsia="Calibri" w:cstheme="majorBidi"/>
              </w:rPr>
              <w:t>,</w:t>
            </w:r>
            <w:r w:rsidRPr="00E71740">
              <w:rPr>
                <w:rFonts w:eastAsia="Calibri" w:cstheme="majorBidi"/>
              </w:rPr>
              <w:t>0.</w:t>
            </w:r>
            <w:r>
              <w:rPr>
                <w:rFonts w:eastAsia="Calibri" w:cstheme="majorBidi"/>
              </w:rPr>
              <w:t>8)</w:t>
            </w:r>
          </w:p>
        </w:tc>
      </w:tr>
      <w:tr w:rsidR="00336CC5" w:rsidRPr="00354986" w14:paraId="4B5BD272" w14:textId="4E1641A1" w:rsidTr="00A63119">
        <w:trPr>
          <w:trHeight w:val="60"/>
        </w:trPr>
        <w:tc>
          <w:tcPr>
            <w:tcW w:w="1132" w:type="pct"/>
            <w:vMerge/>
            <w:vAlign w:val="center"/>
          </w:tcPr>
          <w:p w14:paraId="11737ADF" w14:textId="77777777" w:rsidR="00541515" w:rsidRPr="00354986" w:rsidRDefault="00541515" w:rsidP="009F2F34">
            <w:pPr>
              <w:jc w:val="center"/>
              <w:rPr>
                <w:rFonts w:cstheme="majorBidi"/>
              </w:rPr>
            </w:pPr>
          </w:p>
        </w:tc>
        <w:tc>
          <w:tcPr>
            <w:tcW w:w="792" w:type="pct"/>
            <w:tcBorders>
              <w:top w:val="single" w:sz="4" w:space="0" w:color="000000"/>
              <w:bottom w:val="single" w:sz="4" w:space="0" w:color="000000"/>
            </w:tcBorders>
            <w:vAlign w:val="center"/>
          </w:tcPr>
          <w:p w14:paraId="163D86F8" w14:textId="77777777" w:rsidR="00541515" w:rsidRPr="00354986" w:rsidRDefault="00133A07" w:rsidP="009F2F34">
            <w:pPr>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c</m:t>
                    </m:r>
                  </m:sup>
                </m:sSubSup>
              </m:oMath>
            </m:oMathPara>
          </w:p>
        </w:tc>
        <w:tc>
          <w:tcPr>
            <w:tcW w:w="1538" w:type="pct"/>
            <w:tcBorders>
              <w:top w:val="single" w:sz="4" w:space="0" w:color="000000"/>
              <w:bottom w:val="single" w:sz="4" w:space="0" w:color="000000"/>
            </w:tcBorders>
            <w:vAlign w:val="center"/>
          </w:tcPr>
          <w:p w14:paraId="40E53F38" w14:textId="77777777" w:rsidR="00541515" w:rsidRPr="00354986" w:rsidRDefault="00541515" w:rsidP="009F2F34">
            <w:pPr>
              <w:jc w:val="center"/>
              <w:rPr>
                <w:rFonts w:cstheme="majorBidi"/>
              </w:rPr>
            </w:pPr>
            <w:r w:rsidRPr="00354986">
              <w:rPr>
                <w:rFonts w:eastAsiaTheme="minorEastAsia" w:cstheme="majorBidi"/>
              </w:rPr>
              <w:t>(1.05,1.05,1.0</w:t>
            </w:r>
            <w:r>
              <w:rPr>
                <w:rFonts w:eastAsiaTheme="minorEastAsia" w:cstheme="majorBidi"/>
              </w:rPr>
              <w:t>0</w:t>
            </w:r>
            <w:r w:rsidRPr="00354986">
              <w:rPr>
                <w:rFonts w:eastAsiaTheme="minorEastAsia" w:cstheme="majorBidi"/>
              </w:rPr>
              <w:t>,0.98)</w:t>
            </w:r>
          </w:p>
        </w:tc>
        <w:tc>
          <w:tcPr>
            <w:tcW w:w="1538" w:type="pct"/>
            <w:tcBorders>
              <w:top w:val="single" w:sz="4" w:space="0" w:color="000000"/>
              <w:bottom w:val="single" w:sz="4" w:space="0" w:color="000000"/>
            </w:tcBorders>
          </w:tcPr>
          <w:p w14:paraId="46E095E7" w14:textId="78FA03FC" w:rsidR="00541515" w:rsidRPr="00354986" w:rsidRDefault="00541515" w:rsidP="009F2F34">
            <w:pPr>
              <w:jc w:val="center"/>
              <w:rPr>
                <w:rFonts w:eastAsiaTheme="minorEastAsia" w:cstheme="majorBidi"/>
              </w:rPr>
            </w:pPr>
            <w:r>
              <w:rPr>
                <w:rFonts w:eastAsiaTheme="minorEastAsia" w:cstheme="majorBidi"/>
              </w:rPr>
              <w:t>(</w:t>
            </w:r>
            <w:r w:rsidRPr="00E71740">
              <w:rPr>
                <w:rFonts w:eastAsiaTheme="minorEastAsia" w:cstheme="majorBidi"/>
              </w:rPr>
              <w:t>14</w:t>
            </w:r>
            <w:r w:rsidR="00DB63C3">
              <w:rPr>
                <w:rFonts w:eastAsiaTheme="minorEastAsia" w:cstheme="majorBidi"/>
              </w:rPr>
              <w:t>.</w:t>
            </w:r>
            <w:r w:rsidRPr="00E71740">
              <w:rPr>
                <w:rFonts w:eastAsiaTheme="minorEastAsia" w:cstheme="majorBidi"/>
              </w:rPr>
              <w:t>3</w:t>
            </w:r>
            <w:r>
              <w:rPr>
                <w:rFonts w:eastAsiaTheme="minorEastAsia" w:cstheme="majorBidi"/>
              </w:rPr>
              <w:t>,</w:t>
            </w:r>
            <w:r w:rsidRPr="00E71740">
              <w:rPr>
                <w:rFonts w:eastAsiaTheme="minorEastAsia" w:cstheme="majorBidi"/>
              </w:rPr>
              <w:t>15</w:t>
            </w:r>
            <w:r w:rsidR="00DB63C3">
              <w:rPr>
                <w:rFonts w:eastAsiaTheme="minorEastAsia" w:cstheme="majorBidi"/>
              </w:rPr>
              <w:t>.</w:t>
            </w:r>
            <w:r>
              <w:rPr>
                <w:rFonts w:eastAsiaTheme="minorEastAsia" w:cstheme="majorBidi"/>
              </w:rPr>
              <w:t>6,</w:t>
            </w:r>
            <w:r w:rsidRPr="00E71740">
              <w:rPr>
                <w:rFonts w:eastAsiaTheme="minorEastAsia" w:cstheme="majorBidi"/>
              </w:rPr>
              <w:t>11</w:t>
            </w:r>
            <w:r w:rsidR="00DB63C3">
              <w:rPr>
                <w:rFonts w:eastAsiaTheme="minorEastAsia" w:cstheme="majorBidi"/>
              </w:rPr>
              <w:t>.</w:t>
            </w:r>
            <w:r w:rsidRPr="00E71740">
              <w:rPr>
                <w:rFonts w:eastAsiaTheme="minorEastAsia" w:cstheme="majorBidi"/>
              </w:rPr>
              <w:t>2</w:t>
            </w:r>
            <w:r>
              <w:rPr>
                <w:rFonts w:eastAsiaTheme="minorEastAsia" w:cstheme="majorBidi"/>
              </w:rPr>
              <w:t>,</w:t>
            </w:r>
            <w:r w:rsidRPr="00E71740">
              <w:rPr>
                <w:rFonts w:eastAsiaTheme="minorEastAsia" w:cstheme="majorBidi"/>
              </w:rPr>
              <w:t>7</w:t>
            </w:r>
            <w:r w:rsidR="00DB63C3">
              <w:rPr>
                <w:rFonts w:eastAsiaTheme="minorEastAsia" w:cstheme="majorBidi"/>
              </w:rPr>
              <w:t>.</w:t>
            </w:r>
            <w:r>
              <w:rPr>
                <w:rFonts w:eastAsiaTheme="minorEastAsia" w:cstheme="majorBidi"/>
              </w:rPr>
              <w:t>7)</w:t>
            </w:r>
          </w:p>
        </w:tc>
      </w:tr>
      <w:tr w:rsidR="00336CC5" w:rsidRPr="00354986" w14:paraId="630162F2" w14:textId="30E3A5A5" w:rsidTr="00A63119">
        <w:trPr>
          <w:trHeight w:val="170"/>
        </w:trPr>
        <w:tc>
          <w:tcPr>
            <w:tcW w:w="1132" w:type="pct"/>
            <w:vMerge/>
            <w:vAlign w:val="center"/>
          </w:tcPr>
          <w:p w14:paraId="1CA54CA9" w14:textId="77777777" w:rsidR="00541515" w:rsidRPr="00354986" w:rsidRDefault="00541515" w:rsidP="009F2F34">
            <w:pPr>
              <w:jc w:val="center"/>
              <w:rPr>
                <w:rFonts w:cstheme="majorBidi"/>
              </w:rPr>
            </w:pPr>
          </w:p>
        </w:tc>
        <w:tc>
          <w:tcPr>
            <w:tcW w:w="792" w:type="pct"/>
            <w:tcBorders>
              <w:top w:val="single" w:sz="4" w:space="0" w:color="000000"/>
              <w:bottom w:val="single" w:sz="8" w:space="0" w:color="auto"/>
            </w:tcBorders>
            <w:vAlign w:val="center"/>
          </w:tcPr>
          <w:p w14:paraId="0C7AC2CB" w14:textId="77777777" w:rsidR="00541515" w:rsidRPr="00354986" w:rsidRDefault="00133A07" w:rsidP="009F2F34">
            <w:pPr>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m</m:t>
                    </m:r>
                  </m:sup>
                </m:sSubSup>
              </m:oMath>
            </m:oMathPara>
          </w:p>
        </w:tc>
        <w:tc>
          <w:tcPr>
            <w:tcW w:w="1538" w:type="pct"/>
            <w:tcBorders>
              <w:top w:val="single" w:sz="4" w:space="0" w:color="000000"/>
              <w:bottom w:val="single" w:sz="8" w:space="0" w:color="auto"/>
            </w:tcBorders>
            <w:vAlign w:val="center"/>
          </w:tcPr>
          <w:p w14:paraId="0CEA4664" w14:textId="77777777" w:rsidR="00541515" w:rsidRPr="00354986" w:rsidRDefault="00541515" w:rsidP="009F2F34">
            <w:pPr>
              <w:jc w:val="center"/>
              <w:rPr>
                <w:rFonts w:cstheme="majorBidi"/>
              </w:rPr>
            </w:pPr>
            <w:r w:rsidRPr="00354986">
              <w:rPr>
                <w:rFonts w:eastAsiaTheme="minorEastAsia" w:cstheme="majorBidi"/>
              </w:rPr>
              <w:t>(1.05,1.05,1.05,1.05)</w:t>
            </w:r>
          </w:p>
        </w:tc>
        <w:tc>
          <w:tcPr>
            <w:tcW w:w="1538" w:type="pct"/>
            <w:tcBorders>
              <w:top w:val="single" w:sz="4" w:space="0" w:color="000000"/>
              <w:bottom w:val="single" w:sz="8" w:space="0" w:color="auto"/>
            </w:tcBorders>
          </w:tcPr>
          <w:p w14:paraId="285685E8" w14:textId="0E2E8023" w:rsidR="00541515" w:rsidRPr="00354986" w:rsidRDefault="00541515" w:rsidP="009F2F34">
            <w:pPr>
              <w:jc w:val="center"/>
              <w:rPr>
                <w:rFonts w:eastAsiaTheme="minorEastAsia" w:cstheme="majorBidi"/>
              </w:rPr>
            </w:pPr>
            <w:r>
              <w:rPr>
                <w:rFonts w:eastAsiaTheme="minorEastAsia" w:cstheme="majorBidi"/>
              </w:rPr>
              <w:t>(</w:t>
            </w:r>
            <w:r w:rsidR="00DB63C3">
              <w:rPr>
                <w:rFonts w:eastAsiaTheme="minorEastAsia" w:cstheme="majorBidi"/>
              </w:rPr>
              <w:t>2</w:t>
            </w:r>
            <w:r w:rsidRPr="00E71740">
              <w:rPr>
                <w:rFonts w:eastAsiaTheme="minorEastAsia" w:cstheme="majorBidi"/>
              </w:rPr>
              <w:t>.3</w:t>
            </w:r>
            <w:r>
              <w:rPr>
                <w:rFonts w:eastAsiaTheme="minorEastAsia" w:cstheme="majorBidi"/>
              </w:rPr>
              <w:t>,</w:t>
            </w:r>
            <w:r w:rsidR="00DB63C3">
              <w:rPr>
                <w:rFonts w:eastAsiaTheme="minorEastAsia" w:cstheme="majorBidi"/>
              </w:rPr>
              <w:t>1</w:t>
            </w:r>
            <w:r w:rsidRPr="00E71740">
              <w:rPr>
                <w:rFonts w:eastAsiaTheme="minorEastAsia" w:cstheme="majorBidi"/>
              </w:rPr>
              <w:t>.</w:t>
            </w:r>
            <w:r>
              <w:rPr>
                <w:rFonts w:eastAsiaTheme="minorEastAsia" w:cstheme="majorBidi"/>
              </w:rPr>
              <w:t>3,</w:t>
            </w:r>
            <w:r w:rsidR="00DB63C3">
              <w:rPr>
                <w:rFonts w:eastAsiaTheme="minorEastAsia" w:cstheme="majorBidi"/>
              </w:rPr>
              <w:t>2</w:t>
            </w:r>
            <w:r w:rsidRPr="00E71740">
              <w:rPr>
                <w:rFonts w:eastAsiaTheme="minorEastAsia" w:cstheme="majorBidi"/>
              </w:rPr>
              <w:t>.1</w:t>
            </w:r>
            <w:r>
              <w:rPr>
                <w:rFonts w:eastAsiaTheme="minorEastAsia" w:cstheme="majorBidi"/>
              </w:rPr>
              <w:t>,</w:t>
            </w:r>
            <w:r w:rsidR="00DB63C3">
              <w:rPr>
                <w:rFonts w:eastAsiaTheme="minorEastAsia" w:cstheme="majorBidi"/>
              </w:rPr>
              <w:t>1</w:t>
            </w:r>
            <w:r w:rsidRPr="00E71740">
              <w:rPr>
                <w:rFonts w:eastAsiaTheme="minorEastAsia" w:cstheme="majorBidi"/>
              </w:rPr>
              <w:t>.3</w:t>
            </w:r>
            <w:r>
              <w:rPr>
                <w:rFonts w:eastAsiaTheme="minorEastAsia" w:cstheme="majorBidi"/>
              </w:rPr>
              <w:t>)</w:t>
            </w:r>
          </w:p>
        </w:tc>
      </w:tr>
      <w:tr w:rsidR="00BB72A7" w:rsidRPr="00354986" w14:paraId="364C906F" w14:textId="77777777" w:rsidTr="00797BE8">
        <w:trPr>
          <w:trHeight w:val="170"/>
        </w:trPr>
        <w:tc>
          <w:tcPr>
            <w:tcW w:w="1132" w:type="pct"/>
            <w:vMerge/>
            <w:vAlign w:val="center"/>
          </w:tcPr>
          <w:p w14:paraId="11ED66A7" w14:textId="77777777" w:rsidR="00BB72A7" w:rsidRPr="00354986" w:rsidRDefault="00BB72A7" w:rsidP="00541515">
            <w:pPr>
              <w:jc w:val="center"/>
              <w:rPr>
                <w:rFonts w:cstheme="majorBidi"/>
              </w:rPr>
            </w:pPr>
          </w:p>
        </w:tc>
        <w:tc>
          <w:tcPr>
            <w:tcW w:w="792" w:type="pct"/>
            <w:tcBorders>
              <w:top w:val="single" w:sz="4" w:space="0" w:color="000000"/>
              <w:bottom w:val="single" w:sz="8" w:space="0" w:color="auto"/>
            </w:tcBorders>
            <w:vAlign w:val="center"/>
          </w:tcPr>
          <w:p w14:paraId="5B87DB66" w14:textId="4FE22F01" w:rsidR="00BB72A7" w:rsidRDefault="00133A07" w:rsidP="00541515">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e</m:t>
                    </m:r>
                  </m:sup>
                </m:sSup>
              </m:oMath>
            </m:oMathPara>
          </w:p>
        </w:tc>
        <w:tc>
          <w:tcPr>
            <w:tcW w:w="1538" w:type="pct"/>
            <w:vMerge w:val="restart"/>
            <w:tcBorders>
              <w:top w:val="single" w:sz="4" w:space="0" w:color="000000"/>
            </w:tcBorders>
            <w:vAlign w:val="center"/>
          </w:tcPr>
          <w:p w14:paraId="05F8C3E1" w14:textId="07AE72FE" w:rsidR="00BB72A7" w:rsidRPr="00354986" w:rsidRDefault="00BB72A7" w:rsidP="00541515">
            <w:pPr>
              <w:jc w:val="center"/>
              <w:rPr>
                <w:rFonts w:eastAsiaTheme="minorEastAsia" w:cstheme="majorBidi"/>
              </w:rPr>
            </w:pPr>
            <w:r>
              <w:rPr>
                <w:rFonts w:eastAsiaTheme="minorEastAsia" w:cstheme="majorBidi"/>
              </w:rPr>
              <w:t xml:space="preserve">Shown in </w:t>
            </w:r>
            <w:r w:rsidRPr="00BB72A7">
              <w:rPr>
                <w:rFonts w:eastAsiaTheme="minorEastAsia" w:cstheme="majorBidi"/>
                <w:b/>
                <w:bCs/>
              </w:rPr>
              <w:fldChar w:fldCharType="begin"/>
            </w:r>
            <w:r w:rsidRPr="00BB72A7">
              <w:rPr>
                <w:rFonts w:eastAsiaTheme="minorEastAsia" w:cstheme="majorBidi"/>
                <w:b/>
                <w:bCs/>
              </w:rPr>
              <w:instrText xml:space="preserve"> REF _Ref40258319 \h  \* MERGEFORMAT </w:instrText>
            </w:r>
            <w:r w:rsidRPr="00BB72A7">
              <w:rPr>
                <w:rFonts w:eastAsiaTheme="minorEastAsia" w:cstheme="majorBidi"/>
                <w:b/>
                <w:bCs/>
              </w:rPr>
            </w:r>
            <w:r w:rsidRPr="00BB72A7">
              <w:rPr>
                <w:rFonts w:eastAsiaTheme="minorEastAsia" w:cstheme="majorBidi"/>
                <w:b/>
                <w:bCs/>
              </w:rPr>
              <w:fldChar w:fldCharType="separate"/>
            </w:r>
            <w:r w:rsidR="00925441" w:rsidRPr="00925441">
              <w:rPr>
                <w:rFonts w:eastAsiaTheme="minorEastAsia" w:cstheme="majorBidi"/>
                <w:b/>
                <w:bCs/>
              </w:rPr>
              <w:t>Figure 4</w:t>
            </w:r>
            <w:r w:rsidRPr="00BB72A7">
              <w:rPr>
                <w:rFonts w:eastAsiaTheme="minorEastAsia" w:cstheme="majorBidi"/>
                <w:b/>
                <w:bCs/>
              </w:rPr>
              <w:fldChar w:fldCharType="end"/>
            </w:r>
          </w:p>
        </w:tc>
        <w:tc>
          <w:tcPr>
            <w:tcW w:w="1538" w:type="pct"/>
            <w:tcBorders>
              <w:top w:val="single" w:sz="4" w:space="0" w:color="000000"/>
              <w:bottom w:val="single" w:sz="8" w:space="0" w:color="auto"/>
            </w:tcBorders>
          </w:tcPr>
          <w:p w14:paraId="337F50D3" w14:textId="0A8B82E1" w:rsidR="00BB72A7" w:rsidRDefault="001E6243" w:rsidP="00541515">
            <w:pPr>
              <w:jc w:val="center"/>
              <w:rPr>
                <w:rFonts w:eastAsiaTheme="minorEastAsia" w:cstheme="majorBidi"/>
              </w:rPr>
            </w:pPr>
            <w:r>
              <w:rPr>
                <w:rFonts w:eastAsiaTheme="minorEastAsia" w:cstheme="majorBidi"/>
              </w:rPr>
              <w:t>(</w:t>
            </w:r>
            <w:r w:rsidR="00DB63C3">
              <w:rPr>
                <w:rFonts w:eastAsiaTheme="minorEastAsia" w:cstheme="majorBidi"/>
              </w:rPr>
              <w:t>6</w:t>
            </w:r>
            <w:r w:rsidRPr="001E6243">
              <w:rPr>
                <w:rFonts w:eastAsiaTheme="minorEastAsia" w:cstheme="majorBidi"/>
              </w:rPr>
              <w:t>.2</w:t>
            </w:r>
            <w:r>
              <w:rPr>
                <w:rFonts w:eastAsiaTheme="minorEastAsia" w:cstheme="majorBidi"/>
              </w:rPr>
              <w:t>,</w:t>
            </w:r>
            <w:r w:rsidRPr="001E6243">
              <w:rPr>
                <w:rFonts w:eastAsiaTheme="minorEastAsia" w:cstheme="majorBidi"/>
              </w:rPr>
              <w:t>0.8</w:t>
            </w:r>
            <w:r>
              <w:rPr>
                <w:rFonts w:eastAsiaTheme="minorEastAsia" w:cstheme="majorBidi"/>
              </w:rPr>
              <w:t>,</w:t>
            </w:r>
            <w:r w:rsidRPr="001E6243">
              <w:rPr>
                <w:rFonts w:eastAsiaTheme="minorEastAsia" w:cstheme="majorBidi"/>
              </w:rPr>
              <w:t>0.</w:t>
            </w:r>
            <w:r>
              <w:rPr>
                <w:rFonts w:eastAsiaTheme="minorEastAsia" w:cstheme="majorBidi"/>
              </w:rPr>
              <w:t>5,</w:t>
            </w:r>
            <w:r w:rsidRPr="001E6243">
              <w:rPr>
                <w:rFonts w:eastAsiaTheme="minorEastAsia" w:cstheme="majorBidi"/>
              </w:rPr>
              <w:t>0.</w:t>
            </w:r>
            <w:r>
              <w:rPr>
                <w:rFonts w:eastAsiaTheme="minorEastAsia" w:cstheme="majorBidi"/>
              </w:rPr>
              <w:t>1)</w:t>
            </w:r>
          </w:p>
        </w:tc>
      </w:tr>
      <w:tr w:rsidR="00BB72A7" w:rsidRPr="00354986" w14:paraId="14744D8E" w14:textId="77777777" w:rsidTr="00797BE8">
        <w:trPr>
          <w:trHeight w:val="170"/>
        </w:trPr>
        <w:tc>
          <w:tcPr>
            <w:tcW w:w="1132" w:type="pct"/>
            <w:vMerge/>
            <w:vAlign w:val="center"/>
          </w:tcPr>
          <w:p w14:paraId="324DCDBD" w14:textId="77777777" w:rsidR="00BB72A7" w:rsidRPr="00354986" w:rsidRDefault="00BB72A7" w:rsidP="00541515">
            <w:pPr>
              <w:jc w:val="center"/>
              <w:rPr>
                <w:rFonts w:cstheme="majorBidi"/>
              </w:rPr>
            </w:pPr>
          </w:p>
        </w:tc>
        <w:tc>
          <w:tcPr>
            <w:tcW w:w="792" w:type="pct"/>
            <w:tcBorders>
              <w:top w:val="single" w:sz="4" w:space="0" w:color="000000"/>
              <w:bottom w:val="single" w:sz="8" w:space="0" w:color="auto"/>
            </w:tcBorders>
            <w:vAlign w:val="center"/>
          </w:tcPr>
          <w:p w14:paraId="6DDA9636" w14:textId="33320A96" w:rsidR="00BB72A7" w:rsidRDefault="00133A07" w:rsidP="00541515">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c</m:t>
                    </m:r>
                  </m:sup>
                </m:sSup>
              </m:oMath>
            </m:oMathPara>
          </w:p>
        </w:tc>
        <w:tc>
          <w:tcPr>
            <w:tcW w:w="1538" w:type="pct"/>
            <w:vMerge/>
            <w:vAlign w:val="center"/>
          </w:tcPr>
          <w:p w14:paraId="75C18B8D" w14:textId="77777777" w:rsidR="00BB72A7" w:rsidRPr="00354986" w:rsidRDefault="00BB72A7" w:rsidP="00541515">
            <w:pPr>
              <w:jc w:val="center"/>
              <w:rPr>
                <w:rFonts w:eastAsiaTheme="minorEastAsia" w:cstheme="majorBidi"/>
              </w:rPr>
            </w:pPr>
          </w:p>
        </w:tc>
        <w:tc>
          <w:tcPr>
            <w:tcW w:w="1538" w:type="pct"/>
            <w:tcBorders>
              <w:top w:val="single" w:sz="4" w:space="0" w:color="000000"/>
              <w:bottom w:val="single" w:sz="8" w:space="0" w:color="auto"/>
            </w:tcBorders>
          </w:tcPr>
          <w:p w14:paraId="1D139CD5" w14:textId="3603FD7B" w:rsidR="00BB72A7" w:rsidRDefault="00674CBF" w:rsidP="00541515">
            <w:pPr>
              <w:jc w:val="center"/>
              <w:rPr>
                <w:rFonts w:eastAsiaTheme="minorEastAsia" w:cstheme="majorBidi"/>
              </w:rPr>
            </w:pPr>
            <w:r>
              <w:rPr>
                <w:rFonts w:eastAsiaTheme="minorEastAsia" w:cstheme="majorBidi"/>
              </w:rPr>
              <w:t>(</w:t>
            </w:r>
            <w:r w:rsidR="001E6243" w:rsidRPr="001E6243">
              <w:rPr>
                <w:rFonts w:eastAsiaTheme="minorEastAsia" w:cstheme="majorBidi"/>
              </w:rPr>
              <w:t>10</w:t>
            </w:r>
            <w:r w:rsidR="00DB63C3">
              <w:rPr>
                <w:rFonts w:eastAsiaTheme="minorEastAsia" w:cstheme="majorBidi"/>
              </w:rPr>
              <w:t>.</w:t>
            </w:r>
            <w:r w:rsidR="001E6243" w:rsidRPr="001E6243">
              <w:rPr>
                <w:rFonts w:eastAsiaTheme="minorEastAsia" w:cstheme="majorBidi"/>
              </w:rPr>
              <w:t>6</w:t>
            </w:r>
            <w:r>
              <w:rPr>
                <w:rFonts w:eastAsiaTheme="minorEastAsia" w:cstheme="majorBidi"/>
              </w:rPr>
              <w:t>,2</w:t>
            </w:r>
            <w:r w:rsidR="00DB63C3">
              <w:rPr>
                <w:rFonts w:eastAsiaTheme="minorEastAsia" w:cstheme="majorBidi"/>
              </w:rPr>
              <w:t>.</w:t>
            </w:r>
            <w:r w:rsidR="00A27C63">
              <w:rPr>
                <w:rFonts w:eastAsiaTheme="minorEastAsia" w:cstheme="majorBidi"/>
              </w:rPr>
              <w:t>0</w:t>
            </w:r>
            <w:r>
              <w:rPr>
                <w:rFonts w:eastAsiaTheme="minorEastAsia" w:cstheme="majorBidi"/>
              </w:rPr>
              <w:t>,</w:t>
            </w:r>
            <w:r w:rsidR="001E6243" w:rsidRPr="001E6243">
              <w:rPr>
                <w:rFonts w:eastAsiaTheme="minorEastAsia" w:cstheme="majorBidi"/>
              </w:rPr>
              <w:t>1</w:t>
            </w:r>
            <w:r w:rsidR="00DB63C3">
              <w:rPr>
                <w:rFonts w:eastAsiaTheme="minorEastAsia" w:cstheme="majorBidi"/>
              </w:rPr>
              <w:t>.</w:t>
            </w:r>
            <w:r>
              <w:rPr>
                <w:rFonts w:eastAsiaTheme="minorEastAsia" w:cstheme="majorBidi"/>
              </w:rPr>
              <w:t>6,</w:t>
            </w:r>
            <w:r w:rsidR="001E6243" w:rsidRPr="001E6243">
              <w:rPr>
                <w:rFonts w:eastAsiaTheme="minorEastAsia" w:cstheme="majorBidi"/>
              </w:rPr>
              <w:t>2</w:t>
            </w:r>
            <w:r w:rsidR="00DB63C3">
              <w:rPr>
                <w:rFonts w:eastAsiaTheme="minorEastAsia" w:cstheme="majorBidi"/>
              </w:rPr>
              <w:t>.</w:t>
            </w:r>
            <w:r>
              <w:rPr>
                <w:rFonts w:eastAsiaTheme="minorEastAsia" w:cstheme="majorBidi"/>
              </w:rPr>
              <w:t>2)</w:t>
            </w:r>
          </w:p>
        </w:tc>
      </w:tr>
      <w:tr w:rsidR="00BB72A7" w:rsidRPr="00354986" w14:paraId="5E397E62" w14:textId="77777777" w:rsidTr="00797BE8">
        <w:trPr>
          <w:trHeight w:val="170"/>
        </w:trPr>
        <w:tc>
          <w:tcPr>
            <w:tcW w:w="1132" w:type="pct"/>
            <w:vMerge/>
            <w:vAlign w:val="center"/>
          </w:tcPr>
          <w:p w14:paraId="4CD00093" w14:textId="77777777" w:rsidR="00BB72A7" w:rsidRPr="00354986" w:rsidRDefault="00BB72A7" w:rsidP="00541515">
            <w:pPr>
              <w:jc w:val="center"/>
              <w:rPr>
                <w:rFonts w:cstheme="majorBidi"/>
              </w:rPr>
            </w:pPr>
          </w:p>
        </w:tc>
        <w:tc>
          <w:tcPr>
            <w:tcW w:w="792" w:type="pct"/>
            <w:tcBorders>
              <w:top w:val="single" w:sz="4" w:space="0" w:color="000000"/>
              <w:bottom w:val="single" w:sz="8" w:space="0" w:color="auto"/>
            </w:tcBorders>
            <w:vAlign w:val="center"/>
          </w:tcPr>
          <w:p w14:paraId="62B2E5E3" w14:textId="3A746AAB" w:rsidR="00BB72A7" w:rsidRDefault="00133A07" w:rsidP="00541515">
            <w:pPr>
              <w:jc w:val="center"/>
              <w:rPr>
                <w:rFonts w:ascii="Times New Roman" w:eastAsia="Calibri" w:hAnsi="Times New Roman" w:cs="Times New Roman"/>
              </w:rPr>
            </w:pPr>
            <m:oMathPara>
              <m:oMath>
                <m:sSup>
                  <m:sSupPr>
                    <m:ctrlPr>
                      <w:rPr>
                        <w:rFonts w:ascii="Cambria Math" w:eastAsiaTheme="minorEastAsia" w:hAnsi="Cambria Math" w:cstheme="majorBidi"/>
                        <w:i/>
                      </w:rPr>
                    </m:ctrlPr>
                  </m:sSupPr>
                  <m:e>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e>
                  <m:sup>
                    <m:r>
                      <w:rPr>
                        <w:rFonts w:ascii="Cambria Math" w:eastAsiaTheme="minorEastAsia" w:hAnsi="Cambria Math" w:cstheme="majorBidi"/>
                      </w:rPr>
                      <m:t>**</m:t>
                    </m:r>
                  </m:sup>
                </m:sSup>
              </m:oMath>
            </m:oMathPara>
          </w:p>
        </w:tc>
        <w:tc>
          <w:tcPr>
            <w:tcW w:w="1538" w:type="pct"/>
            <w:vMerge/>
            <w:tcBorders>
              <w:bottom w:val="single" w:sz="8" w:space="0" w:color="auto"/>
            </w:tcBorders>
            <w:vAlign w:val="center"/>
          </w:tcPr>
          <w:p w14:paraId="042A112E" w14:textId="77777777" w:rsidR="00BB72A7" w:rsidRPr="00354986" w:rsidRDefault="00BB72A7" w:rsidP="00541515">
            <w:pPr>
              <w:jc w:val="center"/>
              <w:rPr>
                <w:rFonts w:eastAsiaTheme="minorEastAsia" w:cstheme="majorBidi"/>
              </w:rPr>
            </w:pPr>
          </w:p>
        </w:tc>
        <w:tc>
          <w:tcPr>
            <w:tcW w:w="1538" w:type="pct"/>
            <w:tcBorders>
              <w:top w:val="single" w:sz="4" w:space="0" w:color="000000"/>
              <w:bottom w:val="single" w:sz="8" w:space="0" w:color="auto"/>
            </w:tcBorders>
          </w:tcPr>
          <w:p w14:paraId="5CE1D1C6" w14:textId="2DE3196F" w:rsidR="00BB72A7" w:rsidRDefault="00BB72A7" w:rsidP="00541515">
            <w:pPr>
              <w:jc w:val="center"/>
              <w:rPr>
                <w:rFonts w:eastAsiaTheme="minorEastAsia" w:cstheme="majorBidi"/>
              </w:rPr>
            </w:pPr>
            <w:r>
              <w:rPr>
                <w:rFonts w:eastAsiaTheme="minorEastAsia" w:cstheme="majorBidi"/>
              </w:rPr>
              <w:t>-</w:t>
            </w:r>
          </w:p>
        </w:tc>
      </w:tr>
      <w:tr w:rsidR="001E6243" w:rsidRPr="00354986" w14:paraId="57A61582" w14:textId="77777777" w:rsidTr="00797BE8">
        <w:trPr>
          <w:trHeight w:val="170"/>
        </w:trPr>
        <w:tc>
          <w:tcPr>
            <w:tcW w:w="1132" w:type="pct"/>
            <w:vMerge w:val="restart"/>
            <w:vAlign w:val="center"/>
          </w:tcPr>
          <w:p w14:paraId="3E0CE8A2" w14:textId="1B70F8F0" w:rsidR="001E6243" w:rsidRPr="00354986" w:rsidRDefault="001E6243" w:rsidP="001E6243">
            <w:pPr>
              <w:jc w:val="center"/>
              <w:rPr>
                <w:rFonts w:cstheme="majorBidi"/>
              </w:rPr>
            </w:pPr>
            <w:r w:rsidRPr="00354986">
              <w:rPr>
                <w:rFonts w:cstheme="majorBidi"/>
              </w:rPr>
              <w:t>Subendocardial (A,LA,IA,SA)</w:t>
            </w:r>
          </w:p>
        </w:tc>
        <w:tc>
          <w:tcPr>
            <w:tcW w:w="792" w:type="pct"/>
            <w:tcBorders>
              <w:top w:val="single" w:sz="4" w:space="0" w:color="000000"/>
              <w:bottom w:val="single" w:sz="8" w:space="0" w:color="auto"/>
            </w:tcBorders>
            <w:vAlign w:val="center"/>
          </w:tcPr>
          <w:p w14:paraId="10455F41" w14:textId="290A829D" w:rsidR="001E6243" w:rsidRDefault="00133A07" w:rsidP="001E6243">
            <w:pPr>
              <w:jc w:val="center"/>
              <w:rPr>
                <w:rFonts w:ascii="Times New Roman" w:eastAsia="Calibri" w:hAnsi="Times New Roman" w:cs="Times New Roman"/>
              </w:rPr>
            </w:pPr>
            <m:oMathPara>
              <m:oMath>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θ</m:t>
                    </m:r>
                  </m:sub>
                  <m:sup>
                    <m:r>
                      <w:rPr>
                        <w:rFonts w:ascii="Cambria Math" w:eastAsiaTheme="minorEastAsia" w:hAnsi="Cambria Math" w:cstheme="majorBidi"/>
                      </w:rPr>
                      <m:t>e</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z</m:t>
                    </m:r>
                  </m:sub>
                  <m:sup>
                    <m:r>
                      <w:rPr>
                        <w:rFonts w:ascii="Cambria Math" w:eastAsiaTheme="minorEastAsia" w:hAnsi="Cambria Math" w:cstheme="majorBidi"/>
                      </w:rPr>
                      <m:t>e</m:t>
                    </m:r>
                  </m:sup>
                </m:sSubSup>
              </m:oMath>
            </m:oMathPara>
          </w:p>
        </w:tc>
        <w:tc>
          <w:tcPr>
            <w:tcW w:w="1538" w:type="pct"/>
            <w:tcBorders>
              <w:bottom w:val="single" w:sz="8" w:space="0" w:color="auto"/>
            </w:tcBorders>
            <w:vAlign w:val="center"/>
          </w:tcPr>
          <w:p w14:paraId="5063F044" w14:textId="553D8E44" w:rsidR="001E6243" w:rsidRPr="00354986" w:rsidRDefault="001E6243" w:rsidP="001E6243">
            <w:pPr>
              <w:jc w:val="center"/>
              <w:rPr>
                <w:rFonts w:eastAsiaTheme="minorEastAsia" w:cstheme="majorBidi"/>
              </w:rPr>
            </w:pPr>
            <w:r w:rsidRPr="00354986">
              <w:rPr>
                <w:rFonts w:eastAsia="Calibri" w:cstheme="majorBidi"/>
              </w:rPr>
              <w:t>(1.15,1.10,1.02,1.02)</w:t>
            </w:r>
          </w:p>
        </w:tc>
        <w:tc>
          <w:tcPr>
            <w:tcW w:w="1538" w:type="pct"/>
            <w:tcBorders>
              <w:top w:val="single" w:sz="4" w:space="0" w:color="000000"/>
              <w:bottom w:val="single" w:sz="8" w:space="0" w:color="auto"/>
            </w:tcBorders>
          </w:tcPr>
          <w:p w14:paraId="25054EA0" w14:textId="28B9519B" w:rsidR="001E6243" w:rsidRDefault="001E6243" w:rsidP="001E6243">
            <w:pPr>
              <w:jc w:val="center"/>
              <w:rPr>
                <w:rFonts w:eastAsiaTheme="minorEastAsia" w:cstheme="majorBidi"/>
              </w:rPr>
            </w:pPr>
            <w:r>
              <w:rPr>
                <w:rFonts w:eastAsia="Calibri" w:cstheme="majorBidi"/>
              </w:rPr>
              <w:t>(6</w:t>
            </w:r>
            <w:r w:rsidR="00D86D21">
              <w:rPr>
                <w:rFonts w:eastAsia="Calibri" w:cstheme="majorBidi"/>
              </w:rPr>
              <w:t>.</w:t>
            </w:r>
            <w:r>
              <w:rPr>
                <w:rFonts w:eastAsia="Calibri" w:cstheme="majorBidi"/>
              </w:rPr>
              <w:t>0,</w:t>
            </w:r>
            <w:r w:rsidRPr="00E71740">
              <w:rPr>
                <w:rFonts w:eastAsia="Calibri" w:cstheme="majorBidi"/>
              </w:rPr>
              <w:t>1</w:t>
            </w:r>
            <w:r w:rsidR="00D86D21">
              <w:rPr>
                <w:rFonts w:eastAsia="Calibri" w:cstheme="majorBidi"/>
              </w:rPr>
              <w:t>.</w:t>
            </w:r>
            <w:r>
              <w:rPr>
                <w:rFonts w:eastAsia="Calibri" w:cstheme="majorBidi"/>
              </w:rPr>
              <w:t>6,</w:t>
            </w:r>
            <w:r w:rsidRPr="00E71740">
              <w:rPr>
                <w:rFonts w:eastAsia="Calibri" w:cstheme="majorBidi"/>
              </w:rPr>
              <w:t>0</w:t>
            </w:r>
            <w:r w:rsidR="00D86D21">
              <w:rPr>
                <w:rFonts w:eastAsia="Calibri" w:cstheme="majorBidi"/>
              </w:rPr>
              <w:t>.</w:t>
            </w:r>
            <w:r w:rsidRPr="00E71740">
              <w:rPr>
                <w:rFonts w:eastAsia="Calibri" w:cstheme="majorBidi"/>
              </w:rPr>
              <w:t>9</w:t>
            </w:r>
            <w:r>
              <w:rPr>
                <w:rFonts w:eastAsia="Calibri" w:cstheme="majorBidi"/>
              </w:rPr>
              <w:t>,</w:t>
            </w:r>
            <w:r w:rsidRPr="00E71740">
              <w:rPr>
                <w:rFonts w:eastAsia="Calibri" w:cstheme="majorBidi"/>
              </w:rPr>
              <w:t>4</w:t>
            </w:r>
            <w:r w:rsidR="00D86D21">
              <w:rPr>
                <w:rFonts w:eastAsia="Calibri" w:cstheme="majorBidi"/>
              </w:rPr>
              <w:t>.</w:t>
            </w:r>
            <w:r>
              <w:rPr>
                <w:rFonts w:eastAsia="Calibri" w:cstheme="majorBidi"/>
              </w:rPr>
              <w:t>6)</w:t>
            </w:r>
          </w:p>
        </w:tc>
      </w:tr>
      <w:tr w:rsidR="001E6243" w:rsidRPr="00354986" w14:paraId="10D6D938" w14:textId="77777777" w:rsidTr="00797BE8">
        <w:trPr>
          <w:trHeight w:val="170"/>
        </w:trPr>
        <w:tc>
          <w:tcPr>
            <w:tcW w:w="1132" w:type="pct"/>
            <w:vMerge/>
            <w:vAlign w:val="center"/>
          </w:tcPr>
          <w:p w14:paraId="1993FDB6" w14:textId="77777777" w:rsidR="001E6243" w:rsidRPr="00354986" w:rsidRDefault="001E6243" w:rsidP="001E6243">
            <w:pPr>
              <w:jc w:val="center"/>
              <w:rPr>
                <w:rFonts w:cstheme="majorBidi"/>
              </w:rPr>
            </w:pPr>
          </w:p>
        </w:tc>
        <w:tc>
          <w:tcPr>
            <w:tcW w:w="792" w:type="pct"/>
            <w:tcBorders>
              <w:top w:val="single" w:sz="4" w:space="0" w:color="000000"/>
              <w:bottom w:val="single" w:sz="8" w:space="0" w:color="auto"/>
            </w:tcBorders>
            <w:vAlign w:val="center"/>
          </w:tcPr>
          <w:p w14:paraId="5D78EEA8" w14:textId="7A53B67A" w:rsidR="001E6243" w:rsidRDefault="00133A07" w:rsidP="001E6243">
            <w:pPr>
              <w:jc w:val="center"/>
              <w:rPr>
                <w:rFonts w:ascii="Times New Roman" w:eastAsia="Calibri" w:hAnsi="Times New Roman" w:cs="Times New Roman"/>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c</m:t>
                    </m:r>
                  </m:sup>
                </m:sSubSup>
              </m:oMath>
            </m:oMathPara>
          </w:p>
        </w:tc>
        <w:tc>
          <w:tcPr>
            <w:tcW w:w="1538" w:type="pct"/>
            <w:tcBorders>
              <w:bottom w:val="single" w:sz="8" w:space="0" w:color="auto"/>
            </w:tcBorders>
            <w:vAlign w:val="center"/>
          </w:tcPr>
          <w:p w14:paraId="03687E13" w14:textId="51387C53" w:rsidR="001E6243" w:rsidRPr="00354986" w:rsidRDefault="001E6243" w:rsidP="001E6243">
            <w:pPr>
              <w:jc w:val="center"/>
              <w:rPr>
                <w:rFonts w:eastAsiaTheme="minorEastAsia" w:cstheme="majorBidi"/>
              </w:rPr>
            </w:pPr>
            <w:r w:rsidRPr="00354986">
              <w:rPr>
                <w:rFonts w:eastAsia="Calibri" w:cstheme="majorBidi"/>
              </w:rPr>
              <w:t>(1.02,0.99,0.9</w:t>
            </w:r>
            <w:r w:rsidR="002E3C27">
              <w:rPr>
                <w:rFonts w:eastAsia="Calibri" w:cstheme="majorBidi"/>
              </w:rPr>
              <w:t>5</w:t>
            </w:r>
            <w:r w:rsidRPr="00354986">
              <w:rPr>
                <w:rFonts w:eastAsia="Calibri" w:cstheme="majorBidi"/>
              </w:rPr>
              <w:t>,0.97)</w:t>
            </w:r>
          </w:p>
        </w:tc>
        <w:tc>
          <w:tcPr>
            <w:tcW w:w="1538" w:type="pct"/>
            <w:tcBorders>
              <w:top w:val="single" w:sz="4" w:space="0" w:color="000000"/>
              <w:bottom w:val="single" w:sz="8" w:space="0" w:color="auto"/>
            </w:tcBorders>
          </w:tcPr>
          <w:p w14:paraId="5AB9469D" w14:textId="7A6CB7A5" w:rsidR="001E6243" w:rsidRDefault="001E6243" w:rsidP="00D86D21">
            <w:pPr>
              <w:ind w:left="720" w:hanging="720"/>
              <w:jc w:val="center"/>
              <w:rPr>
                <w:rFonts w:eastAsiaTheme="minorEastAsia" w:cstheme="majorBidi"/>
              </w:rPr>
            </w:pPr>
            <w:r>
              <w:rPr>
                <w:rFonts w:eastAsia="Calibri" w:cstheme="majorBidi"/>
              </w:rPr>
              <w:t>(</w:t>
            </w:r>
            <w:r w:rsidRPr="00E71740">
              <w:rPr>
                <w:rFonts w:eastAsia="Calibri" w:cstheme="majorBidi"/>
              </w:rPr>
              <w:t>15</w:t>
            </w:r>
            <w:r w:rsidR="00D86D21">
              <w:rPr>
                <w:rFonts w:eastAsia="Calibri" w:cstheme="majorBidi"/>
              </w:rPr>
              <w:t>.</w:t>
            </w:r>
            <w:r>
              <w:rPr>
                <w:rFonts w:eastAsia="Calibri" w:cstheme="majorBidi"/>
              </w:rPr>
              <w:t>2,</w:t>
            </w:r>
            <w:r w:rsidRPr="00E71740">
              <w:rPr>
                <w:rFonts w:eastAsia="Calibri" w:cstheme="majorBidi"/>
              </w:rPr>
              <w:t>14</w:t>
            </w:r>
            <w:r w:rsidR="00D86D21">
              <w:rPr>
                <w:rFonts w:eastAsia="Calibri" w:cstheme="majorBidi"/>
              </w:rPr>
              <w:t>.</w:t>
            </w:r>
            <w:r w:rsidRPr="00E71740">
              <w:rPr>
                <w:rFonts w:eastAsia="Calibri" w:cstheme="majorBidi"/>
              </w:rPr>
              <w:t>4</w:t>
            </w:r>
            <w:r>
              <w:rPr>
                <w:rFonts w:eastAsia="Calibri" w:cstheme="majorBidi"/>
              </w:rPr>
              <w:t>,</w:t>
            </w:r>
            <w:r w:rsidRPr="00E71740">
              <w:rPr>
                <w:rFonts w:eastAsia="Calibri" w:cstheme="majorBidi"/>
              </w:rPr>
              <w:t>1</w:t>
            </w:r>
            <w:r>
              <w:rPr>
                <w:rFonts w:eastAsia="Calibri" w:cstheme="majorBidi"/>
              </w:rPr>
              <w:t>3</w:t>
            </w:r>
            <w:r w:rsidR="00D86D21">
              <w:rPr>
                <w:rFonts w:eastAsia="Calibri" w:cstheme="majorBidi"/>
              </w:rPr>
              <w:t>.</w:t>
            </w:r>
            <w:r>
              <w:rPr>
                <w:rFonts w:eastAsia="Calibri" w:cstheme="majorBidi"/>
              </w:rPr>
              <w:t>0,</w:t>
            </w:r>
            <w:r w:rsidRPr="00E71740">
              <w:rPr>
                <w:rFonts w:eastAsia="Calibri" w:cstheme="majorBidi"/>
              </w:rPr>
              <w:t>9</w:t>
            </w:r>
            <w:r w:rsidR="00D86D21">
              <w:rPr>
                <w:rFonts w:eastAsia="Calibri" w:cstheme="majorBidi"/>
              </w:rPr>
              <w:t>.</w:t>
            </w:r>
            <w:r w:rsidRPr="00E71740">
              <w:rPr>
                <w:rFonts w:eastAsia="Calibri" w:cstheme="majorBidi"/>
              </w:rPr>
              <w:t>6</w:t>
            </w:r>
            <w:r>
              <w:rPr>
                <w:rFonts w:eastAsia="Calibri" w:cstheme="majorBidi"/>
              </w:rPr>
              <w:t>)</w:t>
            </w:r>
          </w:p>
        </w:tc>
      </w:tr>
      <w:tr w:rsidR="001E6243" w:rsidRPr="00354986" w14:paraId="37860B78" w14:textId="77777777" w:rsidTr="00797BE8">
        <w:trPr>
          <w:trHeight w:val="170"/>
        </w:trPr>
        <w:tc>
          <w:tcPr>
            <w:tcW w:w="1132" w:type="pct"/>
            <w:vMerge/>
            <w:vAlign w:val="center"/>
          </w:tcPr>
          <w:p w14:paraId="1D57E734" w14:textId="77777777" w:rsidR="001E6243" w:rsidRPr="00354986" w:rsidRDefault="001E6243" w:rsidP="001E6243">
            <w:pPr>
              <w:jc w:val="center"/>
              <w:rPr>
                <w:rFonts w:cstheme="majorBidi"/>
              </w:rPr>
            </w:pPr>
          </w:p>
        </w:tc>
        <w:tc>
          <w:tcPr>
            <w:tcW w:w="792" w:type="pct"/>
            <w:tcBorders>
              <w:top w:val="single" w:sz="4" w:space="0" w:color="000000"/>
              <w:bottom w:val="single" w:sz="8" w:space="0" w:color="auto"/>
            </w:tcBorders>
            <w:vAlign w:val="center"/>
          </w:tcPr>
          <w:p w14:paraId="504D6FA9" w14:textId="578A73A7" w:rsidR="001E6243" w:rsidRDefault="00133A07" w:rsidP="001E6243">
            <w:pPr>
              <w:jc w:val="center"/>
              <w:rPr>
                <w:rFonts w:ascii="Times New Roman" w:eastAsia="Calibri" w:hAnsi="Times New Roman" w:cs="Times New Roman"/>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m</m:t>
                    </m:r>
                  </m:sup>
                </m:sSubSup>
              </m:oMath>
            </m:oMathPara>
          </w:p>
        </w:tc>
        <w:tc>
          <w:tcPr>
            <w:tcW w:w="1538" w:type="pct"/>
            <w:tcBorders>
              <w:bottom w:val="single" w:sz="8" w:space="0" w:color="auto"/>
            </w:tcBorders>
            <w:vAlign w:val="center"/>
          </w:tcPr>
          <w:p w14:paraId="45C181F5" w14:textId="6837F0BA" w:rsidR="001E6243" w:rsidRPr="00354986" w:rsidRDefault="001E6243" w:rsidP="001E6243">
            <w:pPr>
              <w:jc w:val="center"/>
              <w:rPr>
                <w:rFonts w:eastAsiaTheme="minorEastAsia" w:cstheme="majorBidi"/>
              </w:rPr>
            </w:pPr>
            <w:r w:rsidRPr="00354986">
              <w:rPr>
                <w:rFonts w:eastAsia="Calibri" w:cstheme="majorBidi"/>
              </w:rPr>
              <w:t>(1.05,1.05,1.05,1.02)</w:t>
            </w:r>
          </w:p>
        </w:tc>
        <w:tc>
          <w:tcPr>
            <w:tcW w:w="1538" w:type="pct"/>
            <w:tcBorders>
              <w:top w:val="single" w:sz="4" w:space="0" w:color="000000"/>
              <w:bottom w:val="single" w:sz="8" w:space="0" w:color="auto"/>
            </w:tcBorders>
          </w:tcPr>
          <w:p w14:paraId="2BA36C7F" w14:textId="4A55B88E" w:rsidR="001E6243" w:rsidRDefault="001E6243" w:rsidP="001E6243">
            <w:pPr>
              <w:jc w:val="center"/>
              <w:rPr>
                <w:rFonts w:eastAsiaTheme="minorEastAsia" w:cstheme="majorBidi"/>
              </w:rPr>
            </w:pPr>
            <w:r>
              <w:rPr>
                <w:rFonts w:eastAsia="Calibri" w:cstheme="majorBidi"/>
              </w:rPr>
              <w:t>(</w:t>
            </w:r>
            <w:r w:rsidRPr="00E71740">
              <w:rPr>
                <w:rFonts w:eastAsia="Calibri" w:cstheme="majorBidi"/>
              </w:rPr>
              <w:t>1</w:t>
            </w:r>
            <w:r w:rsidR="00D86D21">
              <w:rPr>
                <w:rFonts w:eastAsia="Calibri" w:cstheme="majorBidi"/>
              </w:rPr>
              <w:t>.</w:t>
            </w:r>
            <w:r>
              <w:rPr>
                <w:rFonts w:eastAsia="Calibri" w:cstheme="majorBidi"/>
              </w:rPr>
              <w:t>2,2</w:t>
            </w:r>
            <w:r w:rsidR="00D86D21">
              <w:rPr>
                <w:rFonts w:eastAsia="Calibri" w:cstheme="majorBidi"/>
              </w:rPr>
              <w:t>.</w:t>
            </w:r>
            <w:r>
              <w:rPr>
                <w:rFonts w:eastAsia="Calibri" w:cstheme="majorBidi"/>
              </w:rPr>
              <w:t>0,</w:t>
            </w:r>
            <w:r w:rsidRPr="00E71740">
              <w:rPr>
                <w:rFonts w:eastAsia="Calibri" w:cstheme="majorBidi"/>
              </w:rPr>
              <w:t>2</w:t>
            </w:r>
            <w:r w:rsidR="00D86D21">
              <w:rPr>
                <w:rFonts w:eastAsia="Calibri" w:cstheme="majorBidi"/>
              </w:rPr>
              <w:t>.</w:t>
            </w:r>
            <w:r w:rsidRPr="00E71740">
              <w:rPr>
                <w:rFonts w:eastAsia="Calibri" w:cstheme="majorBidi"/>
              </w:rPr>
              <w:t>3</w:t>
            </w:r>
            <w:r>
              <w:rPr>
                <w:rFonts w:eastAsia="Calibri" w:cstheme="majorBidi"/>
              </w:rPr>
              <w:t>,</w:t>
            </w:r>
            <w:r w:rsidRPr="00E71740">
              <w:rPr>
                <w:rFonts w:eastAsia="Calibri" w:cstheme="majorBidi"/>
              </w:rPr>
              <w:t>1</w:t>
            </w:r>
            <w:r w:rsidR="00D86D21">
              <w:rPr>
                <w:rFonts w:eastAsia="Calibri" w:cstheme="majorBidi"/>
              </w:rPr>
              <w:t>.</w:t>
            </w:r>
            <w:r w:rsidRPr="00E71740">
              <w:rPr>
                <w:rFonts w:eastAsia="Calibri" w:cstheme="majorBidi"/>
              </w:rPr>
              <w:t>7</w:t>
            </w:r>
            <w:r>
              <w:rPr>
                <w:rFonts w:eastAsia="Calibri" w:cstheme="majorBidi"/>
              </w:rPr>
              <w:t>)</w:t>
            </w:r>
          </w:p>
        </w:tc>
      </w:tr>
      <w:tr w:rsidR="001E6243" w:rsidRPr="00354986" w14:paraId="41CABF8F" w14:textId="77777777" w:rsidTr="00797BE8">
        <w:trPr>
          <w:trHeight w:val="170"/>
        </w:trPr>
        <w:tc>
          <w:tcPr>
            <w:tcW w:w="1132" w:type="pct"/>
            <w:vMerge/>
            <w:vAlign w:val="center"/>
          </w:tcPr>
          <w:p w14:paraId="2C72D170" w14:textId="77777777" w:rsidR="001E6243" w:rsidRPr="00354986" w:rsidRDefault="001E6243" w:rsidP="001E6243">
            <w:pPr>
              <w:jc w:val="center"/>
              <w:rPr>
                <w:rFonts w:cstheme="majorBidi"/>
              </w:rPr>
            </w:pPr>
          </w:p>
        </w:tc>
        <w:tc>
          <w:tcPr>
            <w:tcW w:w="792" w:type="pct"/>
            <w:tcBorders>
              <w:top w:val="single" w:sz="4" w:space="0" w:color="000000"/>
              <w:bottom w:val="single" w:sz="8" w:space="0" w:color="auto"/>
            </w:tcBorders>
            <w:vAlign w:val="center"/>
          </w:tcPr>
          <w:p w14:paraId="4BD97D2B" w14:textId="6E7B6EF0" w:rsidR="001E6243" w:rsidRDefault="00133A07" w:rsidP="001E6243">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e</m:t>
                    </m:r>
                  </m:sup>
                </m:sSup>
              </m:oMath>
            </m:oMathPara>
          </w:p>
        </w:tc>
        <w:tc>
          <w:tcPr>
            <w:tcW w:w="1538" w:type="pct"/>
            <w:vMerge w:val="restart"/>
            <w:vAlign w:val="center"/>
          </w:tcPr>
          <w:p w14:paraId="71A3BF66" w14:textId="39248D33" w:rsidR="001E6243" w:rsidRPr="00354986" w:rsidRDefault="001E6243" w:rsidP="001E6243">
            <w:pPr>
              <w:jc w:val="center"/>
              <w:rPr>
                <w:rFonts w:eastAsiaTheme="minorEastAsia" w:cstheme="majorBidi"/>
              </w:rPr>
            </w:pPr>
            <w:r>
              <w:rPr>
                <w:rFonts w:eastAsiaTheme="minorEastAsia" w:cstheme="majorBidi"/>
              </w:rPr>
              <w:t xml:space="preserve">Shown in </w:t>
            </w:r>
            <w:r w:rsidRPr="00BB72A7">
              <w:rPr>
                <w:rFonts w:eastAsiaTheme="minorEastAsia" w:cstheme="majorBidi"/>
                <w:b/>
                <w:bCs/>
              </w:rPr>
              <w:fldChar w:fldCharType="begin"/>
            </w:r>
            <w:r w:rsidRPr="00BB72A7">
              <w:rPr>
                <w:rFonts w:eastAsiaTheme="minorEastAsia" w:cstheme="majorBidi"/>
                <w:b/>
                <w:bCs/>
              </w:rPr>
              <w:instrText xml:space="preserve"> REF _Ref40258319 \h  \* MERGEFORMAT </w:instrText>
            </w:r>
            <w:r w:rsidRPr="00BB72A7">
              <w:rPr>
                <w:rFonts w:eastAsiaTheme="minorEastAsia" w:cstheme="majorBidi"/>
                <w:b/>
                <w:bCs/>
              </w:rPr>
            </w:r>
            <w:r w:rsidRPr="00BB72A7">
              <w:rPr>
                <w:rFonts w:eastAsiaTheme="minorEastAsia" w:cstheme="majorBidi"/>
                <w:b/>
                <w:bCs/>
              </w:rPr>
              <w:fldChar w:fldCharType="separate"/>
            </w:r>
            <w:r w:rsidR="00925441" w:rsidRPr="00925441">
              <w:rPr>
                <w:rFonts w:eastAsiaTheme="minorEastAsia" w:cstheme="majorBidi"/>
                <w:b/>
                <w:bCs/>
              </w:rPr>
              <w:t>Figure 4</w:t>
            </w:r>
            <w:r w:rsidRPr="00BB72A7">
              <w:rPr>
                <w:rFonts w:eastAsiaTheme="minorEastAsia" w:cstheme="majorBidi"/>
                <w:b/>
                <w:bCs/>
              </w:rPr>
              <w:fldChar w:fldCharType="end"/>
            </w:r>
          </w:p>
        </w:tc>
        <w:tc>
          <w:tcPr>
            <w:tcW w:w="1538" w:type="pct"/>
            <w:tcBorders>
              <w:top w:val="single" w:sz="4" w:space="0" w:color="000000"/>
              <w:bottom w:val="single" w:sz="8" w:space="0" w:color="auto"/>
            </w:tcBorders>
          </w:tcPr>
          <w:p w14:paraId="31F291A9" w14:textId="166EA664" w:rsidR="001E6243" w:rsidRDefault="001542D6" w:rsidP="001E6243">
            <w:pPr>
              <w:jc w:val="center"/>
              <w:rPr>
                <w:rFonts w:eastAsiaTheme="minorEastAsia" w:cstheme="majorBidi"/>
              </w:rPr>
            </w:pPr>
            <w:r>
              <w:rPr>
                <w:rFonts w:eastAsiaTheme="minorEastAsia" w:cstheme="majorBidi"/>
              </w:rPr>
              <w:t>(</w:t>
            </w:r>
            <w:r w:rsidR="001E6243" w:rsidRPr="001E6243">
              <w:rPr>
                <w:rFonts w:eastAsiaTheme="minorEastAsia" w:cstheme="majorBidi"/>
              </w:rPr>
              <w:t>9</w:t>
            </w:r>
            <w:r w:rsidR="00D86D21">
              <w:rPr>
                <w:rFonts w:eastAsiaTheme="minorEastAsia" w:cstheme="majorBidi"/>
              </w:rPr>
              <w:t>.</w:t>
            </w:r>
            <w:r w:rsidR="001E6243" w:rsidRPr="001E6243">
              <w:rPr>
                <w:rFonts w:eastAsiaTheme="minorEastAsia" w:cstheme="majorBidi"/>
              </w:rPr>
              <w:t>1</w:t>
            </w:r>
            <w:r>
              <w:rPr>
                <w:rFonts w:eastAsiaTheme="minorEastAsia" w:cstheme="majorBidi"/>
              </w:rPr>
              <w:t>,</w:t>
            </w:r>
            <w:r w:rsidR="001E6243" w:rsidRPr="001E6243">
              <w:rPr>
                <w:rFonts w:eastAsiaTheme="minorEastAsia" w:cstheme="majorBidi"/>
              </w:rPr>
              <w:t>1</w:t>
            </w:r>
            <w:r w:rsidR="00D86D21">
              <w:rPr>
                <w:rFonts w:eastAsiaTheme="minorEastAsia" w:cstheme="majorBidi"/>
              </w:rPr>
              <w:t>.</w:t>
            </w:r>
            <w:r w:rsidR="001E6243" w:rsidRPr="001E6243">
              <w:rPr>
                <w:rFonts w:eastAsiaTheme="minorEastAsia" w:cstheme="majorBidi"/>
              </w:rPr>
              <w:t>9</w:t>
            </w:r>
            <w:r>
              <w:rPr>
                <w:rFonts w:eastAsiaTheme="minorEastAsia" w:cstheme="majorBidi"/>
              </w:rPr>
              <w:t>,</w:t>
            </w:r>
            <w:r w:rsidR="001E6243" w:rsidRPr="001E6243">
              <w:rPr>
                <w:rFonts w:eastAsiaTheme="minorEastAsia" w:cstheme="majorBidi"/>
              </w:rPr>
              <w:t>1</w:t>
            </w:r>
            <w:r w:rsidR="00D86D21">
              <w:rPr>
                <w:rFonts w:eastAsiaTheme="minorEastAsia" w:cstheme="majorBidi"/>
              </w:rPr>
              <w:t>.</w:t>
            </w:r>
            <w:r w:rsidR="001E6243" w:rsidRPr="001E6243">
              <w:rPr>
                <w:rFonts w:eastAsiaTheme="minorEastAsia" w:cstheme="majorBidi"/>
              </w:rPr>
              <w:t>4</w:t>
            </w:r>
            <w:r>
              <w:rPr>
                <w:rFonts w:eastAsiaTheme="minorEastAsia" w:cstheme="majorBidi"/>
              </w:rPr>
              <w:t>,</w:t>
            </w:r>
            <w:r w:rsidR="001E6243" w:rsidRPr="001E6243">
              <w:rPr>
                <w:rFonts w:eastAsiaTheme="minorEastAsia" w:cstheme="majorBidi"/>
              </w:rPr>
              <w:t>0.5</w:t>
            </w:r>
            <w:r>
              <w:rPr>
                <w:rFonts w:eastAsiaTheme="minorEastAsia" w:cstheme="majorBidi"/>
              </w:rPr>
              <w:t>)</w:t>
            </w:r>
          </w:p>
        </w:tc>
      </w:tr>
      <w:tr w:rsidR="001E6243" w:rsidRPr="00354986" w14:paraId="20FF03DC" w14:textId="77777777" w:rsidTr="00797BE8">
        <w:trPr>
          <w:trHeight w:val="170"/>
        </w:trPr>
        <w:tc>
          <w:tcPr>
            <w:tcW w:w="1132" w:type="pct"/>
            <w:vMerge/>
            <w:vAlign w:val="center"/>
          </w:tcPr>
          <w:p w14:paraId="1A23AF83" w14:textId="77777777" w:rsidR="001E6243" w:rsidRPr="00354986" w:rsidRDefault="001E6243" w:rsidP="001E6243">
            <w:pPr>
              <w:jc w:val="center"/>
              <w:rPr>
                <w:rFonts w:cstheme="majorBidi"/>
              </w:rPr>
            </w:pPr>
          </w:p>
        </w:tc>
        <w:tc>
          <w:tcPr>
            <w:tcW w:w="792" w:type="pct"/>
            <w:tcBorders>
              <w:top w:val="single" w:sz="4" w:space="0" w:color="000000"/>
              <w:bottom w:val="single" w:sz="8" w:space="0" w:color="auto"/>
            </w:tcBorders>
            <w:vAlign w:val="center"/>
          </w:tcPr>
          <w:p w14:paraId="6610F0E8" w14:textId="2E75EC1E" w:rsidR="001E6243" w:rsidRDefault="00133A07" w:rsidP="001E6243">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c</m:t>
                    </m:r>
                  </m:sup>
                </m:sSup>
              </m:oMath>
            </m:oMathPara>
          </w:p>
        </w:tc>
        <w:tc>
          <w:tcPr>
            <w:tcW w:w="1538" w:type="pct"/>
            <w:vMerge/>
            <w:vAlign w:val="center"/>
          </w:tcPr>
          <w:p w14:paraId="32F6D697" w14:textId="77777777" w:rsidR="001E6243" w:rsidRPr="00354986" w:rsidRDefault="001E6243" w:rsidP="001E6243">
            <w:pPr>
              <w:jc w:val="center"/>
              <w:rPr>
                <w:rFonts w:eastAsiaTheme="minorEastAsia" w:cstheme="majorBidi"/>
              </w:rPr>
            </w:pPr>
          </w:p>
        </w:tc>
        <w:tc>
          <w:tcPr>
            <w:tcW w:w="1538" w:type="pct"/>
            <w:tcBorders>
              <w:top w:val="single" w:sz="4" w:space="0" w:color="000000"/>
              <w:bottom w:val="single" w:sz="8" w:space="0" w:color="auto"/>
            </w:tcBorders>
          </w:tcPr>
          <w:p w14:paraId="42931E52" w14:textId="139604B5" w:rsidR="001E6243" w:rsidRDefault="001542D6" w:rsidP="001E6243">
            <w:pPr>
              <w:jc w:val="center"/>
              <w:rPr>
                <w:rFonts w:eastAsiaTheme="minorEastAsia" w:cstheme="majorBidi"/>
              </w:rPr>
            </w:pPr>
            <w:r>
              <w:rPr>
                <w:rFonts w:eastAsiaTheme="minorEastAsia" w:cstheme="majorBidi"/>
              </w:rPr>
              <w:t>(</w:t>
            </w:r>
            <w:r w:rsidR="001E6243" w:rsidRPr="001E6243">
              <w:rPr>
                <w:rFonts w:eastAsiaTheme="minorEastAsia" w:cstheme="majorBidi"/>
              </w:rPr>
              <w:t>10</w:t>
            </w:r>
            <w:r w:rsidR="00D86D21">
              <w:rPr>
                <w:rFonts w:eastAsiaTheme="minorEastAsia" w:cstheme="majorBidi"/>
              </w:rPr>
              <w:t>.</w:t>
            </w:r>
            <w:r>
              <w:rPr>
                <w:rFonts w:eastAsiaTheme="minorEastAsia" w:cstheme="majorBidi"/>
              </w:rPr>
              <w:t>6,</w:t>
            </w:r>
            <w:r w:rsidR="001E6243" w:rsidRPr="001E6243">
              <w:rPr>
                <w:rFonts w:eastAsiaTheme="minorEastAsia" w:cstheme="majorBidi"/>
              </w:rPr>
              <w:t>2</w:t>
            </w:r>
            <w:r w:rsidR="00D86D21">
              <w:rPr>
                <w:rFonts w:eastAsiaTheme="minorEastAsia" w:cstheme="majorBidi"/>
              </w:rPr>
              <w:t>.</w:t>
            </w:r>
            <w:r w:rsidR="001E6243" w:rsidRPr="001E6243">
              <w:rPr>
                <w:rFonts w:eastAsiaTheme="minorEastAsia" w:cstheme="majorBidi"/>
              </w:rPr>
              <w:t>0</w:t>
            </w:r>
            <w:r>
              <w:rPr>
                <w:rFonts w:eastAsiaTheme="minorEastAsia" w:cstheme="majorBidi"/>
              </w:rPr>
              <w:t>,</w:t>
            </w:r>
            <w:r w:rsidR="001E6243" w:rsidRPr="001E6243">
              <w:rPr>
                <w:rFonts w:eastAsiaTheme="minorEastAsia" w:cstheme="majorBidi"/>
              </w:rPr>
              <w:t>3</w:t>
            </w:r>
            <w:r w:rsidR="00D86D21">
              <w:rPr>
                <w:rFonts w:eastAsiaTheme="minorEastAsia" w:cstheme="majorBidi"/>
              </w:rPr>
              <w:t>.</w:t>
            </w:r>
            <w:r w:rsidR="001E6243" w:rsidRPr="001E6243">
              <w:rPr>
                <w:rFonts w:eastAsiaTheme="minorEastAsia" w:cstheme="majorBidi"/>
              </w:rPr>
              <w:t>8</w:t>
            </w:r>
            <w:r>
              <w:rPr>
                <w:rFonts w:eastAsiaTheme="minorEastAsia" w:cstheme="majorBidi"/>
              </w:rPr>
              <w:t>,</w:t>
            </w:r>
            <w:r w:rsidR="001E6243" w:rsidRPr="001E6243">
              <w:rPr>
                <w:rFonts w:eastAsiaTheme="minorEastAsia" w:cstheme="majorBidi"/>
              </w:rPr>
              <w:t>0.</w:t>
            </w:r>
            <w:r>
              <w:rPr>
                <w:rFonts w:eastAsiaTheme="minorEastAsia" w:cstheme="majorBidi"/>
              </w:rPr>
              <w:t>9)</w:t>
            </w:r>
          </w:p>
        </w:tc>
      </w:tr>
      <w:tr w:rsidR="001E6243" w:rsidRPr="00354986" w14:paraId="5A35FB42" w14:textId="77777777" w:rsidTr="006C60C6">
        <w:trPr>
          <w:trHeight w:val="170"/>
        </w:trPr>
        <w:tc>
          <w:tcPr>
            <w:tcW w:w="1132" w:type="pct"/>
            <w:vMerge/>
            <w:tcBorders>
              <w:bottom w:val="single" w:sz="18" w:space="0" w:color="000000"/>
            </w:tcBorders>
            <w:vAlign w:val="center"/>
          </w:tcPr>
          <w:p w14:paraId="7243E11E" w14:textId="77777777" w:rsidR="001E6243" w:rsidRPr="00354986" w:rsidRDefault="001E6243" w:rsidP="001E6243">
            <w:pPr>
              <w:jc w:val="center"/>
              <w:rPr>
                <w:rFonts w:cstheme="majorBidi"/>
              </w:rPr>
            </w:pPr>
          </w:p>
        </w:tc>
        <w:tc>
          <w:tcPr>
            <w:tcW w:w="792" w:type="pct"/>
            <w:tcBorders>
              <w:top w:val="single" w:sz="4" w:space="0" w:color="000000"/>
              <w:bottom w:val="single" w:sz="18" w:space="0" w:color="000000"/>
            </w:tcBorders>
            <w:vAlign w:val="center"/>
          </w:tcPr>
          <w:p w14:paraId="31201FB4" w14:textId="7CF00DC4" w:rsidR="001E6243" w:rsidRDefault="00133A07" w:rsidP="001E6243">
            <w:pPr>
              <w:jc w:val="center"/>
              <w:rPr>
                <w:rFonts w:ascii="Times New Roman" w:eastAsia="Calibri" w:hAnsi="Times New Roman" w:cs="Times New Roman"/>
              </w:rPr>
            </w:pPr>
            <m:oMathPara>
              <m:oMath>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oMath>
            </m:oMathPara>
          </w:p>
        </w:tc>
        <w:tc>
          <w:tcPr>
            <w:tcW w:w="1538" w:type="pct"/>
            <w:vMerge/>
            <w:tcBorders>
              <w:bottom w:val="single" w:sz="18" w:space="0" w:color="000000"/>
            </w:tcBorders>
            <w:vAlign w:val="center"/>
          </w:tcPr>
          <w:p w14:paraId="386D1422" w14:textId="77777777" w:rsidR="001E6243" w:rsidRPr="00354986" w:rsidRDefault="001E6243" w:rsidP="001E6243">
            <w:pPr>
              <w:jc w:val="center"/>
              <w:rPr>
                <w:rFonts w:eastAsiaTheme="minorEastAsia" w:cstheme="majorBidi"/>
              </w:rPr>
            </w:pPr>
          </w:p>
        </w:tc>
        <w:tc>
          <w:tcPr>
            <w:tcW w:w="1538" w:type="pct"/>
            <w:tcBorders>
              <w:top w:val="single" w:sz="4" w:space="0" w:color="000000"/>
              <w:bottom w:val="single" w:sz="18" w:space="0" w:color="000000"/>
            </w:tcBorders>
          </w:tcPr>
          <w:p w14:paraId="4BAA2ABA" w14:textId="204D145D" w:rsidR="001E6243" w:rsidRDefault="001E6243" w:rsidP="001E6243">
            <w:pPr>
              <w:jc w:val="center"/>
              <w:rPr>
                <w:rFonts w:eastAsiaTheme="minorEastAsia" w:cstheme="majorBidi"/>
              </w:rPr>
            </w:pPr>
            <w:r>
              <w:rPr>
                <w:rFonts w:eastAsiaTheme="minorEastAsia" w:cstheme="majorBidi"/>
              </w:rPr>
              <w:t>-</w:t>
            </w:r>
          </w:p>
        </w:tc>
      </w:tr>
      <w:tr w:rsidR="006C60C6" w:rsidRPr="00354986" w14:paraId="77B08F16" w14:textId="77777777" w:rsidTr="006C60C6">
        <w:trPr>
          <w:trHeight w:val="170"/>
        </w:trPr>
        <w:tc>
          <w:tcPr>
            <w:tcW w:w="5000" w:type="pct"/>
            <w:gridSpan w:val="4"/>
            <w:tcBorders>
              <w:top w:val="single" w:sz="18" w:space="0" w:color="000000"/>
            </w:tcBorders>
            <w:vAlign w:val="center"/>
          </w:tcPr>
          <w:p w14:paraId="3C2BB446" w14:textId="77777777" w:rsidR="006C60C6" w:rsidRDefault="006C60C6" w:rsidP="006C60C6">
            <w:pPr>
              <w:rPr>
                <w:rFonts w:cstheme="majorBidi"/>
                <w:sz w:val="18"/>
                <w:szCs w:val="18"/>
              </w:rPr>
            </w:pPr>
            <w:r w:rsidRPr="00354986">
              <w:rPr>
                <w:rFonts w:cstheme="majorBidi"/>
                <w:sz w:val="18"/>
                <w:szCs w:val="18"/>
              </w:rPr>
              <w:t>*A: Arteries, LA: Large, IA: Intermediate, SA: Small arterioles.</w:t>
            </w:r>
          </w:p>
          <w:p w14:paraId="097C114E" w14:textId="1BA2EA8B" w:rsidR="006C60C6" w:rsidRDefault="006C60C6" w:rsidP="006C60C6">
            <w:pPr>
              <w:rPr>
                <w:rFonts w:eastAsiaTheme="minorEastAsia" w:cstheme="majorBidi"/>
              </w:rPr>
            </w:pPr>
            <w:r w:rsidRPr="00354986">
              <w:rPr>
                <w:rFonts w:cstheme="majorBidi"/>
                <w:sz w:val="18"/>
                <w:szCs w:val="18"/>
              </w:rPr>
              <w:t>**</w:t>
            </w:r>
            <m:oMath>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r>
                <w:rPr>
                  <w:rFonts w:ascii="Cambria Math" w:eastAsiaTheme="minorEastAsia" w:hAnsi="Cambria Math" w:cstheme="majorBidi"/>
                </w:rPr>
                <m:t>=1-(</m:t>
              </m:r>
              <m:sSup>
                <m:sSupPr>
                  <m:ctrlPr>
                    <w:rPr>
                      <w:rFonts w:ascii="Cambria Math" w:hAnsi="Cambria Math"/>
                      <w:i/>
                    </w:rPr>
                  </m:ctrlPr>
                </m:sSupPr>
                <m:e>
                  <m:r>
                    <w:rPr>
                      <w:rFonts w:ascii="Cambria Math" w:hAnsi="Cambria Math"/>
                    </w:rPr>
                    <m:t>ν</m:t>
                  </m:r>
                </m:e>
                <m:sup>
                  <m:r>
                    <w:rPr>
                      <w:rFonts w:ascii="Cambria Math" w:hAnsi="Cambria Math"/>
                    </w:rPr>
                    <m:t>c</m:t>
                  </m:r>
                </m:sup>
              </m:sSup>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e</m:t>
                  </m:r>
                </m:sup>
              </m:sSup>
              <m:r>
                <w:rPr>
                  <w:rFonts w:ascii="Cambria Math" w:eastAsiaTheme="minorEastAsia" w:hAnsi="Cambria Math" w:cstheme="majorBidi"/>
                </w:rPr>
                <m:t>)</m:t>
              </m:r>
            </m:oMath>
          </w:p>
        </w:tc>
      </w:tr>
    </w:tbl>
    <w:p w14:paraId="34232B99" w14:textId="1BEE6CB0" w:rsidR="00734EDF" w:rsidRDefault="00932C45" w:rsidP="00734EDF">
      <w:pPr>
        <w:keepNext/>
        <w:autoSpaceDE w:val="0"/>
        <w:autoSpaceDN w:val="0"/>
        <w:adjustRightInd w:val="0"/>
        <w:spacing w:after="0" w:line="240" w:lineRule="auto"/>
        <w:jc w:val="center"/>
      </w:pPr>
      <w:r>
        <w:rPr>
          <w:noProof/>
        </w:rPr>
        <w:lastRenderedPageBreak/>
        <w:drawing>
          <wp:inline distT="0" distB="0" distL="0" distR="0" wp14:anchorId="24CC57CF" wp14:editId="017F9318">
            <wp:extent cx="4114800" cy="727405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114800" cy="7274052"/>
                    </a:xfrm>
                    <a:prstGeom prst="rect">
                      <a:avLst/>
                    </a:prstGeom>
                    <a:noFill/>
                    <a:ln>
                      <a:noFill/>
                    </a:ln>
                  </pic:spPr>
                </pic:pic>
              </a:graphicData>
            </a:graphic>
          </wp:inline>
        </w:drawing>
      </w:r>
    </w:p>
    <w:p w14:paraId="444C68D2" w14:textId="624B1FEF" w:rsidR="00734EDF" w:rsidRDefault="00734EDF" w:rsidP="0098177F">
      <w:pPr>
        <w:pStyle w:val="Caption"/>
      </w:pPr>
      <w:bookmarkStart w:id="485" w:name="_Ref40193326"/>
      <w:bookmarkStart w:id="486" w:name="_Ref40193322"/>
      <w:r>
        <w:t xml:space="preserve">Figure </w:t>
      </w:r>
      <w:r>
        <w:rPr>
          <w:noProof/>
        </w:rPr>
        <w:fldChar w:fldCharType="begin"/>
      </w:r>
      <w:r>
        <w:rPr>
          <w:noProof/>
        </w:rPr>
        <w:instrText xml:space="preserve"> SEQ Figure \* ARABIC </w:instrText>
      </w:r>
      <w:r>
        <w:rPr>
          <w:noProof/>
        </w:rPr>
        <w:fldChar w:fldCharType="separate"/>
      </w:r>
      <w:r w:rsidR="00925441">
        <w:rPr>
          <w:noProof/>
        </w:rPr>
        <w:t>5</w:t>
      </w:r>
      <w:r>
        <w:rPr>
          <w:noProof/>
        </w:rPr>
        <w:fldChar w:fldCharType="end"/>
      </w:r>
      <w:bookmarkEnd w:id="485"/>
      <w:r>
        <w:t>.</w:t>
      </w:r>
      <w:r w:rsidRPr="003F26F5">
        <w:t xml:space="preserve"> </w:t>
      </w:r>
      <w:r>
        <w:t xml:space="preserve">Data on passive and myogenic responses </w:t>
      </w:r>
      <w:r>
        <w:fldChar w:fldCharType="begin" w:fldLock="1"/>
      </w:r>
      <w:r w:rsidR="003F6F36">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(53)"},"properties":{"noteIndex":0},"schema":"https://github.com/citation-style-language/schema/raw/master/csl-citation.json"}</w:instrText>
      </w:r>
      <w:r>
        <w:fldChar w:fldCharType="separate"/>
      </w:r>
      <w:r w:rsidR="003F6F36" w:rsidRPr="003F6F36">
        <w:rPr>
          <w:b w:val="0"/>
          <w:noProof/>
        </w:rPr>
        <w:t>(54)</w:t>
      </w:r>
      <w:r>
        <w:fldChar w:fldCharType="end"/>
      </w:r>
      <w:r>
        <w:t>, and model</w:t>
      </w:r>
      <w:r w:rsidRPr="003F26F5">
        <w:t xml:space="preserve"> </w:t>
      </w:r>
      <w:r>
        <w:t>fits</w:t>
      </w:r>
      <w:r w:rsidR="005D460E">
        <w:t xml:space="preserve"> </w:t>
      </w:r>
      <w:r>
        <w:t xml:space="preserve">for the </w:t>
      </w:r>
      <w:r w:rsidR="00EE1ECC">
        <w:t>representative vessels</w:t>
      </w:r>
      <w:r>
        <w:t xml:space="preserve"> in the subepicardial (top) and subendocardial (bottom) trees.</w:t>
      </w:r>
      <w:r w:rsidR="0098177F">
        <w:t xml:space="preserve"> </w:t>
      </w:r>
      <w:r w:rsidR="001E3380">
        <w:t xml:space="preserve">The parameters listed in </w:t>
      </w:r>
      <w:r w:rsidR="001E3380">
        <w:fldChar w:fldCharType="begin"/>
      </w:r>
      <w:r w:rsidR="001E3380">
        <w:instrText xml:space="preserve"> REF _Ref21000503 \h </w:instrText>
      </w:r>
      <w:r w:rsidR="001E3380">
        <w:fldChar w:fldCharType="separate"/>
      </w:r>
      <w:r w:rsidR="00925441">
        <w:t xml:space="preserve">Table </w:t>
      </w:r>
      <w:r w:rsidR="00925441">
        <w:rPr>
          <w:noProof/>
        </w:rPr>
        <w:t>1</w:t>
      </w:r>
      <w:r w:rsidR="001E3380">
        <w:fldChar w:fldCharType="end"/>
      </w:r>
      <w:r w:rsidR="001E3380">
        <w:t xml:space="preserve"> are estimated b</w:t>
      </w:r>
      <w:r w:rsidR="0098177F">
        <w:t>y minimizing the mean squared error between the predicted and measured diameters at the given values of transmural pressure estimate</w:t>
      </w:r>
      <w:r w:rsidR="00C77C15">
        <w:t>.</w:t>
      </w:r>
      <w:r w:rsidR="007D4900">
        <w:t xml:space="preserve"> </w:t>
      </w:r>
      <m:oMath>
        <m:sSub>
          <m:sSubPr>
            <m:ctrlPr>
              <w:rPr>
                <w:rFonts w:ascii="Cambria Math" w:hAnsi="Cambria Math"/>
                <w:i/>
              </w:rPr>
            </m:ctrlPr>
          </m:sSubPr>
          <m:e>
            <m:r>
              <m:rPr>
                <m:sty m:val="bi"/>
              </m:rPr>
              <w:rPr>
                <w:rFonts w:ascii="Cambria Math" w:hAnsi="Cambria Math"/>
              </w:rPr>
              <m:t>D</m:t>
            </m:r>
          </m:e>
          <m:sub>
            <m:r>
              <m:rPr>
                <m:sty m:val="bi"/>
              </m:rPr>
              <w:rPr>
                <w:rFonts w:ascii="Cambria Math" w:hAnsi="Cambria Math"/>
              </w:rPr>
              <m:t>100</m:t>
            </m:r>
          </m:sub>
        </m:sSub>
      </m:oMath>
      <w:r w:rsidRPr="003F26F5">
        <w:t xml:space="preserve">: </w:t>
      </w:r>
      <w:r>
        <w:t>Passive diameter at 103 mmHg (100 cmH</w:t>
      </w:r>
      <w:r>
        <w:rPr>
          <w:vertAlign w:val="subscript"/>
        </w:rPr>
        <w:t>2</w:t>
      </w:r>
      <w:r>
        <w:t xml:space="preserve">O in </w:t>
      </w:r>
      <w:r w:rsidR="004B5384">
        <w:t xml:space="preserve">the </w:t>
      </w:r>
      <w:r>
        <w:t>experiment</w:t>
      </w:r>
      <w:r w:rsidR="004B5384">
        <w:t>s</w:t>
      </w:r>
      <w:r>
        <w:t>.</w:t>
      </w:r>
      <w:bookmarkEnd w:id="486"/>
      <w:r w:rsidR="000870B4">
        <w:t>)</w:t>
      </w:r>
    </w:p>
    <w:p w14:paraId="47AC550D" w14:textId="65F8FC08" w:rsidR="00B6320C" w:rsidRDefault="008F246D" w:rsidP="00B6320C">
      <w:pPr>
        <w:pStyle w:val="Heading2"/>
        <w:numPr>
          <w:ilvl w:val="1"/>
          <w:numId w:val="5"/>
        </w:numPr>
        <w:ind w:left="0" w:firstLine="0"/>
        <w:jc w:val="both"/>
      </w:pPr>
      <w:r>
        <w:lastRenderedPageBreak/>
        <w:t>M</w:t>
      </w:r>
      <w:r w:rsidR="00B6320C">
        <w:t>orphometry, structure, and hemodynamics of an entire coronary tree</w:t>
      </w:r>
    </w:p>
    <w:p w14:paraId="36B07E86" w14:textId="6F9EEF37" w:rsidR="00864379" w:rsidRDefault="00875A8F" w:rsidP="00E7064B">
      <w:pPr>
        <w:jc w:val="both"/>
      </w:pPr>
      <w:r>
        <w:t>Morphometric r</w:t>
      </w:r>
      <w:r w:rsidR="00792C3F">
        <w:t>esults of the homeostatic optimization</w:t>
      </w:r>
      <w:r w:rsidR="00936650">
        <w:t xml:space="preserve"> are summarized in</w:t>
      </w:r>
      <w:r w:rsidR="00792C3F" w:rsidRPr="006E6255">
        <w:rPr>
          <w:b/>
        </w:rPr>
        <w:t xml:space="preserve"> </w:t>
      </w:r>
      <w:r w:rsidR="00BA64FE" w:rsidRPr="006E6255">
        <w:rPr>
          <w:b/>
        </w:rPr>
        <w:fldChar w:fldCharType="begin"/>
      </w:r>
      <w:r w:rsidR="00BA64FE" w:rsidRPr="006E6255">
        <w:rPr>
          <w:b/>
        </w:rPr>
        <w:instrText xml:space="preserve"> REF _Ref21000971 \h  \* MERGEFORMAT </w:instrText>
      </w:r>
      <w:r w:rsidR="00BA64FE" w:rsidRPr="006E6255">
        <w:rPr>
          <w:b/>
        </w:rPr>
      </w:r>
      <w:r w:rsidR="00BA64FE" w:rsidRPr="006E6255">
        <w:rPr>
          <w:b/>
        </w:rPr>
        <w:fldChar w:fldCharType="separate"/>
      </w:r>
      <w:r w:rsidR="00925441" w:rsidRPr="00925441">
        <w:rPr>
          <w:b/>
        </w:rPr>
        <w:t>Fig</w:t>
      </w:r>
      <w:r w:rsidR="005E2E19">
        <w:rPr>
          <w:b/>
        </w:rPr>
        <w:t>.</w:t>
      </w:r>
      <w:r w:rsidR="00925441" w:rsidRPr="00925441">
        <w:rPr>
          <w:b/>
        </w:rPr>
        <w:t xml:space="preserve"> </w:t>
      </w:r>
      <w:r w:rsidR="00925441" w:rsidRPr="00925441">
        <w:rPr>
          <w:b/>
          <w:noProof/>
        </w:rPr>
        <w:t>6</w:t>
      </w:r>
      <w:r w:rsidR="00BA64FE" w:rsidRPr="006E6255">
        <w:rPr>
          <w:b/>
        </w:rPr>
        <w:fldChar w:fldCharType="end"/>
      </w:r>
      <w:r w:rsidR="00A36880">
        <w:t xml:space="preserve">. </w:t>
      </w:r>
      <w:r w:rsidR="00166D0D">
        <w:t>The h</w:t>
      </w:r>
      <w:r w:rsidR="00784FC3">
        <w:t xml:space="preserve">omeostatic optimization estimates </w:t>
      </w:r>
      <w:r w:rsidR="0009763C">
        <w:t xml:space="preserve">vessel diameters </w:t>
      </w:r>
      <m:oMath>
        <m:sSub>
          <m:sSubPr>
            <m:ctrlPr>
              <w:rPr>
                <w:rFonts w:ascii="Cambria Math" w:hAnsi="Cambria Math"/>
                <w:i/>
                <w:iCs/>
              </w:rPr>
            </m:ctrlPr>
          </m:sSubPr>
          <m:e>
            <m:r>
              <w:rPr>
                <w:rFonts w:ascii="Cambria Math" w:hAnsi="Cambria Math"/>
              </w:rPr>
              <m:t>D</m:t>
            </m:r>
          </m:e>
          <m:sub>
            <m:r>
              <w:rPr>
                <w:rFonts w:ascii="Cambria Math" w:hAnsi="Cambria Math"/>
                <w:vertAlign w:val="subscript"/>
              </w:rPr>
              <m:t>h</m:t>
            </m:r>
          </m:sub>
        </m:sSub>
      </m:oMath>
      <w:r w:rsidR="0021091D">
        <w:t xml:space="preserve">, determines </w:t>
      </w:r>
      <w:r w:rsidR="00784FC3">
        <w:t>bifurcation rules,</w:t>
      </w:r>
      <w:r w:rsidR="00B476C3">
        <w:t xml:space="preserve"> </w:t>
      </w:r>
      <w:r w:rsidR="00146287">
        <w:t>identifies vessel</w:t>
      </w:r>
      <w:r w:rsidR="00CD7D12">
        <w:t xml:space="preserve"> </w:t>
      </w:r>
      <w:r w:rsidR="007B63FD">
        <w:t>type</w:t>
      </w:r>
      <w:r w:rsidR="00985F96">
        <w:t>s</w:t>
      </w:r>
      <w:r w:rsidR="00102D3F">
        <w:t xml:space="preserve"> based on their sizes</w:t>
      </w:r>
      <w:r w:rsidR="000B0691">
        <w:t>,</w:t>
      </w:r>
      <w:r w:rsidR="008B3D0E">
        <w:t xml:space="preserve"> </w:t>
      </w:r>
      <w:r w:rsidR="005E2D0D">
        <w:t xml:space="preserve">and </w:t>
      </w:r>
      <w:r w:rsidR="00564623">
        <w:t xml:space="preserve">assigns the </w:t>
      </w:r>
      <w:r w:rsidR="002C2EE1">
        <w:t>appropriate</w:t>
      </w:r>
      <w:r w:rsidR="000212A9">
        <w:t xml:space="preserve"> mechanical</w:t>
      </w:r>
      <w:r w:rsidR="00564623">
        <w:t xml:space="preserve"> parameters</w:t>
      </w:r>
      <w:r w:rsidR="004A0B06">
        <w:t xml:space="preserve"> </w:t>
      </w:r>
      <w:r w:rsidR="004A0B06">
        <w:rPr>
          <w:noProof/>
        </w:rPr>
        <w:fldChar w:fldCharType="begin" w:fldLock="1"/>
      </w:r>
      <w:r w:rsidR="007A38C3">
        <w:rPr>
          <w:noProof/>
        </w:rPr>
        <w:instrText>ADDIN CSL_CITATION {"citationItems":[{"id":"ITEM-1","itemData":{"URL":"http://arxiv.org/abs/2001.04880","abstract":"Coupling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Alberto","non-dropping-particle":"","parse-names":false,"suffix":""}],"id":"ITEM-1","issued":{"date-parts":[["2020"]]},"title":"A Multiscale Framework for Defining Homeostasis in Distal Vascular Trees: Applications to the Pulmonary Circulation","type":"webpage"},"uris":["http://www.mendeley.com/documents/?uuid=4af91f27-e0ce-3e2c-bf05-59746a4f2658"]}],"mendeley":{"formattedCitation":"(28)","plainTextFormattedCitation":"(28)","previouslyFormattedCitation":"(28)"},"properties":{"noteIndex":0},"schema":"https://github.com/citation-style-language/schema/raw/master/csl-citation.json"}</w:instrText>
      </w:r>
      <w:r w:rsidR="004A0B06">
        <w:rPr>
          <w:noProof/>
        </w:rPr>
        <w:fldChar w:fldCharType="separate"/>
      </w:r>
      <w:r w:rsidR="00947402" w:rsidRPr="00947402">
        <w:rPr>
          <w:noProof/>
        </w:rPr>
        <w:t>(28)</w:t>
      </w:r>
      <w:r w:rsidR="004A0B06">
        <w:rPr>
          <w:noProof/>
        </w:rPr>
        <w:fldChar w:fldCharType="end"/>
      </w:r>
      <w:r w:rsidR="00792C3F">
        <w:t>.</w:t>
      </w:r>
      <w:r w:rsidR="00864379">
        <w:t xml:space="preserve"> Subendocardial vessels appear to be larger than their subepicardial counterparts</w:t>
      </w:r>
      <w:r w:rsidR="00621C6C">
        <w:t xml:space="preserve">. </w:t>
      </w:r>
      <w:r w:rsidR="00864379">
        <w:t xml:space="preserve">This difference, consistent with experimental and </w:t>
      </w:r>
      <w:r w:rsidR="00992D8A">
        <w:t>modeling</w:t>
      </w:r>
      <w:r w:rsidR="00864379">
        <w:t xml:space="preserve"> results from</w:t>
      </w:r>
      <w:r w:rsidR="00277EE0">
        <w:t xml:space="preserve"> </w:t>
      </w:r>
      <w:r w:rsidR="00277EE0">
        <w:fldChar w:fldCharType="begin" w:fldLock="1"/>
      </w:r>
      <w:r w:rsidR="007A38C3">
        <w:instrText>ADDIN CSL_CITATION {"citationItems":[{"id":"ITEM-1","itemData":{"DOI":"10.1152/physrev.1990.70.2.331","ISSN":"0031-9333","PMID":"2181499","abstract":"The blood vessels that run on the surface of the heart and through its muscle are compliant tubes that can be affected by the pressures external to them in at least two ways. If the pressure outside these vessels is higher than the pressure at their downstream ends, the vessels may collapse and become Starling resistors or vascular waterfalls. If this happens, the flow through these vessels depends on their resistance and the pressure drop from their inflow to the pressure around them and is independent of the actual downstream pressure. In the first part of this review, the physics of collapsible tubes is described, and the possible occurrences of vascular waterfalls in the body is evaluated. There is good evidence that waterfall behavior is seen in collateral coronary arteries and in extramural coronary veins, but the evidence that intramural coronary vessels act like vascular waterfalls is inconclusive. There is no doubt that in systole there are high tissue pressures around the intramyocardial vessels, particularly in the subendocardial muscle of the left ventricle. The exact nature and values of the forces that act at the surface of the small intramural vessels, however, are still not known. We are not certain whether radial (compressive) or circumferential and longitudinal (tensile) stresses are the major causes of vascular compression; the role of collagen struts in modifying the reaction of vessel walls to external pressures is unknown but possibly important; direct examination of small subepicardial vessels has failed to show vascular collapse. One of the arguments in favor of intramyocardial vascular waterfalls has been that during a long diastole the flow in the left coronary artery decreases and reaches zero when coronary arterial pressure is still high: it can be as much as 50 mmHg in the autoregulating left coronary arterial bed and approximately 15-20 mmHg even when the vessels have been maximally dilated. These high zero flow pressures, especially during maximal vasodilatation, have been regarded as indicating a high back pressure to flow that is due to waterfall behavior of vessels that are exposed to tissue pressures.(ABSTRACT TRUNCATED AT 400 WORDS)","author":[{"dropping-particle":"","family":"Hoffman","given":"J. I.","non-dropping-particle":"","parse-names":false,"suffix":""},{"dropping-particle":"","family":"Spaan","given":"J. A.","non-dropping-particle":"","parse-names":false,"suffix":""}],"container-title":"Physiological Reviews","id":"ITEM-1","issue":"2","issued":{"date-parts":[["1990","4"]]},"page":"331-390","title":"Pressure-flow relations in coronary circulation","type":"article-journal","volume":"70"},"uris":["http://www.mendeley.com/documents/?uuid=d021c5df-98c5-3aba-8d00-aa1fd08c688d"]},{"id":"ITEM-2","itemData":{"DOI":"10.1152/ajpheart.00925.2009","ISSN":"0363-6135","abstract":"The mechanisms by which the contracting myocardium exerts extravascular forces (intramyocardial pressure, IMP) on coronary blood vessels and by which it affects the coronary flow remain incompletely understood. Several myocardium-vessel interaction (MVI) mechanisms have been proposed, but none can account for all the major flow features. In the present study, we hypothesized that only a specific combination of MVI mechanisms can account for all observed coronary flow features. Three basic interaction mechanisms (time-varying elasticity, myocardial shortening-induced intracellular pressure, and ventricular cavity-induced extracellular pressure) and their combinations were analyzed based on physical principles (conservation of mass and force equilibrium) in a realistic data-based vascular network. Mechanical properties of both vessel wall and myocardium were coupled through stress analysis to simulate the response of vessels to internal blood pressure and external (myocardial) mechanical loading. Prediction...","author":[{"dropping-particle":"","family":"Algranati","given":"D.","non-dropping-particle":"","parse-names":false,"suffix":""},{"dropping-particle":"","family":"Kassab","given":"G. S.","non-dropping-particle":"","parse-names":false,"suffix":""},{"dropping-particle":"","family":"Lanir","given":"Y.","non-dropping-particle":"","parse-names":false,"suffix":""}],"container-title":"American Journal of Physiology-Heart and Circulatory Physiology","id":"ITEM-2","issue":"3","issued":{"date-parts":[["2010","3"]]},"page":"H861-H873","publisher":"American Physiological Society","title":"Mechanisms of myocardium-coronary vessel interaction","type":"article-journal","volume":"298"},"uris":["http://www.mendeley.com/documents/?uuid=4a920bb9-cc29-30eb-9569-63de7f05d8d4"]}],"mendeley":{"formattedCitation":"(3, 34)","plainTextFormattedCitation":"(3, 34)","previouslyFormattedCitation":"(3, 34)"},"properties":{"noteIndex":0},"schema":"https://github.com/citation-style-language/schema/raw/master/csl-citation.json"}</w:instrText>
      </w:r>
      <w:r w:rsidR="00277EE0">
        <w:fldChar w:fldCharType="separate"/>
      </w:r>
      <w:r w:rsidR="00947402" w:rsidRPr="00947402">
        <w:rPr>
          <w:noProof/>
        </w:rPr>
        <w:t>(3, 34)</w:t>
      </w:r>
      <w:r w:rsidR="00277EE0">
        <w:fldChar w:fldCharType="end"/>
      </w:r>
      <w:r w:rsidR="002576A6">
        <w:t>,</w:t>
      </w:r>
      <w:r w:rsidR="007C3487">
        <w:t xml:space="preserve"> facilitates a higher </w:t>
      </w:r>
      <w:r w:rsidR="004A0B06">
        <w:t>blood flow</w:t>
      </w:r>
      <w:r w:rsidR="00864379">
        <w:t xml:space="preserve"> in the subendocardial</w:t>
      </w:r>
      <w:r w:rsidR="007C3487">
        <w:t xml:space="preserve"> than in the subepicardial</w:t>
      </w:r>
      <w:r w:rsidR="00864379">
        <w:t xml:space="preserve"> layer. Furthermore, </w:t>
      </w:r>
      <w:r w:rsidR="00742FAD">
        <w:t>our</w:t>
      </w:r>
      <w:r w:rsidR="00864379">
        <w:t xml:space="preserve"> results in</w:t>
      </w:r>
      <w:r w:rsidR="00E7064B">
        <w:t>dicate</w:t>
      </w:r>
      <w:r w:rsidR="00864379">
        <w:t xml:space="preserve"> </w:t>
      </w:r>
      <w:r w:rsidR="00BF1A49">
        <w:t xml:space="preserve">an </w:t>
      </w:r>
      <w:r w:rsidR="00864379">
        <w:t xml:space="preserve">increasing </w:t>
      </w:r>
      <w:r w:rsidR="00DE2C7B">
        <w:t>diameter</w:t>
      </w:r>
      <w:r w:rsidR="00864379">
        <w:t xml:space="preserve"> exponent </w:t>
      </w:r>
      <m:oMath>
        <m:r>
          <w:rPr>
            <w:rFonts w:ascii="Cambria Math" w:hAnsi="Cambria Math"/>
          </w:rPr>
          <m:t>ξ</m:t>
        </m:r>
      </m:oMath>
      <w:r w:rsidR="007D4900">
        <w:t xml:space="preserve"> </w:t>
      </w:r>
      <w:r w:rsidR="00864379">
        <w:t>(2.5-2.7) with generation number</w:t>
      </w:r>
      <w:r w:rsidR="006B1D75">
        <w:t xml:space="preserve"> for both trees</w:t>
      </w:r>
      <w:r w:rsidR="00864379">
        <w:t xml:space="preserve">. </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7"/>
        <w:gridCol w:w="4368"/>
      </w:tblGrid>
      <w:tr w:rsidR="00CD5C43" w14:paraId="757F621C" w14:textId="77777777" w:rsidTr="006B7AE3">
        <w:trPr>
          <w:trHeight w:val="720"/>
        </w:trPr>
        <w:tc>
          <w:tcPr>
            <w:tcW w:w="4405" w:type="dxa"/>
            <w:vMerge w:val="restart"/>
            <w:vAlign w:val="center"/>
          </w:tcPr>
          <w:p w14:paraId="181BB448" w14:textId="263E1F9F" w:rsidR="00CD5C43" w:rsidRPr="00FE682C" w:rsidRDefault="006504F7" w:rsidP="006B7AE3">
            <w:pPr>
              <w:jc w:val="right"/>
              <w:rPr>
                <w:noProof/>
              </w:rPr>
            </w:pPr>
            <w:r>
              <w:rPr>
                <w:noProof/>
              </w:rPr>
              <w:drawing>
                <wp:inline distT="0" distB="0" distL="0" distR="0" wp14:anchorId="384FED28" wp14:editId="3CB27062">
                  <wp:extent cx="3029854" cy="2505456"/>
                  <wp:effectExtent l="0" t="0" r="0" b="9525"/>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029854" cy="2505456"/>
                          </a:xfrm>
                          <a:prstGeom prst="rect">
                            <a:avLst/>
                          </a:prstGeom>
                        </pic:spPr>
                      </pic:pic>
                    </a:graphicData>
                  </a:graphic>
                </wp:inline>
              </w:drawing>
            </w:r>
            <w:r w:rsidR="004566D6">
              <w:rPr>
                <w:noProof/>
              </w:rPr>
              <w:t xml:space="preserve"> </w:t>
            </w:r>
            <w:r w:rsidR="00C6404A">
              <w:rPr>
                <w:noProof/>
              </w:rPr>
              <mc:AlternateContent>
                <mc:Choice Requires="wps">
                  <w:drawing>
                    <wp:anchor distT="0" distB="0" distL="114300" distR="114300" simplePos="0" relativeHeight="251659264" behindDoc="0" locked="0" layoutInCell="1" allowOverlap="1" wp14:anchorId="37B34C51" wp14:editId="59D53025">
                      <wp:simplePos x="0" y="0"/>
                      <wp:positionH relativeFrom="column">
                        <wp:posOffset>-8255</wp:posOffset>
                      </wp:positionH>
                      <wp:positionV relativeFrom="paragraph">
                        <wp:posOffset>32385</wp:posOffset>
                      </wp:positionV>
                      <wp:extent cx="914400" cy="273050"/>
                      <wp:effectExtent l="0" t="0" r="0" b="0"/>
                      <wp:wrapNone/>
                      <wp:docPr id="4" name="Text Box 4"/>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785AF354" w14:textId="4E3A09A2" w:rsidR="003F6F36" w:rsidRDefault="003F6F36">
                                  <w: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B34C51" id="_x0000_t202" coordsize="21600,21600" o:spt="202" path="m,l,21600r21600,l21600,xe">
                      <v:stroke joinstyle="miter"/>
                      <v:path gradientshapeok="t" o:connecttype="rect"/>
                    </v:shapetype>
                    <v:shape id="Text Box 4" o:spid="_x0000_s1026" type="#_x0000_t202" style="position:absolute;left:0;text-align:left;margin-left:-.65pt;margin-top:2.55pt;width:1in;height:21.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" fillcolor="white [3201]" stroked="f" strokeweight=".5pt">
                      <v:textbox>
                        <w:txbxContent>
                          <w:p w14:paraId="785AF354" w14:textId="4E3A09A2" w:rsidR="003F6F36" w:rsidRDefault="003F6F36">
                            <w:r>
                              <w:t>A</w:t>
                            </w:r>
                          </w:p>
                        </w:txbxContent>
                      </v:textbox>
                    </v:shape>
                  </w:pict>
                </mc:Fallback>
              </mc:AlternateContent>
            </w:r>
          </w:p>
        </w:tc>
        <w:tc>
          <w:tcPr>
            <w:tcW w:w="4950" w:type="dxa"/>
            <w:vAlign w:val="center"/>
          </w:tcPr>
          <w:p w14:paraId="213D68E3" w14:textId="5C8EB246" w:rsidR="00CD5C43" w:rsidRDefault="006B7AE3" w:rsidP="00C6404A">
            <w:pPr>
              <w:jc w:val="center"/>
            </w:pPr>
            <w:r>
              <w:rPr>
                <w:noProof/>
              </w:rPr>
              <mc:AlternateContent>
                <mc:Choice Requires="wps">
                  <w:drawing>
                    <wp:anchor distT="0" distB="0" distL="114300" distR="114300" simplePos="0" relativeHeight="251661312" behindDoc="0" locked="0" layoutInCell="1" allowOverlap="1" wp14:anchorId="04CE5D88" wp14:editId="14E0F46A">
                      <wp:simplePos x="0" y="0"/>
                      <wp:positionH relativeFrom="column">
                        <wp:posOffset>-17145</wp:posOffset>
                      </wp:positionH>
                      <wp:positionV relativeFrom="paragraph">
                        <wp:posOffset>111125</wp:posOffset>
                      </wp:positionV>
                      <wp:extent cx="914400" cy="2730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914400" cy="273050"/>
                              </a:xfrm>
                              <a:prstGeom prst="rect">
                                <a:avLst/>
                              </a:prstGeom>
                              <a:noFill/>
                              <a:ln w="6350">
                                <a:noFill/>
                              </a:ln>
                            </wps:spPr>
                            <wps:txbx>
                              <w:txbxContent>
                                <w:p w14:paraId="0A7DEE08" w14:textId="48D6F61F" w:rsidR="003F6F36" w:rsidRDefault="003F6F36" w:rsidP="00C6404A">
                                  <w: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E5D88" id="Text Box 14" o:spid="_x0000_s1027" type="#_x0000_t202" style="position:absolute;left:0;text-align:left;margin-left:-1.35pt;margin-top:8.75pt;width:1in;height:21.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" filled="f" stroked="f" strokeweight=".5pt">
                      <v:textbox>
                        <w:txbxContent>
                          <w:p w14:paraId="0A7DEE08" w14:textId="48D6F61F" w:rsidR="003F6F36" w:rsidRDefault="003F6F36" w:rsidP="00C6404A">
                            <w:r>
                              <w:t>B</w:t>
                            </w:r>
                          </w:p>
                        </w:txbxContent>
                      </v:textbox>
                    </v:shape>
                  </w:pict>
                </mc:Fallback>
              </mc:AlternateContent>
            </w:r>
            <w:r w:rsidR="00CD5C43" w:rsidRPr="00FE682C">
              <w:rPr>
                <w:noProof/>
              </w:rPr>
              <w:drawing>
                <wp:inline distT="0" distB="0" distL="0" distR="0" wp14:anchorId="465CF38F" wp14:editId="16976525">
                  <wp:extent cx="243840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harahih\Desktop\CoronaryProject_UMICH\Plots\DvsGen_C.emf"/>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438400" cy="1828800"/>
                          </a:xfrm>
                          <a:prstGeom prst="rect">
                            <a:avLst/>
                          </a:prstGeom>
                          <a:noFill/>
                          <a:ln>
                            <a:noFill/>
                          </a:ln>
                        </pic:spPr>
                      </pic:pic>
                    </a:graphicData>
                  </a:graphic>
                </wp:inline>
              </w:drawing>
            </w:r>
          </w:p>
        </w:tc>
      </w:tr>
      <w:tr w:rsidR="00CD5C43" w14:paraId="4E3546CC" w14:textId="77777777" w:rsidTr="00C6404A">
        <w:trPr>
          <w:trHeight w:val="720"/>
        </w:trPr>
        <w:tc>
          <w:tcPr>
            <w:tcW w:w="4405" w:type="dxa"/>
            <w:vMerge/>
            <w:vAlign w:val="center"/>
          </w:tcPr>
          <w:p w14:paraId="7B928978" w14:textId="77777777" w:rsidR="00CD5C43" w:rsidRDefault="00CD5C43" w:rsidP="00C6404A">
            <w:pPr>
              <w:jc w:val="center"/>
              <w:rPr>
                <w:noProof/>
              </w:rPr>
            </w:pPr>
          </w:p>
        </w:tc>
        <w:tc>
          <w:tcPr>
            <w:tcW w:w="4950" w:type="dxa"/>
            <w:vAlign w:val="center"/>
          </w:tcPr>
          <w:p w14:paraId="3FB0A84B" w14:textId="695A1652" w:rsidR="00CD5C43" w:rsidRPr="00FE682C" w:rsidRDefault="006B7AE3" w:rsidP="00C6404A">
            <w:pPr>
              <w:jc w:val="center"/>
              <w:rPr>
                <w:noProof/>
              </w:rPr>
            </w:pPr>
            <w:r>
              <w:rPr>
                <w:noProof/>
              </w:rPr>
              <mc:AlternateContent>
                <mc:Choice Requires="wps">
                  <w:drawing>
                    <wp:anchor distT="0" distB="0" distL="114300" distR="114300" simplePos="0" relativeHeight="251663360" behindDoc="0" locked="0" layoutInCell="1" allowOverlap="1" wp14:anchorId="39E191BD" wp14:editId="2DD073DD">
                      <wp:simplePos x="0" y="0"/>
                      <wp:positionH relativeFrom="column">
                        <wp:posOffset>-31115</wp:posOffset>
                      </wp:positionH>
                      <wp:positionV relativeFrom="paragraph">
                        <wp:posOffset>85725</wp:posOffset>
                      </wp:positionV>
                      <wp:extent cx="914400" cy="27305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914400" cy="273050"/>
                              </a:xfrm>
                              <a:prstGeom prst="rect">
                                <a:avLst/>
                              </a:prstGeom>
                              <a:noFill/>
                              <a:ln w="6350">
                                <a:noFill/>
                              </a:ln>
                            </wps:spPr>
                            <wps:txbx>
                              <w:txbxContent>
                                <w:p w14:paraId="7313205D" w14:textId="6C07C17F" w:rsidR="003F6F36" w:rsidRDefault="003F6F36" w:rsidP="00C6404A">
                                  <w: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191BD" id="Text Box 15" o:spid="_x0000_s1028" type="#_x0000_t202" style="position:absolute;left:0;text-align:left;margin-left:-2.45pt;margin-top:6.75pt;width:1in;height:21.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" filled="f" stroked="f" strokeweight=".5pt">
                      <v:textbox>
                        <w:txbxContent>
                          <w:p w14:paraId="7313205D" w14:textId="6C07C17F" w:rsidR="003F6F36" w:rsidRDefault="003F6F36" w:rsidP="00C6404A">
                            <w:r>
                              <w:t>C</w:t>
                            </w:r>
                          </w:p>
                        </w:txbxContent>
                      </v:textbox>
                    </v:shape>
                  </w:pict>
                </mc:Fallback>
              </mc:AlternateContent>
            </w:r>
            <w:r w:rsidR="00CD5C43" w:rsidRPr="00FE682C">
              <w:rPr>
                <w:noProof/>
              </w:rPr>
              <w:drawing>
                <wp:inline distT="0" distB="0" distL="0" distR="0" wp14:anchorId="2D7BF966" wp14:editId="01C2B486">
                  <wp:extent cx="2438400"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harahih\Desktop\CoronaryProject_UMICH\Plots\xi_C.emf"/>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438400" cy="1828800"/>
                          </a:xfrm>
                          <a:prstGeom prst="rect">
                            <a:avLst/>
                          </a:prstGeom>
                          <a:noFill/>
                          <a:ln>
                            <a:noFill/>
                          </a:ln>
                        </pic:spPr>
                      </pic:pic>
                    </a:graphicData>
                  </a:graphic>
                </wp:inline>
              </w:drawing>
            </w:r>
          </w:p>
        </w:tc>
      </w:tr>
    </w:tbl>
    <w:p w14:paraId="39390B4C" w14:textId="4902ADFC" w:rsidR="00FE682C" w:rsidRDefault="00FE682C" w:rsidP="00A63839">
      <w:pPr>
        <w:pStyle w:val="Caption"/>
      </w:pPr>
      <w:bookmarkStart w:id="487" w:name="_Ref21000971"/>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6</w:t>
      </w:r>
      <w:r w:rsidR="00830068">
        <w:rPr>
          <w:noProof/>
        </w:rPr>
        <w:fldChar w:fldCharType="end"/>
      </w:r>
      <w:bookmarkEnd w:id="487"/>
      <w:r>
        <w:t xml:space="preserve">. </w:t>
      </w:r>
      <w:r w:rsidR="0058546C">
        <w:t xml:space="preserve">A: </w:t>
      </w:r>
      <w:r w:rsidR="004461A3">
        <w:t>S</w:t>
      </w:r>
      <w:r w:rsidR="0058546C">
        <w:t xml:space="preserve">chematic of </w:t>
      </w:r>
      <w:r w:rsidR="006B1D75">
        <w:t>a</w:t>
      </w:r>
      <w:r w:rsidR="00A53395">
        <w:t xml:space="preserve"> symmetric</w:t>
      </w:r>
      <w:r w:rsidR="001F1621">
        <w:t xml:space="preserve"> coronary</w:t>
      </w:r>
      <w:r w:rsidR="0058546C">
        <w:t xml:space="preserve"> tree, identifying the </w:t>
      </w:r>
      <w:r w:rsidR="004A0B06">
        <w:t xml:space="preserve">vessel </w:t>
      </w:r>
      <w:r w:rsidR="0058546C">
        <w:t>type</w:t>
      </w:r>
      <w:r w:rsidR="004A0B06">
        <w:t>s</w:t>
      </w:r>
      <w:r w:rsidR="0058546C">
        <w:t xml:space="preserve"> </w:t>
      </w:r>
      <w:r w:rsidR="004A0B06">
        <w:t>in</w:t>
      </w:r>
      <w:r w:rsidR="0058546C">
        <w:t xml:space="preserve"> each generation</w:t>
      </w:r>
      <w:r w:rsidR="00AF0A2A">
        <w:t xml:space="preserve"> (number of generations and vessel classification</w:t>
      </w:r>
      <w:r w:rsidR="00814FB7">
        <w:t>s</w:t>
      </w:r>
      <w:r w:rsidR="00AF0A2A">
        <w:t xml:space="preserve"> are the same in both subendocardial and subepicardial trees)</w:t>
      </w:r>
      <w:r w:rsidR="0058546C">
        <w:t xml:space="preserve">. B: </w:t>
      </w:r>
      <w:r w:rsidR="0009763C">
        <w:t>Homeostatic v</w:t>
      </w:r>
      <w:r w:rsidR="004A0B06">
        <w:t>essel d</w:t>
      </w:r>
      <w:r w:rsidRPr="00947098">
        <w:t xml:space="preserve">iameter </w:t>
      </w:r>
      <w:r w:rsidR="0009763C" w:rsidRPr="0009763C">
        <w:rPr>
          <w:rFonts w:ascii="Cambria Math" w:hAnsi="Cambria Math"/>
          <w:i/>
          <w:iCs w:val="0"/>
        </w:rPr>
        <w:t>D</w:t>
      </w:r>
      <w:r w:rsidR="0009763C" w:rsidRPr="0009763C">
        <w:rPr>
          <w:rFonts w:ascii="Cambria Math" w:hAnsi="Cambria Math"/>
          <w:i/>
          <w:iCs w:val="0"/>
          <w:vertAlign w:val="subscript"/>
        </w:rPr>
        <w:t>h</w:t>
      </w:r>
      <w:r w:rsidR="007D4900">
        <w:t xml:space="preserve"> </w:t>
      </w:r>
      <w:r w:rsidR="0058546C">
        <w:t>across generations</w:t>
      </w:r>
      <w:r w:rsidR="004A0B06">
        <w:t xml:space="preserve"> for the subendocardial and subepicardial tre</w:t>
      </w:r>
      <w:r w:rsidR="003C2B47">
        <w:t>e</w:t>
      </w:r>
      <w:r w:rsidR="004A0B06">
        <w:t>s</w:t>
      </w:r>
      <w:r w:rsidR="00EC1254">
        <w:t>.</w:t>
      </w:r>
      <w:r w:rsidRPr="00947098">
        <w:t xml:space="preserve"> </w:t>
      </w:r>
      <w:r w:rsidR="0047587A">
        <w:t>C</w:t>
      </w:r>
      <w:r w:rsidRPr="00947098">
        <w:t xml:space="preserve">: </w:t>
      </w:r>
      <w:r w:rsidR="005811AD" w:rsidRPr="001108FC">
        <w:t>Diameter</w:t>
      </w:r>
      <w:r w:rsidRPr="00947098">
        <w:t xml:space="preserve"> exponent in daughter-to-parent </w:t>
      </w:r>
      <w:r w:rsidR="00F12D45">
        <w:t>diameter</w:t>
      </w:r>
      <w:r w:rsidRPr="00947098">
        <w:t xml:space="preserve"> relation (</w:t>
      </w:r>
      <m:oMath>
        <m:sSubSup>
          <m:sSubSupPr>
            <m:ctrlPr>
              <w:rPr>
                <w:rFonts w:ascii="Cambria Math" w:hAnsi="Cambria Math"/>
                <w:i/>
              </w:rPr>
            </m:ctrlPr>
          </m:sSubSupPr>
          <m:e>
            <m:r>
              <m:rPr>
                <m:sty m:val="bi"/>
              </m:rPr>
              <w:rPr>
                <w:rFonts w:ascii="Cambria Math" w:hAnsi="Cambria Math"/>
              </w:rPr>
              <m:t>D</m:t>
            </m:r>
          </m:e>
          <m:sub>
            <m:r>
              <m:rPr>
                <m:sty m:val="bi"/>
              </m:rPr>
              <w:rPr>
                <w:rFonts w:ascii="Cambria Math" w:hAnsi="Cambria Math"/>
              </w:rPr>
              <m:t>p</m:t>
            </m:r>
          </m:sub>
          <m:sup>
            <m:r>
              <m:rPr>
                <m:sty m:val="bi"/>
              </m:rPr>
              <w:rPr>
                <w:rFonts w:ascii="Cambria Math" w:hAnsi="Cambria Math"/>
              </w:rPr>
              <m:t>ξ</m:t>
            </m:r>
          </m:sup>
        </m:sSubSup>
        <m:r>
          <m:rPr>
            <m:sty m:val="bi"/>
          </m:rPr>
          <w:rPr>
            <w:rFonts w:ascii="Cambria Math" w:hAnsi="Cambria Math"/>
          </w:rPr>
          <m:t>=</m:t>
        </m:r>
        <m:sSubSup>
          <m:sSubSupPr>
            <m:ctrlPr>
              <w:rPr>
                <w:rFonts w:ascii="Cambria Math" w:hAnsi="Cambria Math"/>
                <w:i/>
              </w:rPr>
            </m:ctrlPr>
          </m:sSubSupPr>
          <m:e>
            <m:r>
              <m:rPr>
                <m:sty m:val="bi"/>
              </m:rPr>
              <w:rPr>
                <w:rFonts w:ascii="Cambria Math" w:hAnsi="Cambria Math"/>
              </w:rPr>
              <m:t>D</m:t>
            </m:r>
          </m:e>
          <m:sub>
            <m:r>
              <m:rPr>
                <m:sty m:val="bi"/>
              </m:rPr>
              <w:rPr>
                <w:rFonts w:ascii="Cambria Math" w:hAnsi="Cambria Math"/>
              </w:rPr>
              <m:t>d</m:t>
            </m:r>
            <m:r>
              <m:rPr>
                <m:sty m:val="bi"/>
              </m:rPr>
              <w:rPr>
                <w:rFonts w:ascii="Cambria Math" w:hAnsi="Cambria Math"/>
              </w:rPr>
              <m:t>1</m:t>
            </m:r>
          </m:sub>
          <m:sup>
            <m:r>
              <m:rPr>
                <m:sty m:val="bi"/>
              </m:rPr>
              <w:rPr>
                <w:rFonts w:ascii="Cambria Math" w:hAnsi="Cambria Math"/>
              </w:rPr>
              <m:t>ξ</m:t>
            </m:r>
          </m:sup>
        </m:sSubSup>
        <m:r>
          <m:rPr>
            <m:sty m:val="bi"/>
          </m:rPr>
          <w:rPr>
            <w:rFonts w:ascii="Cambria Math" w:hAnsi="Cambria Math"/>
          </w:rPr>
          <m:t>+</m:t>
        </m:r>
        <m:sSubSup>
          <m:sSubSupPr>
            <m:ctrlPr>
              <w:rPr>
                <w:rFonts w:ascii="Cambria Math" w:hAnsi="Cambria Math"/>
                <w:i/>
              </w:rPr>
            </m:ctrlPr>
          </m:sSubSupPr>
          <m:e>
            <m:r>
              <m:rPr>
                <m:sty m:val="bi"/>
              </m:rPr>
              <w:rPr>
                <w:rFonts w:ascii="Cambria Math" w:hAnsi="Cambria Math"/>
              </w:rPr>
              <m:t>D</m:t>
            </m:r>
          </m:e>
          <m:sub>
            <m:r>
              <m:rPr>
                <m:sty m:val="bi"/>
              </m:rPr>
              <w:rPr>
                <w:rFonts w:ascii="Cambria Math" w:hAnsi="Cambria Math"/>
              </w:rPr>
              <m:t>d</m:t>
            </m:r>
            <m:r>
              <m:rPr>
                <m:sty m:val="bi"/>
              </m:rPr>
              <w:rPr>
                <w:rFonts w:ascii="Cambria Math" w:hAnsi="Cambria Math"/>
              </w:rPr>
              <m:t>2</m:t>
            </m:r>
          </m:sub>
          <m:sup>
            <m:r>
              <m:rPr>
                <m:sty m:val="bi"/>
              </m:rPr>
              <w:rPr>
                <w:rFonts w:ascii="Cambria Math" w:hAnsi="Cambria Math"/>
              </w:rPr>
              <m:t>ξ</m:t>
            </m:r>
          </m:sup>
        </m:sSubSup>
      </m:oMath>
      <w:r w:rsidRPr="00947098">
        <w:t>)</w:t>
      </w:r>
      <w:r w:rsidR="004A0B06">
        <w:t xml:space="preserve"> across generations for the subendocardial and subepicardial tre</w:t>
      </w:r>
      <w:r w:rsidR="00034EE1">
        <w:t>e</w:t>
      </w:r>
      <w:r w:rsidR="004A0B06">
        <w:t>s</w:t>
      </w:r>
      <w:r w:rsidRPr="00947098">
        <w:t>.</w:t>
      </w:r>
    </w:p>
    <w:p w14:paraId="1A883288" w14:textId="49D33C43" w:rsidR="00864379" w:rsidRDefault="00E0640F" w:rsidP="0045047F">
      <w:pPr>
        <w:jc w:val="both"/>
      </w:pPr>
      <w:r w:rsidRPr="00E0640F">
        <w:rPr>
          <w:b/>
          <w:bCs/>
        </w:rPr>
        <w:fldChar w:fldCharType="begin"/>
      </w:r>
      <w:r w:rsidRPr="00E0640F">
        <w:rPr>
          <w:b/>
          <w:bCs/>
        </w:rPr>
        <w:instrText xml:space="preserve"> REF _Ref21351953 \h  \* MERGEFORMAT </w:instrText>
      </w:r>
      <w:r w:rsidRPr="00E0640F">
        <w:rPr>
          <w:b/>
          <w:bCs/>
        </w:rPr>
      </w:r>
      <w:r w:rsidRPr="00E0640F">
        <w:rPr>
          <w:b/>
          <w:bCs/>
        </w:rPr>
        <w:fldChar w:fldCharType="separate"/>
      </w:r>
      <w:r w:rsidR="00925441" w:rsidRPr="00925441">
        <w:rPr>
          <w:b/>
          <w:bCs/>
          <w:noProof/>
        </w:rPr>
        <w:t>Figure</w:t>
      </w:r>
      <w:r w:rsidR="00925441" w:rsidRPr="00317849">
        <w:t xml:space="preserve"> </w:t>
      </w:r>
      <w:r w:rsidR="00925441">
        <w:rPr>
          <w:noProof/>
        </w:rPr>
        <w:t>7</w:t>
      </w:r>
      <w:r w:rsidRPr="00E0640F">
        <w:rPr>
          <w:b/>
          <w:bCs/>
        </w:rPr>
        <w:fldChar w:fldCharType="end"/>
      </w:r>
      <w:r w:rsidR="00864379">
        <w:t xml:space="preserve"> shows the </w:t>
      </w:r>
      <w:r w:rsidR="00537AA0">
        <w:t>structur</w:t>
      </w:r>
      <w:r w:rsidR="00A02F93">
        <w:t>al</w:t>
      </w:r>
      <w:r w:rsidR="00537AA0">
        <w:t xml:space="preserve"> and </w:t>
      </w:r>
      <w:r w:rsidR="00B64C2C">
        <w:t>hemodynamics results of the homeostatic</w:t>
      </w:r>
      <w:r w:rsidR="005C1818">
        <w:t xml:space="preserve"> optimization</w:t>
      </w:r>
      <w:r w:rsidR="00E41B61">
        <w:t xml:space="preserve"> for both subendocardial and subepicardial trees, and comparisons with available experimental data</w:t>
      </w:r>
      <w:r w:rsidR="00864379">
        <w:t>.</w:t>
      </w:r>
      <w:r w:rsidR="004A0B06">
        <w:t xml:space="preserve"> </w:t>
      </w:r>
      <w:r w:rsidR="004A0B06" w:rsidRPr="00E0640F">
        <w:rPr>
          <w:b/>
          <w:bCs/>
        </w:rPr>
        <w:fldChar w:fldCharType="begin"/>
      </w:r>
      <w:r w:rsidR="004A0B06" w:rsidRPr="00E0640F">
        <w:rPr>
          <w:b/>
          <w:bCs/>
        </w:rPr>
        <w:instrText xml:space="preserve"> REF _Ref21351953 \h  \* MERGEFORMAT </w:instrText>
      </w:r>
      <w:r w:rsidR="004A0B06" w:rsidRPr="00E0640F">
        <w:rPr>
          <w:b/>
          <w:bCs/>
        </w:rPr>
      </w:r>
      <w:r w:rsidR="004A0B06" w:rsidRPr="00E0640F">
        <w:rPr>
          <w:b/>
          <w:bCs/>
        </w:rPr>
        <w:fldChar w:fldCharType="separate"/>
      </w:r>
      <w:r w:rsidR="00925441" w:rsidRPr="00925441">
        <w:rPr>
          <w:b/>
          <w:bCs/>
          <w:noProof/>
        </w:rPr>
        <w:t>Figure</w:t>
      </w:r>
      <w:r w:rsidR="00925441" w:rsidRPr="00317849">
        <w:t xml:space="preserve"> </w:t>
      </w:r>
      <w:r w:rsidR="00925441">
        <w:rPr>
          <w:noProof/>
        </w:rPr>
        <w:t>7</w:t>
      </w:r>
      <w:r w:rsidR="004A0B06" w:rsidRPr="00E0640F">
        <w:rPr>
          <w:b/>
          <w:bCs/>
        </w:rPr>
        <w:fldChar w:fldCharType="end"/>
      </w:r>
      <w:r w:rsidR="004A0B06">
        <w:rPr>
          <w:b/>
          <w:bCs/>
        </w:rPr>
        <w:t>-A</w:t>
      </w:r>
      <w:r w:rsidR="008D4952">
        <w:t xml:space="preserve"> </w:t>
      </w:r>
      <w:r w:rsidR="004A0B06">
        <w:t xml:space="preserve">shows </w:t>
      </w:r>
      <w:r w:rsidR="00E41B61">
        <w:t xml:space="preserve">our results for </w:t>
      </w:r>
      <w:r w:rsidR="004A0B06">
        <w:t xml:space="preserve">thickness to diameter ratio </w:t>
      </w:r>
      <w:r w:rsidR="00E41B61">
        <w:t>for all generations</w:t>
      </w:r>
      <w:r w:rsidR="004A0B06">
        <w:t>.</w:t>
      </w:r>
      <w:r w:rsidR="00E41B61">
        <w:t xml:space="preserve"> </w:t>
      </w:r>
      <w:r w:rsidR="00B17C85" w:rsidRPr="00E0640F">
        <w:rPr>
          <w:b/>
          <w:bCs/>
        </w:rPr>
        <w:fldChar w:fldCharType="begin"/>
      </w:r>
      <w:r w:rsidR="00B17C85" w:rsidRPr="00E0640F">
        <w:rPr>
          <w:b/>
          <w:bCs/>
        </w:rPr>
        <w:instrText xml:space="preserve"> REF _Ref21351953 \h  \* MERGEFORMAT </w:instrText>
      </w:r>
      <w:r w:rsidR="00B17C85" w:rsidRPr="00E0640F">
        <w:rPr>
          <w:b/>
          <w:bCs/>
        </w:rPr>
      </w:r>
      <w:r w:rsidR="00B17C85" w:rsidRPr="00E0640F">
        <w:rPr>
          <w:b/>
          <w:bCs/>
        </w:rPr>
        <w:fldChar w:fldCharType="separate"/>
      </w:r>
      <w:r w:rsidR="00925441" w:rsidRPr="00925441">
        <w:rPr>
          <w:b/>
          <w:bCs/>
          <w:noProof/>
        </w:rPr>
        <w:t>Figure</w:t>
      </w:r>
      <w:r w:rsidR="00925441" w:rsidRPr="00317849">
        <w:t xml:space="preserve"> </w:t>
      </w:r>
      <w:r w:rsidR="00925441">
        <w:rPr>
          <w:noProof/>
        </w:rPr>
        <w:t>7</w:t>
      </w:r>
      <w:r w:rsidR="00B17C85" w:rsidRPr="00E0640F">
        <w:rPr>
          <w:b/>
          <w:bCs/>
        </w:rPr>
        <w:fldChar w:fldCharType="end"/>
      </w:r>
      <w:r w:rsidR="00B17C85" w:rsidRPr="00B54E97">
        <w:rPr>
          <w:b/>
          <w:bCs/>
        </w:rPr>
        <w:t>-</w:t>
      </w:r>
      <w:r w:rsidR="004A0B06">
        <w:rPr>
          <w:b/>
          <w:bCs/>
        </w:rPr>
        <w:t>B</w:t>
      </w:r>
      <w:r w:rsidR="004A0B06">
        <w:t xml:space="preserve"> </w:t>
      </w:r>
      <w:r w:rsidR="00B17C85">
        <w:t xml:space="preserve">shows </w:t>
      </w:r>
      <w:r w:rsidR="00E41B61">
        <w:t xml:space="preserve">pressure across the trees. It is apparent </w:t>
      </w:r>
      <w:r w:rsidR="00150912">
        <w:t>that m</w:t>
      </w:r>
      <w:r w:rsidR="00864379">
        <w:t xml:space="preserve">ost of the coronary vascular resistance </w:t>
      </w:r>
      <w:r w:rsidR="00DB79A0">
        <w:t>is in</w:t>
      </w:r>
      <w:r w:rsidR="00864379">
        <w:t xml:space="preserve"> arterioles </w:t>
      </w:r>
      <w:r w:rsidR="00E41B61">
        <w:t>&lt;</w:t>
      </w:r>
      <w:r w:rsidR="00864379">
        <w:t xml:space="preserve"> 100 </w:t>
      </w:r>
      <w:r w:rsidR="0073619D" w:rsidRPr="0073619D">
        <w:rPr>
          <w:rFonts w:eastAsiaTheme="minorEastAsia"/>
        </w:rPr>
        <w:t>μ</w:t>
      </w:r>
      <w:r w:rsidR="00DF2C43">
        <w:rPr>
          <w:rFonts w:eastAsiaTheme="minorEastAsia"/>
        </w:rPr>
        <w:t>m</w:t>
      </w:r>
      <w:r w:rsidR="00864379">
        <w:t xml:space="preserve">. This range seems to be </w:t>
      </w:r>
      <w:r w:rsidR="00752786">
        <w:t>similar</w:t>
      </w:r>
      <w:r w:rsidR="00864379">
        <w:t xml:space="preserve"> across different organs and species. </w:t>
      </w:r>
      <w:r w:rsidR="007F4C1E">
        <w:t xml:space="preserve">Consistently, </w:t>
      </w:r>
      <w:r w:rsidR="00864379">
        <w:t>VanBavel and Spaan</w:t>
      </w:r>
      <w:r w:rsidR="00A402A1">
        <w:t xml:space="preserve"> </w:t>
      </w:r>
      <w:r w:rsidR="00A402A1">
        <w:fldChar w:fldCharType="begin" w:fldLock="1"/>
      </w:r>
      <w:r w:rsidR="003F6F36">
        <w:instrText>ADDIN CSL_CITATION {"citationItems":[{"id":"ITEM-1","itemData":{"ISSN":"0009-7330","PMID":"1394880","abstract":"The aim of this study is to quantify the porcine coronary arterial branching pattern and to use this quantification for the interpretation of flow heterogeneity. Two casts of the coronary arterial tree were made at diastolic arrest and maximal dilation. The relation between length and diameter of arterial segments was quantified, as well as the area expansion ratio and diameter symmetry of vascular nodes. These relations were used to construct computer models of the coronary arterial tree, covering diameters between 10 and 500 microns. Topology of these simulated trees was analyzed using Strahler ordering: Bifurcation ratio, diameter ratio, and length ratio were constant along orders 2-8 and equal to 3.30, 1.51, and 1.63, respectively. In each order, the number of segments per Strahler vessel was almost geometrically distributed. For the lowest orders, these predictions were confirmed by direct observations. From the network model, local pressure and flow were also predicted: Pressure fell from 90 to 32 mm Hg at the 10-microns level. The coefficient of variation (CV) of flow in individual segments was dependent on the number of perfused terminal segments (Nt) according to the fractal relation CV(Nt) approximately Nt(1-D), where D is the fractal dimension (1.20). CV of flow in 1-g tissue units was predicted to be 18%. This study shows that the structure of the coronary arterial bed is an important determinant of the fractal nature of local flow heterogeneity.","author":[{"dropping-particle":"","family":"VanBavel","given":"E","non-dropping-particle":"","parse-names":false,"suffix":""},{"dropping-particle":"","family":"Spaan","given":"J A","non-dropping-particle":"","parse-names":false,"suffix":""}],"container-title":"Circulation research","id":"ITEM-1","issue":"5","issued":{"date-parts":[["1992","11"]]},"page":"1200-12","title":"Branching patterns in the porcine coronary arterial tree. Estimation of flow heterogeneity.","type":"article-journal","volume":"71"},"uris":["http://www.mendeley.com/documents/?uuid=a008abef-2c32-350f-9cc5-b387df40d2d1"]}],"mendeley":{"formattedCitation":"(85)","plainTextFormattedCitation":"(85)","previouslyFormattedCitation":"(84)"},"properties":{"noteIndex":0},"schema":"https://github.com/citation-style-language/schema/raw/master/csl-citation.json"}</w:instrText>
      </w:r>
      <w:r w:rsidR="00A402A1">
        <w:fldChar w:fldCharType="separate"/>
      </w:r>
      <w:r w:rsidR="003F6F36" w:rsidRPr="003F6F36">
        <w:rPr>
          <w:noProof/>
        </w:rPr>
        <w:t>(85)</w:t>
      </w:r>
      <w:r w:rsidR="00A402A1">
        <w:fldChar w:fldCharType="end"/>
      </w:r>
      <w:r w:rsidR="00864379">
        <w:t xml:space="preserve"> showed that pressure in the coronary microvasculature drops from 90 to 30 mmHg in </w:t>
      </w:r>
      <w:r w:rsidR="00E41B61">
        <w:t>~10-</w:t>
      </w:r>
      <w:r w:rsidR="00E41B61" w:rsidRPr="0073619D">
        <w:rPr>
          <w:rFonts w:eastAsiaTheme="minorEastAsia"/>
        </w:rPr>
        <w:t>μ</w:t>
      </w:r>
      <w:r w:rsidR="00E41B61">
        <w:rPr>
          <w:rFonts w:eastAsiaTheme="minorEastAsia"/>
        </w:rPr>
        <w:t>m</w:t>
      </w:r>
      <w:r w:rsidR="00E41B61">
        <w:t xml:space="preserve"> diameter </w:t>
      </w:r>
      <w:r w:rsidR="00864379">
        <w:t xml:space="preserve">vessels. </w:t>
      </w:r>
      <w:r w:rsidR="00E17208">
        <w:t>W</w:t>
      </w:r>
      <w:r w:rsidR="00864379">
        <w:t xml:space="preserve">all shear stress increases almost </w:t>
      </w:r>
      <w:r w:rsidR="00C52F1E">
        <w:t>3</w:t>
      </w:r>
      <w:r w:rsidR="00864379">
        <w:t>-fold in arterioles, consistent with</w:t>
      </w:r>
      <w:r w:rsidR="00C52F1E">
        <w:t xml:space="preserve"> </w:t>
      </w:r>
      <w:r w:rsidR="00864379">
        <w:t>experimental studies</w:t>
      </w:r>
      <w:r w:rsidR="001C25E3">
        <w:t xml:space="preserve"> (</w:t>
      </w:r>
      <w:r w:rsidR="001C25E3" w:rsidRPr="006E6255">
        <w:rPr>
          <w:b/>
        </w:rPr>
        <w:fldChar w:fldCharType="begin"/>
      </w:r>
      <w:r w:rsidR="001C25E3" w:rsidRPr="006E6255">
        <w:rPr>
          <w:b/>
        </w:rPr>
        <w:instrText xml:space="preserve"> REF _Ref21351953 \h  \* MERGEFORMAT </w:instrText>
      </w:r>
      <w:r w:rsidR="001C25E3" w:rsidRPr="006E6255">
        <w:rPr>
          <w:b/>
        </w:rPr>
      </w:r>
      <w:r w:rsidR="001C25E3" w:rsidRPr="006E6255">
        <w:rPr>
          <w:b/>
        </w:rPr>
        <w:fldChar w:fldCharType="separate"/>
      </w:r>
      <w:r w:rsidR="00925441" w:rsidRPr="00925441">
        <w:rPr>
          <w:b/>
          <w:noProof/>
        </w:rPr>
        <w:t>Fig</w:t>
      </w:r>
      <w:r w:rsidR="00134C60">
        <w:rPr>
          <w:b/>
          <w:noProof/>
        </w:rPr>
        <w:t>.</w:t>
      </w:r>
      <w:r w:rsidR="00925441" w:rsidRPr="00925441">
        <w:rPr>
          <w:b/>
        </w:rPr>
        <w:t xml:space="preserve"> </w:t>
      </w:r>
      <w:r w:rsidR="00925441" w:rsidRPr="00925441">
        <w:rPr>
          <w:b/>
          <w:noProof/>
        </w:rPr>
        <w:t>7</w:t>
      </w:r>
      <w:r w:rsidR="001C25E3" w:rsidRPr="006E6255">
        <w:rPr>
          <w:b/>
        </w:rPr>
        <w:fldChar w:fldCharType="end"/>
      </w:r>
      <w:r w:rsidR="001C25E3">
        <w:rPr>
          <w:b/>
        </w:rPr>
        <w:t>-C</w:t>
      </w:r>
      <w:r w:rsidR="001C25E3">
        <w:t>)</w:t>
      </w:r>
      <w:r w:rsidR="00864379">
        <w:t xml:space="preserve">. </w:t>
      </w:r>
      <w:r w:rsidR="00372FA5" w:rsidRPr="006E6255">
        <w:rPr>
          <w:b/>
        </w:rPr>
        <w:fldChar w:fldCharType="begin"/>
      </w:r>
      <w:r w:rsidR="00372FA5" w:rsidRPr="006E6255">
        <w:rPr>
          <w:b/>
        </w:rPr>
        <w:instrText xml:space="preserve"> REF _Ref21351953 \h  \* MERGEFORMAT </w:instrText>
      </w:r>
      <w:r w:rsidR="00372FA5" w:rsidRPr="006E6255">
        <w:rPr>
          <w:b/>
        </w:rPr>
      </w:r>
      <w:r w:rsidR="00372FA5" w:rsidRPr="006E6255">
        <w:rPr>
          <w:b/>
        </w:rPr>
        <w:fldChar w:fldCharType="separate"/>
      </w:r>
      <w:r w:rsidR="00925441" w:rsidRPr="00925441">
        <w:rPr>
          <w:b/>
          <w:noProof/>
        </w:rPr>
        <w:t>Figure</w:t>
      </w:r>
      <w:r w:rsidR="00925441" w:rsidRPr="00925441">
        <w:rPr>
          <w:b/>
        </w:rPr>
        <w:t xml:space="preserve"> </w:t>
      </w:r>
      <w:r w:rsidR="00925441" w:rsidRPr="00925441">
        <w:rPr>
          <w:b/>
          <w:noProof/>
        </w:rPr>
        <w:t>7</w:t>
      </w:r>
      <w:r w:rsidR="00372FA5" w:rsidRPr="006E6255">
        <w:rPr>
          <w:b/>
        </w:rPr>
        <w:fldChar w:fldCharType="end"/>
      </w:r>
      <w:r w:rsidR="00355458">
        <w:rPr>
          <w:b/>
        </w:rPr>
        <w:t>-D</w:t>
      </w:r>
      <w:r w:rsidR="00372FA5">
        <w:rPr>
          <w:b/>
          <w:bCs/>
        </w:rPr>
        <w:t xml:space="preserve"> </w:t>
      </w:r>
      <w:r w:rsidR="00864379">
        <w:t>shows</w:t>
      </w:r>
      <w:r w:rsidR="008B716A">
        <w:t xml:space="preserve"> the</w:t>
      </w:r>
      <w:r w:rsidR="00864379">
        <w:t xml:space="preserve"> homeostatic circumferential stress computed from Laplace's law (</w:t>
      </w:r>
      <m:oMath>
        <m:sSub>
          <m:sSubPr>
            <m:ctrlPr>
              <w:rPr>
                <w:rFonts w:ascii="Cambria Math" w:hAnsi="Cambria Math"/>
                <w:i/>
              </w:rPr>
            </m:ctrlPr>
          </m:sSubPr>
          <m:e>
            <m:r>
              <w:rPr>
                <w:rFonts w:ascii="Cambria Math" w:hAnsi="Cambria Math"/>
              </w:rPr>
              <m:t>σ</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eastAsiaTheme="minorEastAsia" w:hAnsi="Cambria Math"/>
          </w:rPr>
          <m:t>D/(2H</m:t>
        </m:r>
      </m:oMath>
      <w:r w:rsidR="00864379">
        <w:t>)</w:t>
      </w:r>
      <w:r w:rsidR="00F645D9">
        <w:t>)</w:t>
      </w:r>
      <w:r w:rsidR="00D0317A">
        <w:t xml:space="preserve">, where </w:t>
      </w:r>
      <m:oMath>
        <m:r>
          <w:rPr>
            <w:rFonts w:ascii="Cambria Math" w:eastAsiaTheme="minorEastAsia" w:hAnsi="Cambria Math"/>
          </w:rPr>
          <m:t>H</m:t>
        </m:r>
      </m:oMath>
      <w:r w:rsidR="00D0317A">
        <w:t xml:space="preserve"> is</w:t>
      </w:r>
      <w:r w:rsidR="00864379">
        <w:t xml:space="preserve"> </w:t>
      </w:r>
      <w:r w:rsidR="003D6B27">
        <w:t xml:space="preserve">the vessel wall </w:t>
      </w:r>
      <w:r w:rsidR="00864379">
        <w:t xml:space="preserve">thickness. </w:t>
      </w:r>
      <w:r w:rsidR="00A61230">
        <w:t>S</w:t>
      </w:r>
      <w:r w:rsidR="00864379">
        <w:t xml:space="preserve">ince the intramyocardial pressure is </w:t>
      </w:r>
      <w:r w:rsidR="00FE50D9">
        <w:t>smaller</w:t>
      </w:r>
      <w:r w:rsidR="00864379">
        <w:t xml:space="preserve"> towards the epicardium (</w:t>
      </w:r>
      <w:r w:rsidR="001A7FB5">
        <w:t xml:space="preserve">resulting in </w:t>
      </w:r>
      <w:r w:rsidR="00864379">
        <w:t>higher transmural pressure), the subepicardial homeostatic</w:t>
      </w:r>
      <w:r w:rsidR="00D0317A">
        <w:t xml:space="preserve"> circumferential</w:t>
      </w:r>
      <w:r w:rsidR="00864379">
        <w:t xml:space="preserve"> stress is larger. Guo and Kassab</w:t>
      </w:r>
      <w:r w:rsidR="00B62037">
        <w:t xml:space="preserve"> </w:t>
      </w:r>
      <w:r w:rsidR="00B62037">
        <w:fldChar w:fldCharType="begin" w:fldLock="1"/>
      </w:r>
      <w:r w:rsidR="007A38C3">
        <w:instrText>ADDIN CSL_CITATION {"citationItems":[{"id":"ITEM-1","itemData":{"DOI":"10.1152/ajpheart.01079.2003","ISSN":"0363-6135","abstract":"The existence of a homeostatic state of stresses and strains has been axiomatic in the cardiovascular system. The objective of this study was to determine the distribution of circumferential stress and strain along the aorta and throughout the coronary arterial tree to test this hypothesis. Silicone elastomer was perfused through the porcine aorta and coronary arterial tree to cast the arteries at physiological pressure. The loaded and zero-stress dimensions of the vessels were measured. The aorta (1.8 cm) and its secondary branches were considered down to 1.5 mm diameter. The left anterior descending artery (4.5 mm) and its branches down to 10 μm were also measured. The Cauchy mean circumferential stress and midwall stretch ratio were calculated. Our results show that the stretch ratio and Cauchy stress were lower in the thoracic than in the abdominal aorta and its secondary branches. The opening angle (θ) and midwall stretch ratio (λ) showed a linear variation with order number (n) as follows: θ = 10.2n...","author":[{"dropping-particle":"","family":"Guo","given":"Xiaomei","non-dropping-particle":"","parse-names":false,"suffix":""},{"dropping-particle":"","family":"Kassab","given":"Ghassan S.","non-dropping-particle":"","parse-names":false,"suffix":""}],"container-title":"American Journal of Physiology-Heart and Circulatory Physiology","id":"ITEM-1","issue":"6","issued":{"date-parts":[["2004","6"]]},"page":"H2361-H2368","publisher":"American Physiological Society","title":"Distribution of stress and strain along the porcine aorta and coronary arterial tree","type":"article-journal","volume":"286"},"uris":["http://www.mendeley.com/documents/?uuid=a7c73623-c586-3108-8c1a-fea36c513da4"]}],"mendeley":{"formattedCitation":"(32)","plainTextFormattedCitation":"(32)","previouslyFormattedCitation":"(32)"},"properties":{"noteIndex":0},"schema":"https://github.com/citation-style-language/schema/raw/master/csl-citation.json"}</w:instrText>
      </w:r>
      <w:r w:rsidR="00B62037">
        <w:fldChar w:fldCharType="separate"/>
      </w:r>
      <w:r w:rsidR="00947402" w:rsidRPr="00947402">
        <w:rPr>
          <w:noProof/>
        </w:rPr>
        <w:t>(32)</w:t>
      </w:r>
      <w:r w:rsidR="00B62037">
        <w:fldChar w:fldCharType="end"/>
      </w:r>
      <w:r w:rsidR="00B62037">
        <w:t xml:space="preserve"> </w:t>
      </w:r>
      <w:r w:rsidR="00864379">
        <w:t>analyzed the circumferential stress in the swine coronary arterial tree and reported the circumferential stress in the range of 9.4-15</w:t>
      </w:r>
      <w:r w:rsidR="00B62037">
        <w:t xml:space="preserve">9 for arteries of </w:t>
      </w:r>
      <w:r w:rsidR="00D0317A">
        <w:t>10</w:t>
      </w:r>
      <w:r w:rsidR="00B62037">
        <w:t>-3</w:t>
      </w:r>
      <w:r w:rsidR="00D0317A">
        <w:t>,</w:t>
      </w:r>
      <w:r w:rsidR="00B62037">
        <w:t>0</w:t>
      </w:r>
      <w:r w:rsidR="00D0317A">
        <w:t>00</w:t>
      </w:r>
      <w:r w:rsidR="00B62037">
        <w:t xml:space="preserve"> </w:t>
      </w:r>
      <w:r w:rsidR="00903010" w:rsidRPr="00903010">
        <w:rPr>
          <w:rFonts w:eastAsiaTheme="minorEastAsia"/>
        </w:rPr>
        <w:t>μ</w:t>
      </w:r>
      <w:r w:rsidR="00B62037">
        <w:t>m</w:t>
      </w:r>
      <w:r w:rsidR="00864379">
        <w:t xml:space="preserve">. Although </w:t>
      </w:r>
      <w:r w:rsidR="00E11F8D">
        <w:t xml:space="preserve">our findings </w:t>
      </w:r>
      <w:r w:rsidR="005806FA">
        <w:t xml:space="preserve">show </w:t>
      </w:r>
      <w:r w:rsidR="00864379">
        <w:t xml:space="preserve">the </w:t>
      </w:r>
      <w:r w:rsidR="00864379">
        <w:lastRenderedPageBreak/>
        <w:t>same trend, the</w:t>
      </w:r>
      <w:r w:rsidR="00D0317A">
        <w:t xml:space="preserve"> Guo and Kassab</w:t>
      </w:r>
      <w:r w:rsidR="00864379">
        <w:t xml:space="preserve"> </w:t>
      </w:r>
      <w:r w:rsidR="0043104C">
        <w:t>experiments</w:t>
      </w:r>
      <w:r w:rsidR="001A7FB5">
        <w:t xml:space="preserve"> correspond to an entire coronary tree (not divided between subendocardial and subepicardial regions)</w:t>
      </w:r>
      <w:r w:rsidR="00864379">
        <w:t xml:space="preserve"> </w:t>
      </w:r>
      <w:r w:rsidR="001A7FB5">
        <w:t xml:space="preserve">and </w:t>
      </w:r>
      <w:r w:rsidR="00864379">
        <w:t>w</w:t>
      </w:r>
      <w:r w:rsidR="0043104C">
        <w:t>ere</w:t>
      </w:r>
      <w:r w:rsidR="00864379">
        <w:t xml:space="preserve"> </w:t>
      </w:r>
      <w:r w:rsidR="008C696A">
        <w:t>conducted</w:t>
      </w:r>
      <w:r w:rsidR="00864379">
        <w:t xml:space="preserve"> in an arrested heart </w:t>
      </w:r>
      <w:r w:rsidR="003D6209">
        <w:t>with no</w:t>
      </w:r>
      <w:r w:rsidR="00864379">
        <w:t xml:space="preserve"> intramyocardial pressure</w:t>
      </w:r>
      <w:r w:rsidR="00D0317A">
        <w:t xml:space="preserve">, therefore rendering larger transmural pressures </w:t>
      </w:r>
      <w:r w:rsidR="001135CA">
        <w:t>and circumferential stresses.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3708C3" w14:paraId="776E1FF6" w14:textId="77777777" w:rsidTr="0061753D">
        <w:trPr>
          <w:jc w:val="center"/>
        </w:trPr>
        <w:tc>
          <w:tcPr>
            <w:tcW w:w="4675" w:type="dxa"/>
            <w:vAlign w:val="center"/>
          </w:tcPr>
          <w:p w14:paraId="2D77C19D" w14:textId="48A8F60B" w:rsidR="003708C3" w:rsidRDefault="0061753D" w:rsidP="00F624F6">
            <w:pPr>
              <w:jc w:val="both"/>
            </w:pPr>
            <w:r>
              <w:t>A</w:t>
            </w:r>
            <w:r w:rsidR="003708C3" w:rsidRPr="003708C3">
              <w:rPr>
                <w:noProof/>
              </w:rPr>
              <w:drawing>
                <wp:inline distT="0" distB="0" distL="0" distR="0" wp14:anchorId="2B49AA8A" wp14:editId="772157DA">
                  <wp:extent cx="3046304" cy="2284728"/>
                  <wp:effectExtent l="0" t="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harahih\Desktop\CoronaryProject_UMICH\Plots\ratio_C.emf"/>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c>
          <w:tcPr>
            <w:tcW w:w="4675" w:type="dxa"/>
            <w:vAlign w:val="center"/>
          </w:tcPr>
          <w:p w14:paraId="664B7255" w14:textId="139C7746" w:rsidR="003708C3" w:rsidRDefault="0061753D" w:rsidP="00F624F6">
            <w:pPr>
              <w:jc w:val="both"/>
            </w:pPr>
            <w:r>
              <w:t>B</w:t>
            </w:r>
            <w:r w:rsidR="003708C3" w:rsidRPr="003708C3">
              <w:rPr>
                <w:noProof/>
              </w:rPr>
              <w:drawing>
                <wp:inline distT="0" distB="0" distL="0" distR="0" wp14:anchorId="175DB761" wp14:editId="4E13B01E">
                  <wp:extent cx="3046304" cy="2284728"/>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harahih\Desktop\CoronaryProject_UMICH\Plots\pressure_C.emf"/>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r>
      <w:tr w:rsidR="003708C3" w14:paraId="32DC839F" w14:textId="77777777" w:rsidTr="0061753D">
        <w:trPr>
          <w:jc w:val="center"/>
        </w:trPr>
        <w:tc>
          <w:tcPr>
            <w:tcW w:w="4675" w:type="dxa"/>
            <w:vAlign w:val="center"/>
          </w:tcPr>
          <w:p w14:paraId="56CD0E96" w14:textId="3BB6DB22" w:rsidR="003708C3" w:rsidRDefault="0061753D" w:rsidP="00F624F6">
            <w:pPr>
              <w:jc w:val="both"/>
            </w:pPr>
            <w:r>
              <w:t>C</w:t>
            </w:r>
            <w:r w:rsidR="003708C3" w:rsidRPr="003708C3">
              <w:rPr>
                <w:noProof/>
              </w:rPr>
              <w:drawing>
                <wp:inline distT="0" distB="0" distL="0" distR="0" wp14:anchorId="2E7BB3AB" wp14:editId="28EB77D8">
                  <wp:extent cx="3046304" cy="2284728"/>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harahih\Desktop\CoronaryProject_UMICH\Plots\shear_C.emf"/>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c>
          <w:tcPr>
            <w:tcW w:w="4675" w:type="dxa"/>
            <w:vAlign w:val="center"/>
          </w:tcPr>
          <w:p w14:paraId="13B571D4" w14:textId="15FD7A21" w:rsidR="003708C3" w:rsidRDefault="0061753D" w:rsidP="00F624F6">
            <w:pPr>
              <w:keepNext/>
              <w:jc w:val="both"/>
            </w:pPr>
            <w:r>
              <w:t>D</w:t>
            </w:r>
            <w:r w:rsidR="00DF3425" w:rsidRPr="00DF3425">
              <w:rPr>
                <w:noProof/>
              </w:rPr>
              <w:drawing>
                <wp:inline distT="0" distB="0" distL="0" distR="0" wp14:anchorId="7247AD79" wp14:editId="6EF96D3E">
                  <wp:extent cx="3046304" cy="2284728"/>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harahih\Desktop\CoronaryProject_UMICH\Plots\sigma_h_C.emf"/>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r>
    </w:tbl>
    <w:p w14:paraId="1F4581D3" w14:textId="239A75B1" w:rsidR="003708C3" w:rsidRDefault="00874B39" w:rsidP="00A63839">
      <w:pPr>
        <w:pStyle w:val="Caption"/>
      </w:pPr>
      <w:bookmarkStart w:id="488" w:name="_Ref21351953"/>
      <w:r w:rsidRPr="00317849">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7</w:t>
      </w:r>
      <w:r w:rsidR="00830068">
        <w:rPr>
          <w:noProof/>
        </w:rPr>
        <w:fldChar w:fldCharType="end"/>
      </w:r>
      <w:bookmarkEnd w:id="488"/>
      <w:r w:rsidRPr="00317849">
        <w:t xml:space="preserve">. Homeostatic optimization results plotted against diameters: </w:t>
      </w:r>
      <w:r w:rsidR="0045174C">
        <w:t>A</w:t>
      </w:r>
      <w:r w:rsidRPr="00317849">
        <w:t>: wall thickness-to-diameter</w:t>
      </w:r>
      <w:r w:rsidR="00317849">
        <w:t xml:space="preserve"> </w:t>
      </w:r>
      <w:r w:rsidRPr="00317849">
        <w:t>ratio;</w:t>
      </w:r>
      <w:r w:rsidR="00D358D3">
        <w:t xml:space="preserve"> </w:t>
      </w:r>
      <w:r w:rsidR="00DF46DB">
        <w:t>T</w:t>
      </w:r>
      <w:r w:rsidR="00D358D3">
        <w:t>he thickness to diameter ratio increases as the vessels become smaller</w:t>
      </w:r>
      <w:r w:rsidR="007F1D8E">
        <w:t>.</w:t>
      </w:r>
      <w:r w:rsidRPr="00317849">
        <w:t xml:space="preserve"> </w:t>
      </w:r>
      <w:r w:rsidR="0045174C">
        <w:t>B</w:t>
      </w:r>
      <w:r w:rsidRPr="00317849">
        <w:t>: mid-artery pressure</w:t>
      </w:r>
      <w:r w:rsidR="00DF46DB">
        <w:t xml:space="preserve">; Most of the coronary vascular resistance </w:t>
      </w:r>
      <w:r w:rsidR="002F5CD3">
        <w:t>resides</w:t>
      </w:r>
      <w:r w:rsidR="00DF46DB">
        <w:t xml:space="preserve"> in arterioles &lt; 100 </w:t>
      </w:r>
      <w:r w:rsidR="00DF46DB" w:rsidRPr="0073619D">
        <w:rPr>
          <w:rFonts w:eastAsiaTheme="minorEastAsia"/>
        </w:rPr>
        <w:t>μ</w:t>
      </w:r>
      <w:r w:rsidR="00DF46DB">
        <w:rPr>
          <w:rFonts w:eastAsiaTheme="minorEastAsia"/>
        </w:rPr>
        <w:t>m</w:t>
      </w:r>
      <w:r w:rsidR="00661F71">
        <w:rPr>
          <w:rFonts w:eastAsiaTheme="minorEastAsia"/>
        </w:rPr>
        <w:t>.</w:t>
      </w:r>
      <w:r w:rsidR="00DF46DB">
        <w:t xml:space="preserve"> </w:t>
      </w:r>
      <w:r w:rsidR="0045174C">
        <w:t>C</w:t>
      </w:r>
      <w:r w:rsidRPr="00317849">
        <w:t>: homeostatic</w:t>
      </w:r>
      <w:r w:rsidR="00317849" w:rsidRPr="00317849">
        <w:t xml:space="preserve"> </w:t>
      </w:r>
      <w:r w:rsidRPr="00317849">
        <w:t>value of wall</w:t>
      </w:r>
      <w:r w:rsidR="00317849" w:rsidRPr="00317849">
        <w:t xml:space="preserve"> </w:t>
      </w:r>
      <w:r w:rsidRPr="00317849">
        <w:t>shear stress (</w:t>
      </w:r>
      <m:oMath>
        <m:r>
          <m:rPr>
            <m:sty m:val="bi"/>
          </m:rPr>
          <w:rPr>
            <w:rFonts w:ascii="Cambria Math" w:hAnsi="Cambria Math"/>
          </w:rPr>
          <m:t>τ</m:t>
        </m:r>
      </m:oMath>
      <w:r w:rsidRPr="00317849">
        <w:t>);</w:t>
      </w:r>
      <w:r w:rsidR="000F5435" w:rsidRPr="000F5435">
        <w:t xml:space="preserve"> </w:t>
      </w:r>
      <w:r w:rsidR="000F5435">
        <w:t>A 3-fold in wall shear stress is predicted in the arterioles</w:t>
      </w:r>
      <w:r w:rsidR="00293749">
        <w:t>.</w:t>
      </w:r>
      <w:r w:rsidRPr="00317849">
        <w:t xml:space="preserve"> </w:t>
      </w:r>
      <w:r w:rsidR="0045174C">
        <w:t>D</w:t>
      </w:r>
      <w:r w:rsidRPr="00317849">
        <w:t xml:space="preserve">: homeostatic value of circumferential </w:t>
      </w:r>
      <w:r w:rsidR="00756CAC" w:rsidRPr="00317849">
        <w:t>stress</w:t>
      </w:r>
      <m:oMath>
        <m:sSub>
          <m:sSubPr>
            <m:ctrlPr>
              <w:rPr>
                <w:rFonts w:ascii="Cambria Math" w:hAnsi="Cambria Math"/>
              </w:rPr>
            </m:ctrlPr>
          </m:sSubPr>
          <m:e>
            <m:r>
              <m:rPr>
                <m:sty m:val="bi"/>
              </m:rPr>
              <w:rPr>
                <w:rFonts w:ascii="Cambria Math" w:hAnsi="Cambria Math"/>
              </w:rPr>
              <m:t xml:space="preserve"> σ</m:t>
            </m:r>
          </m:e>
          <m:sub>
            <m:r>
              <m:rPr>
                <m:sty m:val="bi"/>
              </m:rPr>
              <w:rPr>
                <w:rFonts w:ascii="Cambria Math" w:hAnsi="Cambria Math"/>
              </w:rPr>
              <m:t>h</m:t>
            </m:r>
          </m:sub>
        </m:sSub>
      </m:oMath>
      <w:r w:rsidR="0056294F">
        <w:rPr>
          <w:rFonts w:eastAsiaTheme="minorEastAsia"/>
        </w:rPr>
        <w:t xml:space="preserve">; </w:t>
      </w:r>
      <w:r w:rsidR="00636A15">
        <w:t>larger transmural</w:t>
      </w:r>
      <w:r w:rsidR="00E3761B">
        <w:t xml:space="preserve"> pressure</w:t>
      </w:r>
      <w:r w:rsidR="0093470B">
        <w:t>s</w:t>
      </w:r>
      <w:r w:rsidR="00636A15">
        <w:t xml:space="preserve"> in the subepicardial layer</w:t>
      </w:r>
      <w:r w:rsidR="0042733F">
        <w:t xml:space="preserve"> compared to subendocardial layer result in larger homeostatic stress</w:t>
      </w:r>
      <w:r w:rsidR="00F46A67">
        <w:t>es</w:t>
      </w:r>
      <w:r w:rsidR="00015FEE">
        <w:t xml:space="preserve"> in the blood vessels</w:t>
      </w:r>
      <w:r w:rsidRPr="00317849">
        <w:t>.</w:t>
      </w:r>
    </w:p>
    <w:p w14:paraId="7BB4F1FC" w14:textId="66CDECE8" w:rsidR="00D467B3" w:rsidRDefault="007D67C3" w:rsidP="00FB4C83">
      <w:pPr>
        <w:jc w:val="both"/>
      </w:pPr>
      <w:r w:rsidRPr="006A0B26">
        <w:t>T</w:t>
      </w:r>
      <w:r w:rsidR="00D467B3" w:rsidRPr="006A0B26">
        <w:t xml:space="preserve">he </w:t>
      </w:r>
      <w:r w:rsidR="00BE35F9" w:rsidRPr="006A0B26">
        <w:t>homeostatic</w:t>
      </w:r>
      <w:r w:rsidR="00DD1A0B" w:rsidRPr="006A0B26">
        <w:t xml:space="preserve"> </w:t>
      </w:r>
      <w:r w:rsidR="00D467B3" w:rsidRPr="006A0B26">
        <w:t>activation level</w:t>
      </w:r>
      <w:r w:rsidR="00803A32" w:rsidRPr="006A0B26">
        <w:t xml:space="preserve"> (</w:t>
      </w:r>
      <m:oMath>
        <m:sSub>
          <m:sSubPr>
            <m:ctrlPr>
              <w:rPr>
                <w:rFonts w:ascii="Cambria Math" w:hAnsi="Cambria Math"/>
                <w:i/>
              </w:rPr>
            </m:ctrlPr>
          </m:sSubPr>
          <m:e>
            <m:r>
              <w:rPr>
                <w:rFonts w:ascii="Cambria Math" w:hAnsi="Cambria Math"/>
              </w:rPr>
              <m:t>A</m:t>
            </m:r>
          </m:e>
          <m:sub>
            <m:r>
              <w:rPr>
                <w:rFonts w:ascii="Cambria Math" w:hAnsi="Cambria Math"/>
              </w:rPr>
              <m:t>h</m:t>
            </m:r>
          </m:sub>
        </m:sSub>
      </m:oMath>
      <w:r w:rsidR="00803A32" w:rsidRPr="006A0B26">
        <w:t xml:space="preserve">) and </w:t>
      </w:r>
      <w:r w:rsidR="000D3DE9" w:rsidRPr="006A0B26">
        <w:t>normalized</w:t>
      </w:r>
      <w:r w:rsidR="00803A32" w:rsidRPr="006A0B26">
        <w:t xml:space="preserve"> </w:t>
      </w:r>
      <w:r w:rsidR="002F76EB" w:rsidRPr="006A0B26">
        <w:t xml:space="preserve">active </w:t>
      </w:r>
      <w:del w:id="489" w:author="Hamidreza Gharahi" w:date="2020-08-27T14:25:00Z">
        <w:r w:rsidR="002F76EB" w:rsidRPr="006A0B26" w:rsidDel="00B279CF">
          <w:delText xml:space="preserve">tension </w:delText>
        </w:r>
      </w:del>
      <w:ins w:id="490" w:author="Hamidreza Gharahi" w:date="2020-08-27T14:25:00Z">
        <w:r w:rsidR="00B279CF">
          <w:t>stress</w:t>
        </w:r>
        <w:r w:rsidR="00B279CF" w:rsidRPr="006A0B26">
          <w:t xml:space="preserve"> </w:t>
        </w:r>
      </w:ins>
      <w:r w:rsidR="00D467B3" w:rsidRPr="006A0B26">
        <w:t xml:space="preserve">of the </w:t>
      </w:r>
      <w:r w:rsidR="00D65C04" w:rsidRPr="006A0B26">
        <w:t>SMCs</w:t>
      </w:r>
      <w:r w:rsidR="00803A32" w:rsidRPr="006A0B26">
        <w:t xml:space="preserve"> (</w:t>
      </w:r>
      <m:oMath>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oMath>
      <w:r w:rsidR="00803A32" w:rsidRPr="006A0B26">
        <w:t>)</w:t>
      </w:r>
      <w:r w:rsidR="00D467B3" w:rsidRPr="006A0B26">
        <w:t xml:space="preserve"> </w:t>
      </w:r>
      <w:r w:rsidR="001A7FB5" w:rsidRPr="006A0B26">
        <w:t>across both coronary trees</w:t>
      </w:r>
      <w:r w:rsidR="004270D5" w:rsidRPr="006A0B26">
        <w:t xml:space="preserve"> </w:t>
      </w:r>
      <w:r w:rsidR="00A13261" w:rsidRPr="006A0B26">
        <w:t>are</w:t>
      </w:r>
      <w:r w:rsidR="00675BD0" w:rsidRPr="006A0B26">
        <w:t xml:space="preserve"> shown in </w:t>
      </w:r>
      <w:r w:rsidR="006A17CF" w:rsidRPr="006A0B26">
        <w:rPr>
          <w:b/>
        </w:rPr>
        <w:fldChar w:fldCharType="begin"/>
      </w:r>
      <w:r w:rsidR="006A17CF" w:rsidRPr="006A0B26">
        <w:rPr>
          <w:b/>
        </w:rPr>
        <w:instrText xml:space="preserve"> REF _Ref21093063 \h  \* MERGEFORMAT </w:instrText>
      </w:r>
      <w:r w:rsidR="006A17CF" w:rsidRPr="006A0B26">
        <w:rPr>
          <w:b/>
        </w:rPr>
      </w:r>
      <w:r w:rsidR="006A17CF" w:rsidRPr="006A0B26">
        <w:rPr>
          <w:b/>
        </w:rPr>
        <w:fldChar w:fldCharType="separate"/>
      </w:r>
      <w:r w:rsidR="00925441" w:rsidRPr="00925441">
        <w:rPr>
          <w:b/>
        </w:rPr>
        <w:t>Fig</w:t>
      </w:r>
      <w:r w:rsidR="00D5198B">
        <w:rPr>
          <w:b/>
        </w:rPr>
        <w:t>.</w:t>
      </w:r>
      <w:r w:rsidR="00925441" w:rsidRPr="00925441">
        <w:rPr>
          <w:b/>
        </w:rPr>
        <w:t xml:space="preserve"> 8</w:t>
      </w:r>
      <w:r w:rsidR="006A17CF" w:rsidRPr="006A0B26">
        <w:rPr>
          <w:b/>
        </w:rPr>
        <w:fldChar w:fldCharType="end"/>
      </w:r>
      <w:r w:rsidR="00D467B3" w:rsidRPr="006A0B26">
        <w:t>.</w:t>
      </w:r>
      <w:r w:rsidR="004D26EC" w:rsidRPr="006A0B26">
        <w:t xml:space="preserve"> T</w:t>
      </w:r>
      <w:r w:rsidR="00B64187" w:rsidRPr="006A0B26">
        <w:t>he activ</w:t>
      </w:r>
      <w:r w:rsidR="00882B0F" w:rsidRPr="006A0B26">
        <w:t xml:space="preserve">ation level </w:t>
      </w:r>
      <w:r w:rsidR="00B64187" w:rsidRPr="006A0B26">
        <w:t xml:space="preserve">decreases from the arteries to </w:t>
      </w:r>
      <w:r w:rsidR="002D202E" w:rsidRPr="006A0B26">
        <w:t xml:space="preserve">large </w:t>
      </w:r>
      <w:r w:rsidR="00B64187" w:rsidRPr="006A0B26">
        <w:t>arterioles</w:t>
      </w:r>
      <w:r w:rsidR="006F1ABA" w:rsidRPr="006A0B26">
        <w:t xml:space="preserve"> (</w:t>
      </w:r>
      <w:r w:rsidR="006F1ABA" w:rsidRPr="006A0B26">
        <w:rPr>
          <w:b/>
          <w:bCs/>
        </w:rPr>
        <w:fldChar w:fldCharType="begin"/>
      </w:r>
      <w:r w:rsidR="006F1ABA" w:rsidRPr="006A0B26">
        <w:rPr>
          <w:b/>
          <w:bCs/>
        </w:rPr>
        <w:instrText xml:space="preserve"> REF _Ref21093063 \h </w:instrText>
      </w:r>
      <w:r w:rsidR="00385CA5" w:rsidRPr="006A0B26">
        <w:rPr>
          <w:b/>
          <w:bCs/>
        </w:rPr>
        <w:instrText xml:space="preserve"> \* MERGEFORMAT </w:instrText>
      </w:r>
      <w:r w:rsidR="006F1ABA" w:rsidRPr="006A0B26">
        <w:rPr>
          <w:b/>
          <w:bCs/>
        </w:rPr>
      </w:r>
      <w:r w:rsidR="006F1ABA" w:rsidRPr="006A0B26">
        <w:rPr>
          <w:b/>
          <w:bCs/>
        </w:rPr>
        <w:fldChar w:fldCharType="separate"/>
      </w:r>
      <w:r w:rsidR="00925441" w:rsidRPr="00925441">
        <w:rPr>
          <w:b/>
          <w:bCs/>
        </w:rPr>
        <w:t>Fig</w:t>
      </w:r>
      <w:r w:rsidR="00D5198B">
        <w:rPr>
          <w:b/>
          <w:bCs/>
        </w:rPr>
        <w:t>.</w:t>
      </w:r>
      <w:r w:rsidR="00925441" w:rsidRPr="00925441">
        <w:rPr>
          <w:b/>
          <w:bCs/>
        </w:rPr>
        <w:t xml:space="preserve"> 8</w:t>
      </w:r>
      <w:r w:rsidR="006F1ABA" w:rsidRPr="006A0B26">
        <w:rPr>
          <w:b/>
          <w:bCs/>
        </w:rPr>
        <w:fldChar w:fldCharType="end"/>
      </w:r>
      <w:r w:rsidR="006F1ABA" w:rsidRPr="006A0B26">
        <w:rPr>
          <w:b/>
          <w:bCs/>
        </w:rPr>
        <w:t>-A</w:t>
      </w:r>
      <w:r w:rsidR="006F1ABA" w:rsidRPr="006A0B26">
        <w:t>)</w:t>
      </w:r>
      <w:r w:rsidR="00B64187" w:rsidRPr="006A0B26">
        <w:t xml:space="preserve">. </w:t>
      </w:r>
      <w:r w:rsidR="009410C8" w:rsidRPr="006A0B26">
        <w:t xml:space="preserve">A key outcome of the homeostatic optimization is that there is a trade-off between the SMC mass fraction and the activation level </w:t>
      </w:r>
      <w:r w:rsidR="00B415AC" w:rsidRPr="006A0B26">
        <w:t>in the small arteries and large arterioles, where the pressure remains relatively constant</w:t>
      </w:r>
      <w:r w:rsidR="00E679E1" w:rsidRPr="006A0B26">
        <w:t>.</w:t>
      </w:r>
      <w:r w:rsidR="009758E3" w:rsidRPr="006A0B26">
        <w:t xml:space="preserve"> </w:t>
      </w:r>
      <w:r w:rsidR="009410C8" w:rsidRPr="006A0B26">
        <w:t>For instance, a</w:t>
      </w:r>
      <w:r w:rsidR="007E1368" w:rsidRPr="006A0B26">
        <w:t xml:space="preserve"> higher</w:t>
      </w:r>
      <w:r w:rsidR="00DD1A0B" w:rsidRPr="006A0B26">
        <w:t xml:space="preserve"> SMCs content </w:t>
      </w:r>
      <w:r w:rsidR="007E1368" w:rsidRPr="006A0B26">
        <w:t>in the</w:t>
      </w:r>
      <w:r w:rsidR="00DD1A0B" w:rsidRPr="006A0B26">
        <w:t xml:space="preserve"> large arterioles</w:t>
      </w:r>
      <w:r w:rsidR="00B64187" w:rsidRPr="006A0B26">
        <w:t xml:space="preserve"> </w:t>
      </w:r>
      <w:r w:rsidR="009837E6" w:rsidRPr="006A0B26">
        <w:t>(</w:t>
      </w:r>
      <w:r w:rsidR="00BE2975" w:rsidRPr="006A0B26">
        <w:rPr>
          <w:b/>
          <w:bCs/>
        </w:rPr>
        <w:fldChar w:fldCharType="begin"/>
      </w:r>
      <w:r w:rsidR="00BE2975" w:rsidRPr="006A0B26">
        <w:rPr>
          <w:b/>
          <w:bCs/>
        </w:rPr>
        <w:instrText xml:space="preserve"> REF _Ref40258319 \h  \* MERGEFORMAT </w:instrText>
      </w:r>
      <w:r w:rsidR="00BE2975" w:rsidRPr="006A0B26">
        <w:rPr>
          <w:b/>
          <w:bCs/>
        </w:rPr>
      </w:r>
      <w:r w:rsidR="00BE2975" w:rsidRPr="006A0B26">
        <w:rPr>
          <w:b/>
          <w:bCs/>
        </w:rPr>
        <w:fldChar w:fldCharType="separate"/>
      </w:r>
      <w:r w:rsidR="00925441" w:rsidRPr="00925441">
        <w:rPr>
          <w:b/>
          <w:bCs/>
        </w:rPr>
        <w:t>Fig</w:t>
      </w:r>
      <w:r w:rsidR="005736F0">
        <w:rPr>
          <w:b/>
          <w:bCs/>
        </w:rPr>
        <w:t>.</w:t>
      </w:r>
      <w:r w:rsidR="00925441" w:rsidRPr="00925441">
        <w:rPr>
          <w:b/>
          <w:bCs/>
        </w:rPr>
        <w:t xml:space="preserve"> 4</w:t>
      </w:r>
      <w:r w:rsidR="00BE2975" w:rsidRPr="006A0B26">
        <w:rPr>
          <w:b/>
          <w:bCs/>
        </w:rPr>
        <w:fldChar w:fldCharType="end"/>
      </w:r>
      <w:r w:rsidR="00237D0A">
        <w:fldChar w:fldCharType="begin"/>
      </w:r>
      <w:r w:rsidR="00237D0A">
        <w:instrText xml:space="preserve"> REF _Ref20996350 \h  \* MERGEFORMAT </w:instrText>
      </w:r>
      <w:r w:rsidR="00237D0A">
        <w:fldChar w:fldCharType="end"/>
      </w:r>
      <w:r w:rsidR="009837E6" w:rsidRPr="006A0B26">
        <w:t>)</w:t>
      </w:r>
      <w:r w:rsidR="008A6325" w:rsidRPr="006A0B26">
        <w:t xml:space="preserve"> </w:t>
      </w:r>
      <w:r w:rsidR="008B6548" w:rsidRPr="006A0B26">
        <w:t>results in a</w:t>
      </w:r>
      <w:r w:rsidR="008A6325" w:rsidRPr="006A0B26">
        <w:t xml:space="preserve"> </w:t>
      </w:r>
      <w:r w:rsidR="00CD55D0" w:rsidRPr="006A0B26">
        <w:t>decrease</w:t>
      </w:r>
      <w:r w:rsidR="008A6325" w:rsidRPr="006A0B26">
        <w:t xml:space="preserve"> in activation level</w:t>
      </w:r>
      <w:r w:rsidR="008B6548" w:rsidRPr="006A0B26">
        <w:t xml:space="preserve"> compared to </w:t>
      </w:r>
      <w:r w:rsidR="009758E3" w:rsidRPr="006A0B26">
        <w:t>small arteries</w:t>
      </w:r>
      <w:r w:rsidR="008A6325" w:rsidRPr="006A0B26">
        <w:t>.</w:t>
      </w:r>
      <w:r w:rsidR="00D5418D" w:rsidRPr="006A0B26">
        <w:t xml:space="preserve"> </w:t>
      </w:r>
      <w:r w:rsidR="002746A2" w:rsidRPr="006A0B26">
        <w:t xml:space="preserve">However, for the intermediate and small arterioles, the </w:t>
      </w:r>
      <w:r w:rsidR="00FB4C83" w:rsidRPr="006A0B26">
        <w:t xml:space="preserve">transmural </w:t>
      </w:r>
      <w:r w:rsidR="002746A2" w:rsidRPr="006A0B26">
        <w:t xml:space="preserve">pressure </w:t>
      </w:r>
      <w:r w:rsidR="00FB4C83" w:rsidRPr="006A0B26">
        <w:t>decreases</w:t>
      </w:r>
      <w:r w:rsidR="002746A2" w:rsidRPr="006A0B26">
        <w:t xml:space="preserve"> drastically across the </w:t>
      </w:r>
      <w:r w:rsidR="00DC178E" w:rsidRPr="006A0B26">
        <w:t>vessel generations</w:t>
      </w:r>
      <w:r w:rsidR="002746A2" w:rsidRPr="006A0B26">
        <w:t>.</w:t>
      </w:r>
      <w:r w:rsidR="00DC178E" w:rsidRPr="006A0B26">
        <w:t xml:space="preserve"> The homeostatic activation shows different patterns for the subendocardial and subepicardial tress.</w:t>
      </w:r>
      <w:r w:rsidR="002746A2" w:rsidRPr="006A0B26">
        <w:t xml:space="preserve"> </w:t>
      </w:r>
      <w:r w:rsidR="00DC178E" w:rsidRPr="006A0B26">
        <w:t xml:space="preserve">Given that the SMC mass fractions are similar for both trees, we argue that the different activation level could be due to the substantially different transmural pressures due to the much larger intramyocardial pressures in the subendocardial region. </w:t>
      </w:r>
      <w:r w:rsidR="00FB4C83" w:rsidRPr="006A0B26">
        <w:lastRenderedPageBreak/>
        <w:t>Furthermore</w:t>
      </w:r>
      <w:r w:rsidR="00AF3AD3" w:rsidRPr="006A0B26">
        <w:t xml:space="preserve">, </w:t>
      </w:r>
      <w:r w:rsidR="00DF5F97" w:rsidRPr="006A0B26">
        <w:t xml:space="preserve">a high level of baseline activation in </w:t>
      </w:r>
      <w:r w:rsidR="00B0776F" w:rsidRPr="006A0B26">
        <w:t xml:space="preserve">the small </w:t>
      </w:r>
      <w:r w:rsidR="00DF5F97" w:rsidRPr="006A0B26">
        <w:t xml:space="preserve">subendocardial arterioles (~0.8) is multiplied by a small </w:t>
      </w:r>
      <w:r w:rsidR="00FB4C83" w:rsidRPr="006A0B26">
        <w:t xml:space="preserve">(myogenic) </w:t>
      </w:r>
      <w:r w:rsidR="00DF5F97" w:rsidRPr="006A0B26">
        <w:t xml:space="preserve">pressure-dependent active </w:t>
      </w:r>
      <w:del w:id="491" w:author="Hamidreza Gharahi" w:date="2020-08-27T14:25:00Z">
        <w:r w:rsidR="00DF5F97" w:rsidRPr="006A0B26" w:rsidDel="005A145B">
          <w:delText>tension</w:delText>
        </w:r>
        <w:r w:rsidR="003A64B3" w:rsidRPr="006A0B26" w:rsidDel="005A145B">
          <w:delText xml:space="preserve"> </w:delText>
        </w:r>
      </w:del>
      <w:ins w:id="492" w:author="Hamidreza Gharahi" w:date="2020-08-27T14:25:00Z">
        <w:r w:rsidR="005A145B">
          <w:t>stress</w:t>
        </w:r>
        <w:r w:rsidR="005A145B" w:rsidRPr="006A0B26">
          <w:t xml:space="preserve"> </w:t>
        </w:r>
      </w:ins>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DF5F97" w:rsidRPr="006A0B26">
        <w:t xml:space="preserve"> due to </w:t>
      </w:r>
      <w:r w:rsidR="00D52E28" w:rsidRPr="006A0B26">
        <w:t xml:space="preserve">a </w:t>
      </w:r>
      <w:r w:rsidR="00DF5F97" w:rsidRPr="006A0B26">
        <w:t>small transmural pressure</w:t>
      </w:r>
      <w:r w:rsidR="002F2CED" w:rsidRPr="006A0B26">
        <w:t>,</w:t>
      </w:r>
      <w:r w:rsidR="00DF5F97" w:rsidRPr="006A0B26">
        <w:t xml:space="preserve"> and results in </w:t>
      </w:r>
      <w:r w:rsidR="00C03057" w:rsidRPr="006A0B26">
        <w:t xml:space="preserve">a </w:t>
      </w:r>
      <w:r w:rsidR="00DF5F97" w:rsidRPr="006A0B26">
        <w:t xml:space="preserve">small </w:t>
      </w:r>
      <w:r w:rsidR="006853CF" w:rsidRPr="006A0B26">
        <w:t>active</w:t>
      </w:r>
      <w:r w:rsidR="003F277D" w:rsidRPr="006A0B26">
        <w:t xml:space="preserve"> SMC</w:t>
      </w:r>
      <w:r w:rsidR="006853CF" w:rsidRPr="006A0B26">
        <w:t xml:space="preserve"> </w:t>
      </w:r>
      <w:del w:id="493" w:author="Hamidreza Gharahi" w:date="2020-08-27T14:25:00Z">
        <w:r w:rsidR="00DF5F97" w:rsidRPr="006A0B26" w:rsidDel="00633F55">
          <w:delText>tension</w:delText>
        </w:r>
        <w:r w:rsidR="009B6A5E" w:rsidRPr="006A0B26" w:rsidDel="00633F55">
          <w:delText xml:space="preserve"> </w:delText>
        </w:r>
      </w:del>
      <w:ins w:id="494" w:author="Hamidreza Gharahi" w:date="2020-08-27T14:25:00Z">
        <w:r w:rsidR="00633F55">
          <w:t>stress</w:t>
        </w:r>
        <w:r w:rsidR="00633F55" w:rsidRPr="006A0B26">
          <w:t xml:space="preserve"> </w:t>
        </w:r>
      </w:ins>
      <w:r w:rsidR="009B6A5E" w:rsidRPr="006A0B26">
        <w:t>(</w:t>
      </w:r>
      <m:oMath>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oMath>
      <w:r w:rsidR="009B6A5E" w:rsidRPr="006A0B26">
        <w:t>&lt;0.2)</w:t>
      </w:r>
      <w:r w:rsidR="00DF5F97" w:rsidRPr="006A0B26">
        <w:t xml:space="preserve"> (</w:t>
      </w:r>
      <w:r w:rsidR="00DF5F97" w:rsidRPr="006A0B26">
        <w:rPr>
          <w:b/>
          <w:bCs/>
        </w:rPr>
        <w:fldChar w:fldCharType="begin"/>
      </w:r>
      <w:r w:rsidR="00DF5F97" w:rsidRPr="006A0B26">
        <w:rPr>
          <w:b/>
          <w:bCs/>
        </w:rPr>
        <w:instrText xml:space="preserve"> REF _Ref21093063 \h </w:instrText>
      </w:r>
      <w:r w:rsidR="00385CA5" w:rsidRPr="006A0B26">
        <w:rPr>
          <w:b/>
          <w:bCs/>
        </w:rPr>
        <w:instrText xml:space="preserve"> \* MERGEFORMAT </w:instrText>
      </w:r>
      <w:r w:rsidR="00DF5F97" w:rsidRPr="006A0B26">
        <w:rPr>
          <w:b/>
          <w:bCs/>
        </w:rPr>
      </w:r>
      <w:r w:rsidR="00DF5F97" w:rsidRPr="006A0B26">
        <w:rPr>
          <w:b/>
          <w:bCs/>
        </w:rPr>
        <w:fldChar w:fldCharType="separate"/>
      </w:r>
      <w:r w:rsidR="00925441" w:rsidRPr="00925441">
        <w:rPr>
          <w:b/>
          <w:bCs/>
        </w:rPr>
        <w:t>Fig</w:t>
      </w:r>
      <w:r w:rsidR="003637A9">
        <w:rPr>
          <w:b/>
          <w:bCs/>
        </w:rPr>
        <w:t>.</w:t>
      </w:r>
      <w:r w:rsidR="00925441" w:rsidRPr="00925441">
        <w:rPr>
          <w:b/>
          <w:bCs/>
        </w:rPr>
        <w:t xml:space="preserve"> 8</w:t>
      </w:r>
      <w:r w:rsidR="00DF5F97" w:rsidRPr="006A0B26">
        <w:rPr>
          <w:b/>
          <w:bCs/>
        </w:rPr>
        <w:fldChar w:fldCharType="end"/>
      </w:r>
      <w:r w:rsidR="00DF5F97" w:rsidRPr="006A0B26">
        <w:rPr>
          <w:b/>
          <w:bCs/>
        </w:rPr>
        <w:t>-B</w:t>
      </w:r>
      <w:r w:rsidR="00DF5F97" w:rsidRPr="006A0B26">
        <w:t>). Overall,</w:t>
      </w:r>
      <w:r w:rsidR="00DC31CB" w:rsidRPr="006A0B26">
        <w:t xml:space="preserve"> </w:t>
      </w:r>
      <w:r w:rsidR="00FB4C83" w:rsidRPr="006A0B26">
        <w:t xml:space="preserve">the homeostatic active SMC </w:t>
      </w:r>
      <w:del w:id="495" w:author="Hamidreza Gharahi" w:date="2020-08-27T14:25:00Z">
        <w:r w:rsidR="00FB4C83" w:rsidRPr="006A0B26" w:rsidDel="00A7311F">
          <w:delText xml:space="preserve">tension </w:delText>
        </w:r>
      </w:del>
      <w:ins w:id="496" w:author="Hamidreza Gharahi" w:date="2020-08-27T14:25:00Z">
        <w:r w:rsidR="00A7311F">
          <w:t>stress</w:t>
        </w:r>
        <w:r w:rsidR="00A7311F" w:rsidRPr="006A0B26">
          <w:t xml:space="preserve"> </w:t>
        </w:r>
      </w:ins>
      <m:oMath>
        <m:sSub>
          <m:sSubPr>
            <m:ctrlPr>
              <w:rPr>
                <w:rFonts w:ascii="Cambria Math" w:hAnsi="Cambria Math"/>
                <w:i/>
              </w:rPr>
            </m:ctrlPr>
          </m:sSubPr>
          <m:e>
            <m:r>
              <w:rPr>
                <w:rFonts w:ascii="Cambria Math" w:hAnsi="Cambria Math"/>
              </w:rPr>
              <m:t>S</m:t>
            </m:r>
          </m:e>
          <m:sub>
            <m:r>
              <w:rPr>
                <w:rFonts w:ascii="Cambria Math" w:hAnsi="Cambria Math"/>
              </w:rPr>
              <m:t>h</m:t>
            </m:r>
          </m:sub>
        </m:sSub>
      </m:oMath>
      <w:r w:rsidR="00FB4C83" w:rsidRPr="006A0B26">
        <w:rPr>
          <w:rFonts w:eastAsiaTheme="minorEastAsia"/>
        </w:rPr>
        <w:t xml:space="preserve"> decreases due to large decreases in transmural pressure </w:t>
      </w:r>
      <w:r w:rsidR="007B043B" w:rsidRPr="006A0B26">
        <w:t>(</w:t>
      </w:r>
      <w:r w:rsidR="00B06F13" w:rsidRPr="006A0B26">
        <w:rPr>
          <w:b/>
          <w:bCs/>
        </w:rPr>
        <w:fldChar w:fldCharType="begin"/>
      </w:r>
      <w:r w:rsidR="00B06F13" w:rsidRPr="006A0B26">
        <w:rPr>
          <w:b/>
          <w:bCs/>
        </w:rPr>
        <w:instrText xml:space="preserve"> REF _Ref21093063 \h </w:instrText>
      </w:r>
      <w:r w:rsidR="00385CA5" w:rsidRPr="006A0B26">
        <w:rPr>
          <w:b/>
          <w:bCs/>
        </w:rPr>
        <w:instrText xml:space="preserve"> \* MERGEFORMAT </w:instrText>
      </w:r>
      <w:r w:rsidR="00B06F13" w:rsidRPr="006A0B26">
        <w:rPr>
          <w:b/>
          <w:bCs/>
        </w:rPr>
      </w:r>
      <w:r w:rsidR="00B06F13" w:rsidRPr="006A0B26">
        <w:rPr>
          <w:b/>
          <w:bCs/>
        </w:rPr>
        <w:fldChar w:fldCharType="separate"/>
      </w:r>
      <w:r w:rsidR="00925441" w:rsidRPr="00925441">
        <w:rPr>
          <w:b/>
          <w:bCs/>
        </w:rPr>
        <w:t>Fig</w:t>
      </w:r>
      <w:r w:rsidR="003637A9">
        <w:rPr>
          <w:b/>
          <w:bCs/>
        </w:rPr>
        <w:t>.</w:t>
      </w:r>
      <w:r w:rsidR="00925441" w:rsidRPr="00925441">
        <w:rPr>
          <w:b/>
          <w:bCs/>
        </w:rPr>
        <w:t xml:space="preserve"> 8</w:t>
      </w:r>
      <w:r w:rsidR="00B06F13" w:rsidRPr="006A0B26">
        <w:rPr>
          <w:b/>
          <w:bCs/>
        </w:rPr>
        <w:fldChar w:fldCharType="end"/>
      </w:r>
      <w:r w:rsidR="00B06F13" w:rsidRPr="006A0B26">
        <w:rPr>
          <w:b/>
          <w:bCs/>
        </w:rPr>
        <w:t>-</w:t>
      </w:r>
      <w:r w:rsidR="00A66EC6" w:rsidRPr="006A0B26">
        <w:rPr>
          <w:b/>
          <w:bCs/>
        </w:rPr>
        <w:t>B</w:t>
      </w:r>
      <w:r w:rsidR="007B043B" w:rsidRPr="006A0B26">
        <w:t>)</w:t>
      </w:r>
      <w:r w:rsidR="00DC31CB" w:rsidRPr="006A0B26">
        <w:t>.</w:t>
      </w:r>
      <w:r w:rsidR="002F76EB" w:rsidRPr="006A0B26">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FE38B5" w14:paraId="43A17F9B" w14:textId="77777777" w:rsidTr="00FE38B5">
        <w:trPr>
          <w:jc w:val="center"/>
        </w:trPr>
        <w:tc>
          <w:tcPr>
            <w:tcW w:w="4680" w:type="dxa"/>
            <w:vAlign w:val="center"/>
          </w:tcPr>
          <w:p w14:paraId="37CAC2BB" w14:textId="77777777" w:rsidR="00FE38B5" w:rsidRDefault="00FE38B5" w:rsidP="00F06A61">
            <w:pPr>
              <w:jc w:val="both"/>
            </w:pPr>
            <w:r>
              <w:t>A</w:t>
            </w:r>
            <w:r w:rsidRPr="003708C3">
              <w:rPr>
                <w:noProof/>
              </w:rPr>
              <w:drawing>
                <wp:inline distT="0" distB="0" distL="0" distR="0" wp14:anchorId="7B1F2645" wp14:editId="02532CC0">
                  <wp:extent cx="3046304" cy="2284728"/>
                  <wp:effectExtent l="0" t="0" r="1905"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harahih\Desktop\CoronaryProject_UMICH\Plots\ratio_C.emf"/>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c>
          <w:tcPr>
            <w:tcW w:w="4680" w:type="dxa"/>
            <w:vAlign w:val="center"/>
          </w:tcPr>
          <w:p w14:paraId="789D3FB2" w14:textId="77777777" w:rsidR="00FE38B5" w:rsidRDefault="00FE38B5" w:rsidP="00F06A61">
            <w:pPr>
              <w:jc w:val="both"/>
            </w:pPr>
            <w:r>
              <w:t>B</w:t>
            </w:r>
            <w:r w:rsidRPr="003708C3">
              <w:rPr>
                <w:noProof/>
              </w:rPr>
              <w:drawing>
                <wp:inline distT="0" distB="0" distL="0" distR="0" wp14:anchorId="6E0A194B" wp14:editId="2D0344FC">
                  <wp:extent cx="3046304" cy="2284728"/>
                  <wp:effectExtent l="0" t="0" r="1905"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harahih\Desktop\CoronaryProject_UMICH\Plots\pressure_C.emf"/>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r>
    </w:tbl>
    <w:p w14:paraId="5E1994BB" w14:textId="447E1CCC" w:rsidR="008B6548" w:rsidRPr="008B6548" w:rsidRDefault="00977689" w:rsidP="00534588">
      <w:pPr>
        <w:pStyle w:val="Caption"/>
      </w:pPr>
      <w:bookmarkStart w:id="497" w:name="_Ref21093063"/>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8</w:t>
      </w:r>
      <w:r w:rsidR="00830068">
        <w:rPr>
          <w:noProof/>
        </w:rPr>
        <w:fldChar w:fldCharType="end"/>
      </w:r>
      <w:bookmarkEnd w:id="497"/>
      <w:r>
        <w:t xml:space="preserve">. </w:t>
      </w:r>
      <w:r w:rsidR="00534588">
        <w:t>The homeostatic activation level (</w:t>
      </w:r>
      <m:oMath>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h</m:t>
            </m:r>
          </m:sub>
        </m:sSub>
      </m:oMath>
      <w:r w:rsidR="00534588">
        <w:t xml:space="preserve">) and </w:t>
      </w:r>
      <w:r w:rsidR="0029004F">
        <w:t>normalized</w:t>
      </w:r>
      <w:r w:rsidR="00534588">
        <w:t xml:space="preserve"> active </w:t>
      </w:r>
      <w:r w:rsidR="00AC3B57">
        <w:t xml:space="preserve">SMC </w:t>
      </w:r>
      <w:del w:id="498" w:author="Hamidreza Gharahi" w:date="2020-08-27T14:25:00Z">
        <w:r w:rsidR="00534588" w:rsidDel="00717BCC">
          <w:delText xml:space="preserve">tension </w:delText>
        </w:r>
      </w:del>
      <w:ins w:id="499" w:author="Hamidreza Gharahi" w:date="2020-08-27T14:25:00Z">
        <w:r w:rsidR="00717BCC">
          <w:t xml:space="preserve">stress </w:t>
        </w:r>
      </w:ins>
      <w:r w:rsidR="00534588">
        <w:t>(</w:t>
      </w:r>
      <m:oMath>
        <m:sSub>
          <m:sSubPr>
            <m:ctrlPr>
              <w:rPr>
                <w:rFonts w:ascii="Cambria Math" w:hAnsi="Cambria Math"/>
                <w:b w:val="0"/>
                <w:bCs/>
                <w:i/>
              </w:rPr>
            </m:ctrlPr>
          </m:sSubPr>
          <m:e>
            <m:r>
              <m:rPr>
                <m:sty m:val="bi"/>
              </m:rPr>
              <w:rPr>
                <w:rFonts w:ascii="Cambria Math" w:hAnsi="Cambria Math"/>
              </w:rPr>
              <m:t>S</m:t>
            </m:r>
          </m:e>
          <m:sub>
            <m:r>
              <m:rPr>
                <m:sty m:val="bi"/>
              </m:rPr>
              <w:rPr>
                <w:rFonts w:ascii="Cambria Math" w:hAnsi="Cambria Math"/>
              </w:rPr>
              <m:t>h</m:t>
            </m:r>
          </m:sub>
        </m:sSub>
        <m:r>
          <m:rPr>
            <m:sty m:val="bi"/>
          </m:rPr>
          <w:rPr>
            <w:rFonts w:ascii="Cambria Math" w:hAnsi="Cambria Math"/>
          </w:rPr>
          <m:t>/</m:t>
        </m:r>
        <m:sSub>
          <m:sSubPr>
            <m:ctrlPr>
              <w:rPr>
                <w:rFonts w:ascii="Cambria Math" w:hAnsi="Cambria Math"/>
                <w:b w:val="0"/>
                <w:bCs/>
                <w:i/>
              </w:rPr>
            </m:ctrlPr>
          </m:sSubPr>
          <m:e>
            <m:r>
              <m:rPr>
                <m:sty m:val="bi"/>
              </m:rPr>
              <w:rPr>
                <w:rFonts w:ascii="Cambria Math" w:hAnsi="Cambria Math"/>
              </w:rPr>
              <m:t>S</m:t>
            </m:r>
          </m:e>
          <m:sub>
            <m:r>
              <m:rPr>
                <m:sty m:val="bi"/>
              </m:rPr>
              <w:rPr>
                <w:rFonts w:ascii="Cambria Math" w:hAnsi="Cambria Math"/>
              </w:rPr>
              <m:t>max</m:t>
            </m:r>
          </m:sub>
        </m:sSub>
      </m:oMath>
      <w:r w:rsidR="00534588">
        <w:t>) across both coronary trees</w:t>
      </w:r>
      <w:r w:rsidR="00B90BA9">
        <w:t xml:space="preserve">. </w:t>
      </w:r>
    </w:p>
    <w:p w14:paraId="76075189" w14:textId="66515832" w:rsidR="0083211D" w:rsidRDefault="0083211D" w:rsidP="00F624F6">
      <w:pPr>
        <w:pStyle w:val="Heading2"/>
        <w:numPr>
          <w:ilvl w:val="1"/>
          <w:numId w:val="5"/>
        </w:numPr>
        <w:ind w:left="540" w:hanging="540"/>
        <w:jc w:val="both"/>
      </w:pPr>
      <w:r>
        <w:t>Autoregulation</w:t>
      </w:r>
      <w:r w:rsidR="00A765AE">
        <w:t xml:space="preserve"> model</w:t>
      </w:r>
    </w:p>
    <w:p w14:paraId="0F7B1FD0" w14:textId="270B7804" w:rsidR="00262869" w:rsidRPr="009A456D" w:rsidRDefault="00864379" w:rsidP="00F624F6">
      <w:pPr>
        <w:jc w:val="both"/>
        <w:rPr>
          <w:color w:val="FF0000"/>
          <w:rPrChange w:id="500" w:author="Hamidreza Gharahi" w:date="2020-08-27T10:33:00Z">
            <w:rPr/>
          </w:rPrChange>
        </w:rPr>
      </w:pPr>
      <w:r>
        <w:t xml:space="preserve">Before presenting the results </w:t>
      </w:r>
      <w:r w:rsidR="00CA78C0">
        <w:t>of</w:t>
      </w:r>
      <w:r>
        <w:t xml:space="preserve"> the coronary </w:t>
      </w:r>
      <w:r w:rsidR="00CA78C0">
        <w:t>auto</w:t>
      </w:r>
      <w:r>
        <w:t>regulation</w:t>
      </w:r>
      <w:r w:rsidR="00CA78C0">
        <w:t xml:space="preserve"> model</w:t>
      </w:r>
      <w:r>
        <w:t xml:space="preserve">, </w:t>
      </w:r>
      <w:r w:rsidR="002957E5">
        <w:t>we</w:t>
      </w:r>
      <w:r>
        <w:t xml:space="preserve"> </w:t>
      </w:r>
      <w:r w:rsidR="008C554C">
        <w:t>must</w:t>
      </w:r>
      <w:r>
        <w:t xml:space="preserve"> note that the outlet pressure prescribed in the homeostatic optimization </w:t>
      </w:r>
      <w:r w:rsidR="00A97E33">
        <w:t>wa</w:t>
      </w:r>
      <w:r>
        <w:t xml:space="preserve">s </w:t>
      </w:r>
      <w:r w:rsidR="00A97E33">
        <w:t>a</w:t>
      </w:r>
      <w:r w:rsidR="008C554C">
        <w:t xml:space="preserve"> </w:t>
      </w:r>
      <w:r w:rsidR="00A97E33">
        <w:t xml:space="preserve">constant </w:t>
      </w:r>
      <w:r w:rsidR="008C554C">
        <w:t>pressure</w:t>
      </w:r>
      <w:r w:rsidR="008A4EE0">
        <w:t xml:space="preserve"> </w:t>
      </w:r>
      <w:r w:rsidR="00A97E33">
        <w:t xml:space="preserve">(55 mmHg) </w:t>
      </w:r>
      <w:r w:rsidR="0087271D">
        <w:t>at</w:t>
      </w:r>
      <w:r>
        <w:t xml:space="preserve"> the </w:t>
      </w:r>
      <w:r w:rsidR="0011282D">
        <w:t>small</w:t>
      </w:r>
      <w:r w:rsidR="00700172">
        <w:t xml:space="preserve"> arteriol</w:t>
      </w:r>
      <w:r w:rsidR="0011282D">
        <w:t>ar level</w:t>
      </w:r>
      <w:r w:rsidR="00700172">
        <w:t xml:space="preserve">. </w:t>
      </w:r>
      <w:r w:rsidR="00A97E33">
        <w:t>However, t</w:t>
      </w:r>
      <w:r w:rsidR="00700172">
        <w:t xml:space="preserve">o </w:t>
      </w:r>
      <w:r w:rsidR="0012310A">
        <w:t>extend</w:t>
      </w:r>
      <w:r w:rsidR="00700172">
        <w:t xml:space="preserve"> </w:t>
      </w:r>
      <w:r w:rsidR="005757BD">
        <w:t xml:space="preserve">the </w:t>
      </w:r>
      <w:r w:rsidR="00A97E33">
        <w:t>applicability of</w:t>
      </w:r>
      <w:r>
        <w:t xml:space="preserve"> </w:t>
      </w:r>
      <w:r w:rsidR="00770F07">
        <w:t>our coronary autoregulation</w:t>
      </w:r>
      <w:r w:rsidR="00E35CDE">
        <w:t xml:space="preserve"> model</w:t>
      </w:r>
      <w:r w:rsidR="00BD618D">
        <w:t xml:space="preserve"> to </w:t>
      </w:r>
      <w:r w:rsidR="00A97E33">
        <w:t xml:space="preserve">situations of </w:t>
      </w:r>
      <w:r w:rsidR="00BD618D">
        <w:t xml:space="preserve">lower </w:t>
      </w:r>
      <w:r w:rsidR="00A97E33">
        <w:t xml:space="preserve">input </w:t>
      </w:r>
      <w:r w:rsidR="00BD618D">
        <w:t xml:space="preserve">coronary pressures </w:t>
      </w:r>
      <w:r w:rsidR="00686193">
        <w:t>(</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BD618D">
        <w:t>&lt;55 mmHg</w:t>
      </w:r>
      <w:r w:rsidR="00686193">
        <w:t>)</w:t>
      </w:r>
      <w:r w:rsidR="00687C4F">
        <w:t>,</w:t>
      </w:r>
      <w:r w:rsidR="00A97E33">
        <w:t xml:space="preserve"> such as those </w:t>
      </w:r>
      <w:r w:rsidR="00262869">
        <w:t>distal to a severe occlusion in the large coronary arteries,</w:t>
      </w:r>
      <w:r w:rsidR="00687C4F">
        <w:t xml:space="preserve"> </w:t>
      </w:r>
      <w:r w:rsidR="00A97E33">
        <w:t xml:space="preserve">we replaced the constant outflow pressure boundary condition with a </w:t>
      </w:r>
      <w:r>
        <w:t>constant resistance</w:t>
      </w:r>
      <w:r w:rsidR="00FF6031">
        <w:t xml:space="preserve"> </w:t>
      </w:r>
      <w:r w:rsidR="00262869" w:rsidRPr="008C7081">
        <w:rPr>
          <w:rFonts w:ascii="Cambria Math" w:hAnsi="Cambria Math"/>
          <w:i/>
          <w:iCs/>
        </w:rPr>
        <w:t>R</w:t>
      </w:r>
      <w:r w:rsidR="00262869" w:rsidRPr="008C7081">
        <w:rPr>
          <w:rFonts w:ascii="Cambria Math" w:hAnsi="Cambria Math"/>
          <w:i/>
          <w:iCs/>
          <w:vertAlign w:val="subscript"/>
        </w:rPr>
        <w:t>coronary</w:t>
      </w:r>
      <w:r w:rsidR="00262869">
        <w:t xml:space="preserve"> </w:t>
      </w:r>
      <w:r w:rsidR="00FF6031">
        <w:t>(</w:t>
      </w:r>
      <w:r w:rsidR="00471484">
        <w:t>with</w:t>
      </w:r>
      <w:r w:rsidR="00FF6031">
        <w:t xml:space="preserve"> no vasoreactivity)</w:t>
      </w:r>
      <w:r>
        <w:t xml:space="preserve"> </w:t>
      </w:r>
      <w:r w:rsidR="00A97E33">
        <w:t xml:space="preserve">boundary condition plus a 20 mmHg terminal coronary venular pressure </w:t>
      </w:r>
      <w:r w:rsidR="00A97E33">
        <w:fldChar w:fldCharType="begin" w:fldLock="1"/>
      </w:r>
      <w:r w:rsidR="003F6F36">
        <w:instrText>ADDIN CSL_CITATION {"citationItems":[{"id":"ITEM-1","itemData":{"DOI":"10.1161/01.RES.77.5.1017","ISSN":"0009-7330","abstract":"Abstract Hemodynamic parameters were determined in each vessel segment of six complete microvascular networks in the rat mesentery by using a combination of experimental measurements and theoretical simulations. For a total number of 2592 segments, a strong unified dependence of wall shear stress on intravascular pressure for arterioles, capillaries, and venules was obtained. All three types of segments exhibit an essentially identical variation of shear stress from high to low values (from ≈100 to 10 dyne/cm2) as intravascular pressure falls from 70 to 15 mm Hg. On the basis of these observations, it is proposed that vascular beds grow and adapt so as to maintain the shear stress in each vessel at a level that depends on local transmural pressure. In contrast to Murray’s classic ‘minimum-cost’ hypothesis, which implies uniformity of wall shear rate throughout the vasculature, the proposed design principle provides an explanation for the functionally important arteriovenous asymmetry of wall shear rates a...","author":[{"dropping-particle":"","family":"Pries","given":"Axel R.","non-dropping-particle":"","parse-names":false,"suffix":""},{"dropping-particle":"","family":"Secomb","given":"Timothy W.","non-dropping-particle":"","parse-names":false,"suffix":""},{"dropping-particle":"","family":"Gaehtgens","given":"Peter","non-dropping-particle":"","parse-names":false,"suffix":""}],"container-title":"Circulation Research","id":"ITEM-1","issue":"5","issued":{"date-parts":[["1995","11","1"]]},"page":"1017-1023","publisher":"Lippincott Williams &amp; Wilkins","title":"Design Principles of Vascular Beds","type":"article-journal","volume":"77"},"uris":["http://www.mendeley.com/documents/?uuid=b59a0c52-6f00-3962-96e9-cd1cc82b18fe"]}],"mendeley":{"formattedCitation":"(71)","plainTextFormattedCitation":"(71)","previouslyFormattedCitation":"(70)"},"properties":{"noteIndex":0},"schema":"https://github.com/citation-style-language/schema/raw/master/csl-citation.json"}</w:instrText>
      </w:r>
      <w:r w:rsidR="00A97E33">
        <w:fldChar w:fldCharType="separate"/>
      </w:r>
      <w:r w:rsidR="003F6F36" w:rsidRPr="003F6F36">
        <w:rPr>
          <w:noProof/>
        </w:rPr>
        <w:t>(71)</w:t>
      </w:r>
      <w:r w:rsidR="00A97E33">
        <w:fldChar w:fldCharType="end"/>
      </w:r>
      <w:r w:rsidR="00A97E33">
        <w:t xml:space="preserve">. </w:t>
      </w:r>
      <w:ins w:id="501" w:author="Hamidreza Gharahi" w:date="2020-08-27T10:33:00Z">
        <w:r w:rsidR="001D5979" w:rsidRPr="009A456D">
          <w:rPr>
            <w:color w:val="FF0000"/>
            <w:rPrChange w:id="502" w:author="Hamidreza Gharahi" w:date="2020-08-27T10:33:00Z">
              <w:rPr/>
            </w:rPrChange>
          </w:rPr>
          <w:t>The</w:t>
        </w:r>
      </w:ins>
      <w:del w:id="503" w:author="Hamidreza Gharahi" w:date="2020-08-27T10:33:00Z">
        <w:r w:rsidR="00995917" w:rsidRPr="009A456D" w:rsidDel="00376671">
          <w:rPr>
            <w:color w:val="FF0000"/>
            <w:rPrChange w:id="504" w:author="Hamidreza Gharahi" w:date="2020-08-27T10:33:00Z">
              <w:rPr/>
            </w:rPrChange>
          </w:rPr>
          <w:delText>T</w:delText>
        </w:r>
        <w:r w:rsidR="00995917" w:rsidRPr="009A456D" w:rsidDel="001D5979">
          <w:rPr>
            <w:color w:val="FF0000"/>
            <w:rPrChange w:id="505" w:author="Hamidreza Gharahi" w:date="2020-08-27T10:33:00Z">
              <w:rPr/>
            </w:rPrChange>
          </w:rPr>
          <w:delText>he</w:delText>
        </w:r>
      </w:del>
      <w:r w:rsidR="00995917" w:rsidRPr="009A456D">
        <w:rPr>
          <w:color w:val="FF0000"/>
          <w:rPrChange w:id="506" w:author="Hamidreza Gharahi" w:date="2020-08-27T10:33:00Z">
            <w:rPr/>
          </w:rPrChange>
        </w:rPr>
        <w:t xml:space="preserve"> value of these resistances </w:t>
      </w:r>
      <w:r w:rsidR="00C03090" w:rsidRPr="009A456D">
        <w:rPr>
          <w:color w:val="FF0000"/>
          <w:rPrChange w:id="507" w:author="Hamidreza Gharahi" w:date="2020-08-27T10:33:00Z">
            <w:rPr/>
          </w:rPrChange>
        </w:rPr>
        <w:t>was</w:t>
      </w:r>
      <w:r w:rsidR="00995917" w:rsidRPr="009A456D">
        <w:rPr>
          <w:color w:val="FF0000"/>
          <w:rPrChange w:id="508" w:author="Hamidreza Gharahi" w:date="2020-08-27T10:33:00Z">
            <w:rPr/>
          </w:rPrChange>
        </w:rPr>
        <w:t xml:space="preserve"> computed using the terminal arterioles pressure</w:t>
      </w:r>
      <w:r w:rsidR="00A97E33" w:rsidRPr="009A456D">
        <w:rPr>
          <w:color w:val="FF0000"/>
          <w:rPrChange w:id="509" w:author="Hamidreza Gharahi" w:date="2020-08-27T10:33:00Z">
            <w:rPr/>
          </w:rPrChange>
        </w:rPr>
        <w:t xml:space="preserve"> minus the </w:t>
      </w:r>
      <w:r w:rsidR="00995917" w:rsidRPr="009A456D">
        <w:rPr>
          <w:color w:val="FF0000"/>
          <w:rPrChange w:id="510" w:author="Hamidreza Gharahi" w:date="2020-08-27T10:33:00Z">
            <w:rPr/>
          </w:rPrChange>
        </w:rPr>
        <w:t xml:space="preserve">venular pressure, </w:t>
      </w:r>
      <w:r w:rsidR="00A97E33" w:rsidRPr="009A456D">
        <w:rPr>
          <w:color w:val="FF0000"/>
          <w:rPrChange w:id="511" w:author="Hamidreza Gharahi" w:date="2020-08-27T10:33:00Z">
            <w:rPr/>
          </w:rPrChange>
        </w:rPr>
        <w:t xml:space="preserve">divided by the </w:t>
      </w:r>
      <w:r w:rsidR="00995917" w:rsidRPr="009A456D">
        <w:rPr>
          <w:color w:val="FF0000"/>
          <w:rPrChange w:id="512" w:author="Hamidreza Gharahi" w:date="2020-08-27T10:33:00Z">
            <w:rPr/>
          </w:rPrChange>
        </w:rPr>
        <w:t>terminal</w:t>
      </w:r>
      <w:ins w:id="513" w:author="Hamidreza Gharahi" w:date="2020-08-27T10:32:00Z">
        <w:r w:rsidR="00377F4E" w:rsidRPr="009A456D">
          <w:rPr>
            <w:color w:val="FF0000"/>
            <w:rPrChange w:id="514" w:author="Hamidreza Gharahi" w:date="2020-08-27T10:33:00Z">
              <w:rPr/>
            </w:rPrChange>
          </w:rPr>
          <w:t xml:space="preserve"> homeostatic</w:t>
        </w:r>
      </w:ins>
      <w:r w:rsidR="00995917" w:rsidRPr="009A456D">
        <w:rPr>
          <w:color w:val="FF0000"/>
          <w:rPrChange w:id="515" w:author="Hamidreza Gharahi" w:date="2020-08-27T10:33:00Z">
            <w:rPr/>
          </w:rPrChange>
        </w:rPr>
        <w:t xml:space="preserve"> flow in the coronary trees</w:t>
      </w:r>
      <w:r w:rsidR="00A97E33" w:rsidRPr="009A456D">
        <w:rPr>
          <w:color w:val="FF0000"/>
          <w:rPrChange w:id="516" w:author="Hamidreza Gharahi" w:date="2020-08-27T10:33:00Z">
            <w:rPr/>
          </w:rPrChange>
        </w:rPr>
        <w:t xml:space="preserve"> (viz., </w:t>
      </w:r>
      <w:r w:rsidR="00A97E33" w:rsidRPr="009A456D">
        <w:rPr>
          <w:rFonts w:ascii="Cambria Math" w:hAnsi="Cambria Math"/>
          <w:i/>
          <w:iCs/>
          <w:color w:val="FF0000"/>
          <w:rPrChange w:id="517" w:author="Hamidreza Gharahi" w:date="2020-08-27T10:33:00Z">
            <w:rPr>
              <w:rFonts w:ascii="Cambria Math" w:hAnsi="Cambria Math"/>
              <w:i/>
              <w:iCs/>
            </w:rPr>
          </w:rPrChange>
        </w:rPr>
        <w:t>R</w:t>
      </w:r>
      <w:r w:rsidR="00A97E33" w:rsidRPr="009A456D">
        <w:rPr>
          <w:rFonts w:ascii="Cambria Math" w:hAnsi="Cambria Math"/>
          <w:i/>
          <w:iCs/>
          <w:color w:val="FF0000"/>
          <w:vertAlign w:val="subscript"/>
          <w:rPrChange w:id="518" w:author="Hamidreza Gharahi" w:date="2020-08-27T10:33:00Z">
            <w:rPr>
              <w:rFonts w:ascii="Cambria Math" w:hAnsi="Cambria Math"/>
              <w:i/>
              <w:iCs/>
              <w:vertAlign w:val="subscript"/>
            </w:rPr>
          </w:rPrChange>
        </w:rPr>
        <w:t>coronary</w:t>
      </w:r>
      <w:r w:rsidR="00A97E33" w:rsidRPr="009A456D">
        <w:rPr>
          <w:rFonts w:ascii="Cambria Math" w:hAnsi="Cambria Math"/>
          <w:i/>
          <w:iCs/>
          <w:color w:val="FF0000"/>
          <w:rPrChange w:id="519" w:author="Hamidreza Gharahi" w:date="2020-08-27T10:33:00Z">
            <w:rPr>
              <w:rFonts w:ascii="Cambria Math" w:hAnsi="Cambria Math"/>
              <w:i/>
              <w:iCs/>
            </w:rPr>
          </w:rPrChange>
        </w:rPr>
        <w:t xml:space="preserve"> =</w:t>
      </w:r>
      <w:r w:rsidR="00A97E33" w:rsidRPr="009A456D">
        <w:rPr>
          <w:color w:val="FF0000"/>
          <w:rPrChange w:id="520" w:author="Hamidreza Gharahi" w:date="2020-08-27T10:33:00Z">
            <w:rPr/>
          </w:rPrChange>
        </w:rPr>
        <w:t xml:space="preserve"> </w:t>
      </w:r>
      <w:r w:rsidR="00A97E33" w:rsidRPr="009A456D">
        <w:rPr>
          <w:rFonts w:ascii="Symbol" w:hAnsi="Symbol"/>
          <w:i/>
          <w:iCs/>
          <w:color w:val="FF0000"/>
          <w:rPrChange w:id="521" w:author="Hamidreza Gharahi" w:date="2020-08-27T10:33:00Z">
            <w:rPr>
              <w:rFonts w:ascii="Symbol" w:hAnsi="Symbol"/>
              <w:i/>
              <w:iCs/>
            </w:rPr>
          </w:rPrChange>
        </w:rPr>
        <w:t></w:t>
      </w:r>
      <w:r w:rsidR="00A97E33" w:rsidRPr="009A456D">
        <w:rPr>
          <w:rFonts w:ascii="Cambria Math" w:hAnsi="Cambria Math"/>
          <w:i/>
          <w:iCs/>
          <w:color w:val="FF0000"/>
          <w:rPrChange w:id="522" w:author="Hamidreza Gharahi" w:date="2020-08-27T10:33:00Z">
            <w:rPr>
              <w:rFonts w:ascii="Cambria Math" w:hAnsi="Cambria Math"/>
              <w:i/>
              <w:iCs/>
            </w:rPr>
          </w:rPrChange>
        </w:rPr>
        <w:t>P/</w:t>
      </w:r>
      <w:r w:rsidR="00262869" w:rsidRPr="009A456D">
        <w:rPr>
          <w:rFonts w:ascii="Cambria Math" w:hAnsi="Cambria Math"/>
          <w:i/>
          <w:iCs/>
          <w:color w:val="FF0000"/>
          <w:rPrChange w:id="523" w:author="Hamidreza Gharahi" w:date="2020-08-27T10:33:00Z">
            <w:rPr>
              <w:rFonts w:ascii="Cambria Math" w:hAnsi="Cambria Math"/>
              <w:i/>
              <w:iCs/>
            </w:rPr>
          </w:rPrChange>
        </w:rPr>
        <w:t>q</w:t>
      </w:r>
      <w:r w:rsidR="00262869" w:rsidRPr="009A456D">
        <w:rPr>
          <w:rFonts w:ascii="Cambria Math" w:hAnsi="Cambria Math"/>
          <w:i/>
          <w:iCs/>
          <w:color w:val="FF0000"/>
          <w:vertAlign w:val="subscript"/>
          <w:rPrChange w:id="524" w:author="Hamidreza Gharahi" w:date="2020-08-27T10:33:00Z">
            <w:rPr>
              <w:rFonts w:ascii="Cambria Math" w:hAnsi="Cambria Math"/>
              <w:i/>
              <w:iCs/>
              <w:vertAlign w:val="subscript"/>
            </w:rPr>
          </w:rPrChange>
        </w:rPr>
        <w:t>term</w:t>
      </w:r>
      <w:r w:rsidR="00A97E33" w:rsidRPr="009A456D">
        <w:rPr>
          <w:color w:val="FF0000"/>
          <w:rPrChange w:id="525" w:author="Hamidreza Gharahi" w:date="2020-08-27T10:33:00Z">
            <w:rPr/>
          </w:rPrChange>
        </w:rPr>
        <w:t>)</w:t>
      </w:r>
      <w:r w:rsidR="00995917" w:rsidRPr="009A456D">
        <w:rPr>
          <w:color w:val="FF0000"/>
          <w:rPrChange w:id="526" w:author="Hamidreza Gharahi" w:date="2020-08-27T10:33:00Z">
            <w:rPr/>
          </w:rPrChange>
        </w:rPr>
        <w:t>.</w:t>
      </w:r>
      <w:r w:rsidR="006E041E" w:rsidRPr="009A456D">
        <w:rPr>
          <w:color w:val="FF0000"/>
          <w:rPrChange w:id="527" w:author="Hamidreza Gharahi" w:date="2020-08-27T10:33:00Z">
            <w:rPr/>
          </w:rPrChange>
        </w:rPr>
        <w:t xml:space="preserve"> </w:t>
      </w:r>
    </w:p>
    <w:p w14:paraId="19B09A7A" w14:textId="4901756F" w:rsidR="00AA2AB0" w:rsidRDefault="00D20BB4" w:rsidP="00AA2AB0">
      <w:pPr>
        <w:pStyle w:val="Heading3"/>
        <w:numPr>
          <w:ilvl w:val="2"/>
          <w:numId w:val="5"/>
        </w:numPr>
      </w:pPr>
      <w:r>
        <w:t xml:space="preserve">Calibration of stimuli, activation, and </w:t>
      </w:r>
      <w:r w:rsidR="004A2057">
        <w:t xml:space="preserve">active </w:t>
      </w:r>
      <w:del w:id="528" w:author="Hamidreza Gharahi" w:date="2020-08-27T14:25:00Z">
        <w:r w:rsidR="004A2057" w:rsidDel="0043392E">
          <w:delText>tension</w:delText>
        </w:r>
      </w:del>
      <w:ins w:id="529" w:author="Hamidreza Gharahi" w:date="2020-08-27T14:25:00Z">
        <w:r w:rsidR="0043392E">
          <w:t>stress</w:t>
        </w:r>
      </w:ins>
    </w:p>
    <w:p w14:paraId="11CFF593" w14:textId="2D8E69FB" w:rsidR="00864379" w:rsidRPr="004E3CC8" w:rsidRDefault="00262869" w:rsidP="00D2137E">
      <w:pPr>
        <w:jc w:val="both"/>
        <w:rPr>
          <w:b/>
          <w:bCs/>
        </w:rPr>
      </w:pPr>
      <w:r>
        <w:t>T</w:t>
      </w:r>
      <w:r w:rsidR="00864379">
        <w:t xml:space="preserve">he </w:t>
      </w:r>
      <w:r w:rsidR="000B3AAE">
        <w:t>scaling coefficients</w:t>
      </w:r>
      <w:r w:rsidR="006B5BBD">
        <w:t xml:space="preserve"> for </w:t>
      </w:r>
      <w:r w:rsidR="00B40951">
        <w:t>the</w:t>
      </w:r>
      <w:r w:rsidR="001F67C0">
        <w:t xml:space="preserve"> shear-dependent</w:t>
      </w:r>
      <w:r w:rsidR="00864379">
        <w:t xml:space="preserve"> </w:t>
      </w:r>
      <m:oMath>
        <m:sSub>
          <m:sSubPr>
            <m:ctrlPr>
              <w:rPr>
                <w:rFonts w:ascii="Cambria Math" w:hAnsi="Cambria Math"/>
              </w:rPr>
            </m:ctrlPr>
          </m:sSubPr>
          <m:e>
            <m:r>
              <w:rPr>
                <w:rFonts w:ascii="Cambria Math" w:hAnsi="Cambria Math"/>
              </w:rPr>
              <m:t>a</m:t>
            </m:r>
          </m:e>
          <m:sub>
            <m:r>
              <w:rPr>
                <w:rFonts w:ascii="Cambria Math" w:hAnsi="Cambria Math"/>
              </w:rPr>
              <m:t>τ</m:t>
            </m:r>
          </m:sub>
        </m:sSub>
      </m:oMath>
      <w:r w:rsidR="00B40951">
        <w:t xml:space="preserve"> and</w:t>
      </w:r>
      <w:r w:rsidR="00864379">
        <w:t xml:space="preserve"> </w:t>
      </w:r>
      <w:r w:rsidR="001F67C0">
        <w:t>metabolic</w:t>
      </w:r>
      <w:r w:rsidR="00864379">
        <w:t xml:space="preserve"> </w:t>
      </w:r>
      <m:oMath>
        <m:sSub>
          <m:sSubPr>
            <m:ctrlPr>
              <w:rPr>
                <w:rFonts w:ascii="Cambria Math" w:hAnsi="Cambria Math"/>
              </w:rPr>
            </m:ctrlPr>
          </m:sSubPr>
          <m:e>
            <m:r>
              <w:rPr>
                <w:rFonts w:ascii="Cambria Math" w:hAnsi="Cambria Math"/>
              </w:rPr>
              <m:t>a</m:t>
            </m:r>
          </m:e>
          <m:sub>
            <m:r>
              <w:rPr>
                <w:rFonts w:ascii="Cambria Math" w:hAnsi="Cambria Math"/>
              </w:rPr>
              <m:t>m</m:t>
            </m:r>
          </m:sub>
        </m:sSub>
        <m:r>
          <m:rPr>
            <m:sty m:val="p"/>
          </m:rPr>
          <w:rPr>
            <w:rFonts w:ascii="Cambria Math" w:hAnsi="Cambria Math"/>
          </w:rPr>
          <m:t xml:space="preserve"> </m:t>
        </m:r>
      </m:oMath>
      <w:r w:rsidR="001F67C0" w:rsidRPr="00D2137E">
        <w:t>controls</w:t>
      </w:r>
      <w:r w:rsidR="00305739" w:rsidRPr="00D2137E">
        <w:t>,</w:t>
      </w:r>
      <w:r w:rsidRPr="00D2137E">
        <w:t xml:space="preserve"> were determined using</w:t>
      </w:r>
      <w:r w:rsidR="00864379">
        <w:t xml:space="preserve"> </w:t>
      </w:r>
      <w:r w:rsidR="00CB1311">
        <w:t xml:space="preserve">swine </w:t>
      </w:r>
      <w:r w:rsidR="00864379">
        <w:t>pressure-flow autoregulation</w:t>
      </w:r>
      <w:r w:rsidR="00FA3342">
        <w:t xml:space="preserve"> data</w:t>
      </w:r>
      <w:r w:rsidR="00864379">
        <w:t xml:space="preserve"> </w:t>
      </w:r>
      <w:r w:rsidR="00E342D0">
        <w:fldChar w:fldCharType="begin" w:fldLock="1"/>
      </w:r>
      <w:r w:rsidR="007A38C3">
        <w:instrText>ADDIN CSL_CITATION {"citationItems":[{"id":"ITEM-1","itemData":{"DOI":"10.3389/fphys.2018.00580","ISSN":"1664-042X","abstract":"Myogenic responses (pressure-dependent contractions) of coronary arterioles play a role in autoregulation (relatively constant flow vs. pressure). Publications on myogenic reactivity in swine coronaries vary in caliber, analysis, and degree of responsiveness. Further, data on myogenic responses and autoregulation in swine have not been completely compiled, compared, and modeled. Thus, it has been difficult to understand these physiological phenomena. Our purpose was to: a) analyze myogenic data with standard criteria; b) assign results to diameter categories defined by morphometry; and c) use our novel multiscale flow model to determine the extent to which ex vivo myogenic reactivity can explain autoregulation in vivo. When myogenic responses from the literature are an input for our model, the predicted coronary autoregulation approaches in vivo observations. More complete and appropriate data are now available to investigate the regulation of coronary blood flow in swine, a highly relevant model for human physiology and disease.","author":[{"dropping-particle":"","family":"Dick","given":"Gregory M.","non-dropping-particle":"","parse-names":false,"suffix":""},{"dropping-particle":"","family":"Namani","given":"Ravi","non-dropping-particle":"","parse-names":false,"suffix":""},{"dropping-particle":"","family":"Patel","given":"Bhavesh","non-dropping-particle":"","parse-names":false,"suffix":""},{"dropping-particle":"","family":"Kassab","given":"Ghassan S.","non-dropping-particle":"","parse-names":false,"suffix":""}],"container-title":"Frontiers in Physiology","id":"ITEM-1","issued":{"date-parts":[["2018","5","23"]]},"page":"580","publisher":"Frontiers","title":"Role of Coronary Myogenic Response in Pressure-Flow Autoregulation in Swine: A Meta-Analysis With Coronary Flow Modeling","type":"article-journal","volume":"9"},"uris":["http://www.mendeley.com/documents/?uuid=5f62ea06-21bc-35eb-953e-47c434865a05"]}],"mendeley":{"formattedCitation":"(20)","plainTextFormattedCitation":"(20)","previouslyFormattedCitation":"(20)"},"properties":{"noteIndex":0},"schema":"https://github.com/citation-style-language/schema/raw/master/csl-citation.json"}</w:instrText>
      </w:r>
      <w:r w:rsidR="00E342D0">
        <w:fldChar w:fldCharType="separate"/>
      </w:r>
      <w:r w:rsidR="00947402" w:rsidRPr="00947402">
        <w:rPr>
          <w:noProof/>
        </w:rPr>
        <w:t>(20)</w:t>
      </w:r>
      <w:r w:rsidR="00E342D0">
        <w:fldChar w:fldCharType="end"/>
      </w:r>
      <w:r>
        <w:t xml:space="preserve"> and a simplex method</w:t>
      </w:r>
      <w:r w:rsidR="00864379">
        <w:t>.</w:t>
      </w:r>
      <w:r w:rsidR="00F17B3C">
        <w:t xml:space="preserve"> As a constraint for the </w:t>
      </w:r>
      <w:r w:rsidR="0057731B">
        <w:t>estimation</w:t>
      </w:r>
      <w:r w:rsidR="00EB7B4A">
        <w:t xml:space="preserve"> of these parameters</w:t>
      </w:r>
      <w:r w:rsidR="00F17B3C">
        <w:t>, we assume</w:t>
      </w:r>
      <w:r w:rsidR="00F00292">
        <w:t>d</w:t>
      </w:r>
      <w:r w:rsidR="00F17B3C">
        <w:t xml:space="preserve"> that the SMC activation in small arteriolar level is less than 5% when coronary pressure falls under 40 mmHg</w:t>
      </w:r>
      <w:r w:rsidR="009A7DD4">
        <w:t xml:space="preserve"> </w:t>
      </w:r>
      <w:r w:rsidR="009A7DD4">
        <w:fldChar w:fldCharType="begin" w:fldLock="1"/>
      </w:r>
      <w:r w:rsidR="007A38C3">
        <w:instrText>ADDIN CSL_CITATION {"citationItems":[{"id":"ITEM-1","itemData":{"DOI":"10.1002/cphy.c160016","ISSN":"2040-4603","author":[{"dropping-particle":"","family":"Goodwill","given":"Adam G.","non-dropping-particle":"","parse-names":false,"suffix":""},{"dropping-particle":"","family":"Dick","given":"Gregory M.","non-dropping-particle":"","parse-names":false,"suffix":""},{"dropping-particle":"","family":"Kiel","given":"Alexander M.","non-dropping-particle":"","parse-names":false,"suffix":""},{"dropping-particle":"","family":"Tune","given":"Johnathan D.","non-dropping-particle":"","parse-names":false,"suffix":""}],"container-title":"Comprehensive Physiology","id":"ITEM-1","issued":{"date-parts":[["2017","3","16"]]},"page":"321-382","publisher":"John Wiley &amp; Sons, Inc.","publisher-place":"Hoboken, NJ, USA","title":"Regulation of Coronary Blood Flow","type":"chapter","volume":"7"},"uris":["http://www.mendeley.com/documents/?uuid=b6abdd04-a6cc-3680-a73c-c049ce975325"]}],"mendeley":{"formattedCitation":"(30)","plainTextFormattedCitation":"(30)","previouslyFormattedCitation":"(30)"},"properties":{"noteIndex":0},"schema":"https://github.com/citation-style-language/schema/raw/master/csl-citation.json"}</w:instrText>
      </w:r>
      <w:r w:rsidR="009A7DD4">
        <w:fldChar w:fldCharType="separate"/>
      </w:r>
      <w:r w:rsidR="00947402" w:rsidRPr="00947402">
        <w:rPr>
          <w:noProof/>
        </w:rPr>
        <w:t>(30)</w:t>
      </w:r>
      <w:r w:rsidR="009A7DD4">
        <w:fldChar w:fldCharType="end"/>
      </w:r>
      <w:r w:rsidR="00F17B3C">
        <w:t>.</w:t>
      </w:r>
      <w:r w:rsidR="00D2137E">
        <w:t xml:space="preserve"> This physiologically motivated constraint helps to deal with high degree of underdetermination of the system. </w:t>
      </w:r>
      <w:r w:rsidR="00864379">
        <w:t xml:space="preserve">The estimated </w:t>
      </w:r>
      <w:r w:rsidR="00C94D9A">
        <w:t xml:space="preserve">scaling </w:t>
      </w:r>
      <w:r w:rsidR="00E75742">
        <w:t>coefficients</w:t>
      </w:r>
      <w:r w:rsidR="00864379">
        <w:t xml:space="preserve"> are </w:t>
      </w:r>
      <w:r w:rsidR="00291EF4">
        <w:t>summarized</w:t>
      </w:r>
      <w:r w:rsidR="00864379">
        <w:t xml:space="preserve"> in </w:t>
      </w:r>
      <w:r w:rsidR="004E3CC8" w:rsidRPr="004E3CC8">
        <w:rPr>
          <w:b/>
          <w:bCs/>
        </w:rPr>
        <w:fldChar w:fldCharType="begin"/>
      </w:r>
      <w:r w:rsidR="004E3CC8" w:rsidRPr="004E3CC8">
        <w:rPr>
          <w:b/>
          <w:bCs/>
        </w:rPr>
        <w:instrText xml:space="preserve"> REF _Ref21003324 \h  \* MERGEFORMAT </w:instrText>
      </w:r>
      <w:r w:rsidR="004E3CC8" w:rsidRPr="004E3CC8">
        <w:rPr>
          <w:b/>
          <w:bCs/>
        </w:rPr>
      </w:r>
      <w:r w:rsidR="004E3CC8" w:rsidRPr="004E3CC8">
        <w:rPr>
          <w:b/>
          <w:bCs/>
        </w:rPr>
        <w:fldChar w:fldCharType="separate"/>
      </w:r>
      <w:r w:rsidR="00925441" w:rsidRPr="00925441">
        <w:rPr>
          <w:b/>
          <w:bCs/>
        </w:rPr>
        <w:t xml:space="preserve">Table </w:t>
      </w:r>
      <w:r w:rsidR="00925441" w:rsidRPr="00925441">
        <w:rPr>
          <w:b/>
          <w:bCs/>
          <w:noProof/>
        </w:rPr>
        <w:t>5</w:t>
      </w:r>
      <w:r w:rsidR="004E3CC8" w:rsidRPr="004E3CC8">
        <w:rPr>
          <w:b/>
          <w:bCs/>
        </w:rPr>
        <w:fldChar w:fldCharType="end"/>
      </w:r>
      <w:r w:rsidR="00093E03" w:rsidRPr="00093E03">
        <w:t>.</w:t>
      </w:r>
      <w:r w:rsidR="00F90323">
        <w:t xml:space="preserve"> </w:t>
      </w:r>
    </w:p>
    <w:p w14:paraId="5006B6C0" w14:textId="04788CAC" w:rsidR="000B255A" w:rsidRDefault="000B255A" w:rsidP="000B255A">
      <w:pPr>
        <w:pStyle w:val="Caption"/>
      </w:pPr>
      <w:bookmarkStart w:id="530" w:name="_Ref21003324"/>
      <w:r>
        <w:t xml:space="preserve">Table </w:t>
      </w:r>
      <w:r>
        <w:fldChar w:fldCharType="begin"/>
      </w:r>
      <w:r>
        <w:rPr>
          <w:noProof/>
        </w:rPr>
        <w:instrText xml:space="preserve"> SEQ Table \* ARABIC </w:instrText>
      </w:r>
      <w:r>
        <w:fldChar w:fldCharType="separate"/>
      </w:r>
      <w:r w:rsidR="00925441">
        <w:rPr>
          <w:noProof/>
        </w:rPr>
        <w:t>5</w:t>
      </w:r>
      <w:r>
        <w:fldChar w:fldCharType="end"/>
      </w:r>
      <w:bookmarkEnd w:id="530"/>
      <w:r>
        <w:t xml:space="preserve">. Estimated scaling coefficients and their sensitivity index for the autoregulatory response. Experimental data shown in </w:t>
      </w:r>
      <w:r>
        <w:fldChar w:fldCharType="begin"/>
      </w:r>
      <w:r>
        <w:instrText xml:space="preserve"> REF _Ref21004028 \h </w:instrText>
      </w:r>
      <w:r>
        <w:fldChar w:fldCharType="separate"/>
      </w:r>
      <w:r w:rsidR="00925441">
        <w:t>Fig</w:t>
      </w:r>
      <w:r w:rsidR="003637A9">
        <w:t>.</w:t>
      </w:r>
      <w:r w:rsidR="00925441">
        <w:t xml:space="preserve"> </w:t>
      </w:r>
      <w:r w:rsidR="00925441">
        <w:rPr>
          <w:noProof/>
        </w:rPr>
        <w:t>9</w:t>
      </w:r>
      <w:r>
        <w:fldChar w:fldCharType="end"/>
      </w:r>
      <w:r>
        <w:t xml:space="preserve"> were used for estimation of the parameters.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5"/>
        <w:gridCol w:w="1531"/>
        <w:gridCol w:w="1712"/>
      </w:tblGrid>
      <w:tr w:rsidR="000B255A" w14:paraId="2642E462" w14:textId="77777777" w:rsidTr="000B255A">
        <w:trPr>
          <w:jc w:val="center"/>
        </w:trPr>
        <w:tc>
          <w:tcPr>
            <w:tcW w:w="1585" w:type="dxa"/>
            <w:tcBorders>
              <w:top w:val="single" w:sz="12" w:space="0" w:color="auto"/>
              <w:left w:val="nil"/>
              <w:bottom w:val="single" w:sz="12" w:space="0" w:color="auto"/>
              <w:right w:val="nil"/>
            </w:tcBorders>
          </w:tcPr>
          <w:p w14:paraId="2C9DD412" w14:textId="77777777" w:rsidR="000B255A" w:rsidRDefault="000B255A">
            <w:pPr>
              <w:jc w:val="center"/>
            </w:pPr>
          </w:p>
        </w:tc>
        <w:tc>
          <w:tcPr>
            <w:tcW w:w="1531" w:type="dxa"/>
            <w:tcBorders>
              <w:top w:val="single" w:sz="12" w:space="0" w:color="auto"/>
              <w:left w:val="nil"/>
              <w:bottom w:val="single" w:sz="12" w:space="0" w:color="auto"/>
              <w:right w:val="nil"/>
            </w:tcBorders>
            <w:vAlign w:val="center"/>
            <w:hideMark/>
          </w:tcPr>
          <w:p w14:paraId="3DDD74BB" w14:textId="3EB8A9FA" w:rsidR="000B255A" w:rsidRDefault="00133A07">
            <w:pPr>
              <w:jc w:val="center"/>
            </w:pPr>
            <m:oMath>
              <m:sSub>
                <m:sSubPr>
                  <m:ctrlPr>
                    <w:rPr>
                      <w:rFonts w:ascii="Cambria Math" w:hAnsi="Cambria Math"/>
                      <w:i/>
                    </w:rPr>
                  </m:ctrlPr>
                </m:sSubPr>
                <m:e>
                  <m:r>
                    <w:rPr>
                      <w:rFonts w:ascii="Cambria Math" w:hAnsi="Cambria Math"/>
                    </w:rPr>
                    <m:t>a</m:t>
                  </m:r>
                </m:e>
                <m:sub>
                  <m:r>
                    <w:rPr>
                      <w:rFonts w:ascii="Cambria Math" w:hAnsi="Cambria Math"/>
                    </w:rPr>
                    <m:t>τ</m:t>
                  </m:r>
                </m:sub>
              </m:sSub>
            </m:oMath>
            <w:r w:rsidR="000B255A">
              <w:rPr>
                <w:rFonts w:eastAsiaTheme="minorEastAsia"/>
              </w:rPr>
              <w:t>(</w:t>
            </w:r>
            <m:oMath>
              <m:r>
                <w:rPr>
                  <w:rFonts w:ascii="Cambria Math" w:eastAsiaTheme="minorEastAsia" w:hAnsi="Cambria Math"/>
                </w:rPr>
                <m:t>X</m:t>
              </m:r>
              <m:r>
                <w:ins w:id="531" w:author="Hamidreza Gharahi" w:date="2020-08-27T14:06:00Z">
                  <w:rPr>
                    <w:rFonts w:ascii="Cambria Math" w:eastAsiaTheme="minorEastAsia" w:hAnsi="Cambria Math"/>
                  </w:rPr>
                  <m:t xml:space="preserve"> %</m:t>
                </w:ins>
              </m:r>
            </m:oMath>
            <w:r w:rsidR="000B255A">
              <w:rPr>
                <w:rFonts w:eastAsiaTheme="minorEastAsia"/>
              </w:rPr>
              <w:t>)</w:t>
            </w:r>
          </w:p>
        </w:tc>
        <w:tc>
          <w:tcPr>
            <w:tcW w:w="1712" w:type="dxa"/>
            <w:tcBorders>
              <w:top w:val="single" w:sz="12" w:space="0" w:color="auto"/>
              <w:left w:val="nil"/>
              <w:bottom w:val="single" w:sz="12" w:space="0" w:color="auto"/>
              <w:right w:val="nil"/>
            </w:tcBorders>
            <w:vAlign w:val="center"/>
            <w:hideMark/>
          </w:tcPr>
          <w:p w14:paraId="73D3FAA1" w14:textId="4F2C3481" w:rsidR="000B255A" w:rsidRDefault="00133A07">
            <w:pPr>
              <w:jc w:val="center"/>
            </w:pPr>
            <m:oMath>
              <m:sSub>
                <m:sSubPr>
                  <m:ctrlPr>
                    <w:rPr>
                      <w:rFonts w:ascii="Cambria Math" w:hAnsi="Cambria Math"/>
                      <w:i/>
                    </w:rPr>
                  </m:ctrlPr>
                </m:sSubPr>
                <m:e>
                  <m:r>
                    <w:rPr>
                      <w:rFonts w:ascii="Cambria Math" w:hAnsi="Cambria Math"/>
                    </w:rPr>
                    <m:t>a</m:t>
                  </m:r>
                </m:e>
                <m:sub>
                  <m:r>
                    <w:rPr>
                      <w:rFonts w:ascii="Cambria Math" w:hAnsi="Cambria Math"/>
                    </w:rPr>
                    <m:t>m</m:t>
                  </m:r>
                </m:sub>
              </m:sSub>
            </m:oMath>
            <w:r w:rsidR="000B255A">
              <w:rPr>
                <w:rFonts w:eastAsiaTheme="minorEastAsia"/>
              </w:rPr>
              <w:t>(</w:t>
            </w:r>
            <m:oMath>
              <m:r>
                <w:rPr>
                  <w:rFonts w:ascii="Cambria Math" w:eastAsiaTheme="minorEastAsia" w:hAnsi="Cambria Math"/>
                </w:rPr>
                <m:t>X</m:t>
              </m:r>
              <m:r>
                <w:ins w:id="532" w:author="Hamidreza Gharahi" w:date="2020-08-27T14:06:00Z">
                  <w:rPr>
                    <w:rFonts w:ascii="Cambria Math" w:eastAsiaTheme="minorEastAsia" w:hAnsi="Cambria Math"/>
                  </w:rPr>
                  <m:t xml:space="preserve"> %</m:t>
                </w:ins>
              </m:r>
            </m:oMath>
            <w:r w:rsidR="000B255A">
              <w:rPr>
                <w:rFonts w:eastAsiaTheme="minorEastAsia"/>
              </w:rPr>
              <w:t>)</w:t>
            </w:r>
          </w:p>
        </w:tc>
      </w:tr>
      <w:tr w:rsidR="000B255A" w14:paraId="2146B878" w14:textId="77777777" w:rsidTr="000B255A">
        <w:trPr>
          <w:jc w:val="center"/>
        </w:trPr>
        <w:tc>
          <w:tcPr>
            <w:tcW w:w="1585" w:type="dxa"/>
            <w:hideMark/>
          </w:tcPr>
          <w:p w14:paraId="6F403AAC" w14:textId="77777777" w:rsidR="000B255A" w:rsidRDefault="000B255A">
            <w:pPr>
              <w:rPr>
                <w:rFonts w:ascii="Calibri" w:eastAsia="Malgun Gothic" w:hAnsi="Calibri" w:cs="Times New Roman"/>
              </w:rPr>
            </w:pPr>
            <w:r>
              <w:t>Subepicardial</w:t>
            </w:r>
          </w:p>
        </w:tc>
        <w:tc>
          <w:tcPr>
            <w:tcW w:w="1531" w:type="dxa"/>
            <w:vAlign w:val="center"/>
            <w:hideMark/>
          </w:tcPr>
          <w:p w14:paraId="0E17C5BC" w14:textId="66E28F58" w:rsidR="000B255A" w:rsidRDefault="000B255A">
            <w:pPr>
              <w:jc w:val="center"/>
            </w:pPr>
            <w:r>
              <w:t>1.03(0.3)</w:t>
            </w:r>
          </w:p>
        </w:tc>
        <w:tc>
          <w:tcPr>
            <w:tcW w:w="1712" w:type="dxa"/>
            <w:vAlign w:val="center"/>
            <w:hideMark/>
          </w:tcPr>
          <w:p w14:paraId="41096A7B" w14:textId="62A55162" w:rsidR="000B255A" w:rsidRDefault="000B255A">
            <w:pPr>
              <w:jc w:val="center"/>
            </w:pPr>
            <w:r>
              <w:t>10.34(</w:t>
            </w:r>
            <w:r w:rsidR="00211422">
              <w:t>1.</w:t>
            </w:r>
            <w:r>
              <w:t>0)</w:t>
            </w:r>
          </w:p>
        </w:tc>
      </w:tr>
      <w:tr w:rsidR="000B255A" w14:paraId="2CF0D02B" w14:textId="77777777" w:rsidTr="000B255A">
        <w:trPr>
          <w:jc w:val="center"/>
        </w:trPr>
        <w:tc>
          <w:tcPr>
            <w:tcW w:w="1585" w:type="dxa"/>
            <w:tcBorders>
              <w:top w:val="nil"/>
              <w:left w:val="nil"/>
              <w:bottom w:val="single" w:sz="12" w:space="0" w:color="auto"/>
              <w:right w:val="nil"/>
            </w:tcBorders>
            <w:hideMark/>
          </w:tcPr>
          <w:p w14:paraId="311F8785" w14:textId="77777777" w:rsidR="000B255A" w:rsidRDefault="000B255A">
            <w:pPr>
              <w:rPr>
                <w:rFonts w:ascii="Calibri" w:eastAsia="Malgun Gothic" w:hAnsi="Calibri" w:cs="Times New Roman"/>
              </w:rPr>
            </w:pPr>
            <w:r>
              <w:t>Subendocardial</w:t>
            </w:r>
          </w:p>
        </w:tc>
        <w:tc>
          <w:tcPr>
            <w:tcW w:w="1531" w:type="dxa"/>
            <w:tcBorders>
              <w:top w:val="nil"/>
              <w:left w:val="nil"/>
              <w:bottom w:val="single" w:sz="12" w:space="0" w:color="auto"/>
              <w:right w:val="nil"/>
            </w:tcBorders>
            <w:vAlign w:val="center"/>
            <w:hideMark/>
          </w:tcPr>
          <w:p w14:paraId="219ECE70" w14:textId="1CA2220D" w:rsidR="000B255A" w:rsidRDefault="000B255A">
            <w:pPr>
              <w:jc w:val="center"/>
            </w:pPr>
            <w:r>
              <w:t>0.98(0.3)</w:t>
            </w:r>
          </w:p>
        </w:tc>
        <w:tc>
          <w:tcPr>
            <w:tcW w:w="1712" w:type="dxa"/>
            <w:tcBorders>
              <w:top w:val="nil"/>
              <w:left w:val="nil"/>
              <w:bottom w:val="single" w:sz="12" w:space="0" w:color="auto"/>
              <w:right w:val="nil"/>
            </w:tcBorders>
            <w:vAlign w:val="center"/>
            <w:hideMark/>
          </w:tcPr>
          <w:p w14:paraId="64625F59" w14:textId="27E0672A" w:rsidR="000B255A" w:rsidRDefault="000B255A">
            <w:pPr>
              <w:jc w:val="center"/>
            </w:pPr>
            <w:r>
              <w:t>6.92(</w:t>
            </w:r>
            <w:r w:rsidR="00211422">
              <w:t>2</w:t>
            </w:r>
            <w:r>
              <w:t>.6)</w:t>
            </w:r>
          </w:p>
        </w:tc>
      </w:tr>
    </w:tbl>
    <w:p w14:paraId="0F553F56" w14:textId="77777777" w:rsidR="008C4A82" w:rsidRDefault="008C4A82" w:rsidP="00F624F6">
      <w:pPr>
        <w:jc w:val="both"/>
      </w:pPr>
    </w:p>
    <w:p w14:paraId="720CC52B" w14:textId="703272DD" w:rsidR="00864379" w:rsidRDefault="002209BC" w:rsidP="00F624F6">
      <w:pPr>
        <w:jc w:val="both"/>
      </w:pPr>
      <w:r w:rsidRPr="006E6255">
        <w:rPr>
          <w:b/>
        </w:rPr>
        <w:lastRenderedPageBreak/>
        <w:fldChar w:fldCharType="begin"/>
      </w:r>
      <w:r w:rsidRPr="006E6255">
        <w:rPr>
          <w:b/>
        </w:rPr>
        <w:instrText xml:space="preserve"> REF _Ref21004028 \h  \* MERGEFORMAT </w:instrText>
      </w:r>
      <w:r w:rsidRPr="006E6255">
        <w:rPr>
          <w:b/>
        </w:rPr>
      </w:r>
      <w:r w:rsidRPr="006E6255">
        <w:rPr>
          <w:b/>
        </w:rPr>
        <w:fldChar w:fldCharType="separate"/>
      </w:r>
      <w:r w:rsidR="00925441" w:rsidRPr="00925441">
        <w:rPr>
          <w:b/>
        </w:rPr>
        <w:t xml:space="preserve">Figure </w:t>
      </w:r>
      <w:r w:rsidR="00925441" w:rsidRPr="00925441">
        <w:rPr>
          <w:b/>
          <w:noProof/>
        </w:rPr>
        <w:t>9</w:t>
      </w:r>
      <w:r w:rsidRPr="006E6255">
        <w:rPr>
          <w:b/>
        </w:rPr>
        <w:fldChar w:fldCharType="end"/>
      </w:r>
      <w:r>
        <w:rPr>
          <w:b/>
          <w:bCs/>
        </w:rPr>
        <w:t xml:space="preserve"> </w:t>
      </w:r>
      <w:r w:rsidR="00864379">
        <w:t xml:space="preserve">shows the </w:t>
      </w:r>
      <w:r w:rsidR="00B43B20">
        <w:t xml:space="preserve">results of </w:t>
      </w:r>
      <w:r w:rsidR="007E74B2">
        <w:t xml:space="preserve">the </w:t>
      </w:r>
      <w:r w:rsidR="00B43B20">
        <w:t xml:space="preserve">calibration </w:t>
      </w:r>
      <w:r w:rsidR="00262869">
        <w:t>of our coronary autoregulation model</w:t>
      </w:r>
      <w:r w:rsidR="00D20BB4">
        <w:t>, together with</w:t>
      </w:r>
      <w:r w:rsidR="00A40D41">
        <w:t xml:space="preserve"> </w:t>
      </w:r>
      <w:r w:rsidR="00FE4757">
        <w:t>the</w:t>
      </w:r>
      <w:r w:rsidR="00A40D41">
        <w:t xml:space="preserve"> predicted pressure-flow relations in fully dilated coronary trees</w:t>
      </w:r>
      <w:r w:rsidR="00262869">
        <w:t>. The ratio of the total flow in the coronary arteries (</w:t>
      </w:r>
      <w:r w:rsidR="00262869" w:rsidRPr="008C7081">
        <w:rPr>
          <w:rFonts w:ascii="Cambria Math" w:hAnsi="Cambria Math"/>
          <w:i/>
          <w:iCs/>
        </w:rPr>
        <w:t>q</w:t>
      </w:r>
      <w:r w:rsidR="00262869">
        <w:t>) over the baseline (homeostatic) flow (</w:t>
      </w:r>
      <w:r w:rsidR="00262869" w:rsidRPr="008C7081">
        <w:rPr>
          <w:rFonts w:ascii="Cambria Math" w:hAnsi="Cambria Math"/>
          <w:i/>
          <w:iCs/>
        </w:rPr>
        <w:t>q</w:t>
      </w:r>
      <w:r w:rsidR="00262869" w:rsidRPr="008C7081">
        <w:rPr>
          <w:rFonts w:ascii="Cambria Math" w:hAnsi="Cambria Math"/>
          <w:i/>
          <w:iCs/>
          <w:vertAlign w:val="subscript"/>
        </w:rPr>
        <w:t>h</w:t>
      </w:r>
      <w:r w:rsidR="00262869" w:rsidRPr="00262869">
        <w:t>)</w:t>
      </w:r>
      <w:r w:rsidR="00262869">
        <w:t xml:space="preserve"> is given as a function of the input coronary pressure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8C7081">
        <w:rPr>
          <w:i/>
          <w:iCs/>
          <w:vertAlign w:val="subscript"/>
        </w:rPr>
        <w:t>.</w:t>
      </w:r>
      <w:r w:rsidR="00864379">
        <w:t>.</w:t>
      </w:r>
      <w:r w:rsidR="009619E4">
        <w:t xml:space="preserve"> In the</w:t>
      </w:r>
      <w:r w:rsidR="00864379">
        <w:t xml:space="preserve"> </w:t>
      </w:r>
      <w:r w:rsidR="009619E4">
        <w:t>range of 70-140 mmHg inlet coronary pressure, over which coronary autoregulation is apparent, o</w:t>
      </w:r>
      <w:r w:rsidR="00864379">
        <w:t xml:space="preserve">ur model fits the experimental observations </w:t>
      </w:r>
      <w:r w:rsidR="009619E4">
        <w:t xml:space="preserve">well (maximum error: </w:t>
      </w:r>
      <w:r w:rsidR="005C2BA1">
        <w:t>2</w:t>
      </w:r>
      <w:r w:rsidR="0048066E">
        <w:t>2</w:t>
      </w:r>
      <w:r w:rsidR="00D20BB4">
        <w:t xml:space="preserve">% </w:t>
      </w:r>
      <w:r w:rsidR="009619E4">
        <w:t>at 140 mmHg). Conversely, our model predictions are less accurate in the 20-</w:t>
      </w:r>
      <w:r w:rsidR="002F210C">
        <w:t>6</w:t>
      </w:r>
      <w:r w:rsidR="009619E4">
        <w:t xml:space="preserve">0 mmHg inlet coronary pressure range (maximum errors of </w:t>
      </w:r>
      <w:r w:rsidR="002F0ACB">
        <w:t>4</w:t>
      </w:r>
      <w:r w:rsidR="00EA2E90">
        <w:t>3</w:t>
      </w:r>
      <w:r w:rsidR="009619E4">
        <w:t>% at ~</w:t>
      </w:r>
      <w:r w:rsidR="00A30252">
        <w:t>5</w:t>
      </w:r>
      <w:r w:rsidR="009619E4">
        <w:t>0 mmHg inlet pressure).</w:t>
      </w:r>
      <w:r w:rsidR="00737BEE">
        <w:t xml:space="preserve"> In low coronary pressures </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&lt;60</m:t>
        </m:r>
      </m:oMath>
      <w:r w:rsidR="00737BEE">
        <w:rPr>
          <w:rFonts w:eastAsiaTheme="minorEastAsia"/>
        </w:rPr>
        <w:t xml:space="preserve"> mmHg</w:t>
      </w:r>
      <w:r w:rsidR="00737BEE">
        <w:t xml:space="preserve">, the </w:t>
      </w:r>
      <w:r w:rsidR="0023555A">
        <w:t xml:space="preserve">predicted </w:t>
      </w:r>
      <w:r w:rsidR="00737BEE">
        <w:t>autoregulation curve is close to the fully dilated</w:t>
      </w:r>
      <w:r w:rsidR="009619E4">
        <w:t xml:space="preserve"> </w:t>
      </w:r>
      <w:r w:rsidR="00737BEE">
        <w:t>pressure-flow relation, indicating a full dilation of the trees</w:t>
      </w:r>
      <w:r w:rsidR="00FC6916">
        <w:t>.</w:t>
      </w:r>
      <w:r w:rsidR="00737BEE">
        <w:t xml:space="preserve"> </w:t>
      </w:r>
    </w:p>
    <w:p w14:paraId="123DB8C0" w14:textId="23B568E7" w:rsidR="00FD0445" w:rsidRDefault="002F2C11" w:rsidP="00A63839">
      <w:pPr>
        <w:keepNext/>
        <w:jc w:val="center"/>
      </w:pPr>
      <w:r w:rsidRPr="002F2C11">
        <w:rPr>
          <w:noProof/>
        </w:rPr>
        <w:drawing>
          <wp:inline distT="0" distB="0" distL="0" distR="0" wp14:anchorId="2B4BCC05" wp14:editId="151ABDA7">
            <wp:extent cx="3352800" cy="251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harahih\Desktop\CoronaryProject_UMICH\Tree_CMM_Autoregulation\Figs\AutoReg.emf"/>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352800" cy="2514600"/>
                    </a:xfrm>
                    <a:prstGeom prst="rect">
                      <a:avLst/>
                    </a:prstGeom>
                    <a:noFill/>
                    <a:ln>
                      <a:noFill/>
                    </a:ln>
                  </pic:spPr>
                </pic:pic>
              </a:graphicData>
            </a:graphic>
          </wp:inline>
        </w:drawing>
      </w:r>
    </w:p>
    <w:p w14:paraId="626F79D9" w14:textId="543BC8B0" w:rsidR="00F06AC3" w:rsidRDefault="00FD0445" w:rsidP="00A63839">
      <w:pPr>
        <w:pStyle w:val="Caption"/>
      </w:pPr>
      <w:bookmarkStart w:id="533" w:name="_Ref21004028"/>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9</w:t>
      </w:r>
      <w:r w:rsidR="00830068">
        <w:rPr>
          <w:noProof/>
        </w:rPr>
        <w:fldChar w:fldCharType="end"/>
      </w:r>
      <w:bookmarkEnd w:id="533"/>
      <w:r>
        <w:t xml:space="preserve">. Pressure-flow </w:t>
      </w:r>
      <w:r w:rsidRPr="002209BC">
        <w:t xml:space="preserve">autoregulation in </w:t>
      </w:r>
      <w:r w:rsidR="00812E18">
        <w:t>c</w:t>
      </w:r>
      <w:r w:rsidRPr="002209BC">
        <w:t xml:space="preserve">ombined trees compared to the collected experimental data in </w:t>
      </w:r>
      <w:r w:rsidRPr="002209BC">
        <w:fldChar w:fldCharType="begin" w:fldLock="1"/>
      </w:r>
      <w:r w:rsidR="007A38C3">
        <w:instrText>ADDIN CSL_CITATION {"citationItems":[{"id":"ITEM-1","itemData":{"DOI":"10.3389/fphys.2018.00580","ISSN":"1664-042X","abstract":"Myogenic responses (pressure-dependent contractions) of coronary arterioles play a role in autoregulation (relatively constant flow vs. pressure). Publications on myogenic reactivity in swine coronaries vary in caliber, analysis, and degree of responsiveness. Further, data on myogenic responses and autoregulation in swine have not been completely compiled, compared, and modeled. Thus, it has been difficult to understand these physiological phenomena. Our purpose was to: a) analyze myogenic data with standard criteria; b) assign results to diameter categories defined by morphometry; and c) use our novel multiscale flow model to determine the extent to which ex vivo myogenic reactivity can explain autoregulation in vivo. When myogenic responses from the literature are an input for our model, the predicted coronary autoregulation approaches in vivo observations. More complete and appropriate data are now available to investigate the regulation of coronary blood flow in swine, a highly relevant model for human physiology and disease.","author":[{"dropping-particle":"","family":"Dick","given":"Gregory M.","non-dropping-particle":"","parse-names":false,"suffix":""},{"dropping-particle":"","family":"Namani","given":"Ravi","non-dropping-particle":"","parse-names":false,"suffix":""},{"dropping-particle":"","family":"Patel","given":"Bhavesh","non-dropping-particle":"","parse-names":false,"suffix":""},{"dropping-particle":"","family":"Kassab","given":"Ghassan S.","non-dropping-particle":"","parse-names":false,"suffix":""}],"container-title":"Frontiers in Physiology","id":"ITEM-1","issued":{"date-parts":[["2018","5","23"]]},"page":"580","publisher":"Frontiers","title":"Role of Coronary Myogenic Response in Pressure-Flow Autoregulation in Swine: A Meta-Analysis With Coronary Flow Modeling","type":"article-journal","volume":"9"},"uris":["http://www.mendeley.com/documents/?uuid=5f62ea06-21bc-35eb-953e-47c434865a05"]}],"mendeley":{"formattedCitation":"(20)","plainTextFormattedCitation":"(20)","previouslyFormattedCitation":"(20)"},"properties":{"noteIndex":0},"schema":"https://github.com/citation-style-language/schema/raw/master/csl-citation.json"}</w:instrText>
      </w:r>
      <w:r w:rsidRPr="002209BC">
        <w:fldChar w:fldCharType="separate"/>
      </w:r>
      <w:r w:rsidR="00947402" w:rsidRPr="00947402">
        <w:rPr>
          <w:b w:val="0"/>
          <w:noProof/>
        </w:rPr>
        <w:t>(20)</w:t>
      </w:r>
      <w:r w:rsidRPr="002209BC">
        <w:fldChar w:fldCharType="end"/>
      </w:r>
      <w:r w:rsidRPr="002209BC">
        <w:t>.</w:t>
      </w:r>
      <w:r w:rsidR="0021092D">
        <w:t xml:space="preserve"> The </w:t>
      </w:r>
      <w:r w:rsidR="008D3352">
        <w:t>dashed</w:t>
      </w:r>
      <w:r w:rsidR="0021092D">
        <w:t xml:space="preserve"> line shows the pressure-flow relation when the </w:t>
      </w:r>
      <w:r w:rsidR="0097225F">
        <w:t>entire</w:t>
      </w:r>
      <w:r w:rsidR="0021092D">
        <w:t xml:space="preserve"> tree is full</w:t>
      </w:r>
      <w:r w:rsidR="006824F5">
        <w:t>y</w:t>
      </w:r>
      <w:r w:rsidR="0021092D">
        <w:t xml:space="preserve"> vasodilated.</w:t>
      </w:r>
      <w:r w:rsidR="002F210C">
        <w:t xml:space="preserve"> In the low coronary pressure range</w:t>
      </w:r>
      <m:oMath>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in</m:t>
            </m:r>
          </m:sub>
        </m:sSub>
        <m:r>
          <m:rPr>
            <m:sty m:val="bi"/>
          </m:rPr>
          <w:rPr>
            <w:rFonts w:ascii="Cambria Math" w:hAnsi="Cambria Math"/>
          </w:rPr>
          <m:t>&lt;60</m:t>
        </m:r>
      </m:oMath>
      <w:r w:rsidR="002F210C">
        <w:rPr>
          <w:rFonts w:eastAsiaTheme="minorEastAsia"/>
        </w:rPr>
        <w:t xml:space="preserve"> mmHg, the </w:t>
      </w:r>
      <w:r w:rsidR="00037037">
        <w:rPr>
          <w:rFonts w:eastAsiaTheme="minorEastAsia"/>
        </w:rPr>
        <w:t>autoregulatory</w:t>
      </w:r>
      <w:r w:rsidR="002F210C">
        <w:rPr>
          <w:rFonts w:eastAsiaTheme="minorEastAsia"/>
        </w:rPr>
        <w:t xml:space="preserve"> and </w:t>
      </w:r>
      <w:r w:rsidR="006824F5">
        <w:rPr>
          <w:rFonts w:eastAsiaTheme="minorEastAsia"/>
        </w:rPr>
        <w:t xml:space="preserve">fully </w:t>
      </w:r>
      <w:r w:rsidR="002F210C">
        <w:rPr>
          <w:rFonts w:eastAsiaTheme="minorEastAsia"/>
        </w:rPr>
        <w:t>dilated response</w:t>
      </w:r>
      <w:r w:rsidR="009B1062">
        <w:rPr>
          <w:rFonts w:eastAsiaTheme="minorEastAsia"/>
        </w:rPr>
        <w:t>s</w:t>
      </w:r>
      <w:r w:rsidR="002F210C">
        <w:rPr>
          <w:rFonts w:eastAsiaTheme="minorEastAsia"/>
        </w:rPr>
        <w:t xml:space="preserve"> are almost identical.</w:t>
      </w:r>
      <w:r w:rsidRPr="002209BC">
        <w:t xml:space="preserve"> </w:t>
      </w:r>
      <m:oMath>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h</m:t>
            </m:r>
          </m:sub>
        </m:sSub>
      </m:oMath>
      <w:r w:rsidR="002F2C11">
        <w:rPr>
          <w:rFonts w:eastAsiaTheme="minorEastAsia"/>
        </w:rPr>
        <w:t xml:space="preserve"> is the </w:t>
      </w:r>
      <w:r w:rsidR="004D6BFD">
        <w:rPr>
          <w:rFonts w:eastAsiaTheme="minorEastAsia"/>
        </w:rPr>
        <w:t xml:space="preserve">baseline </w:t>
      </w:r>
      <w:r w:rsidR="002F2C11">
        <w:rPr>
          <w:rFonts w:eastAsiaTheme="minorEastAsia"/>
        </w:rPr>
        <w:t xml:space="preserve">flow rate </w:t>
      </w:r>
      <w:r w:rsidR="004252CC">
        <w:rPr>
          <w:rFonts w:eastAsiaTheme="minorEastAsia"/>
        </w:rPr>
        <w:t>with coronary</w:t>
      </w:r>
      <w:r w:rsidR="002F2C11">
        <w:rPr>
          <w:rFonts w:eastAsiaTheme="minorEastAsia"/>
        </w:rPr>
        <w:t xml:space="preserve"> pressure 100 mmHg</w:t>
      </w:r>
      <w:r>
        <w:rPr>
          <w:rFonts w:eastAsiaTheme="minorEastAsia"/>
        </w:rPr>
        <w:t>.</w:t>
      </w:r>
    </w:p>
    <w:p w14:paraId="28FD16C1" w14:textId="3B09EE97" w:rsidR="00F86F9F" w:rsidRDefault="00AA2AB0" w:rsidP="00AA2AB0">
      <w:pPr>
        <w:jc w:val="both"/>
      </w:pPr>
      <w:r w:rsidRPr="006E6255">
        <w:rPr>
          <w:b/>
          <w:bCs/>
        </w:rPr>
        <w:fldChar w:fldCharType="begin"/>
      </w:r>
      <w:r w:rsidRPr="00027BA0">
        <w:rPr>
          <w:b/>
          <w:bCs/>
        </w:rPr>
        <w:instrText xml:space="preserve"> REF _Ref21006791 \h  \* MERGEFORMAT </w:instrText>
      </w:r>
      <w:r w:rsidRPr="006E6255">
        <w:rPr>
          <w:b/>
          <w:bCs/>
        </w:rPr>
      </w:r>
      <w:r w:rsidRPr="006E6255">
        <w:rPr>
          <w:b/>
          <w:bCs/>
        </w:rPr>
        <w:fldChar w:fldCharType="separate"/>
      </w:r>
      <w:r w:rsidR="00925441" w:rsidRPr="00925441">
        <w:rPr>
          <w:b/>
        </w:rPr>
        <w:t>Figure 10</w:t>
      </w:r>
      <w:r w:rsidRPr="006E6255">
        <w:rPr>
          <w:b/>
          <w:bCs/>
        </w:rPr>
        <w:fldChar w:fldCharType="end"/>
      </w:r>
      <w:r>
        <w:rPr>
          <w:b/>
          <w:bCs/>
        </w:rPr>
        <w:t xml:space="preserve"> </w:t>
      </w:r>
      <w:r w:rsidRPr="0009763C">
        <w:t>shows</w:t>
      </w:r>
      <w:r>
        <w:t xml:space="preserve"> SMC activation level (</w:t>
      </w:r>
      <m:oMath>
        <m:r>
          <w:rPr>
            <w:rFonts w:ascii="Cambria Math" w:eastAsiaTheme="minorEastAsia" w:hAnsi="Cambria Math" w:cstheme="majorBidi"/>
          </w:rPr>
          <m:t>A</m:t>
        </m:r>
      </m:oMath>
      <w:r>
        <w:rPr>
          <w:rFonts w:eastAsiaTheme="minorEastAsia"/>
        </w:rPr>
        <w:t>)</w:t>
      </w:r>
      <w:r w:rsidR="00310BBA">
        <w:rPr>
          <w:rFonts w:eastAsiaTheme="minorEastAsia"/>
        </w:rPr>
        <w:t xml:space="preserve">, </w:t>
      </w:r>
      <w:r w:rsidR="0074468E">
        <w:rPr>
          <w:rFonts w:eastAsiaTheme="minorEastAsia"/>
        </w:rPr>
        <w:t>pressure-dependent</w:t>
      </w:r>
      <w:r w:rsidR="0024221C">
        <w:rPr>
          <w:rFonts w:eastAsiaTheme="minorEastAsia"/>
        </w:rPr>
        <w:t xml:space="preserve"> </w:t>
      </w:r>
      <w:del w:id="534" w:author="Hamidreza Gharahi" w:date="2020-08-27T14:25:00Z">
        <w:r w:rsidR="00D401C0" w:rsidDel="0031157F">
          <w:rPr>
            <w:rFonts w:eastAsiaTheme="minorEastAsia"/>
          </w:rPr>
          <w:delText>tension</w:delText>
        </w:r>
        <w:r w:rsidR="00310BBA" w:rsidDel="0031157F">
          <w:rPr>
            <w:rFonts w:eastAsiaTheme="minorEastAsia"/>
          </w:rPr>
          <w:delText xml:space="preserve"> </w:delText>
        </w:r>
      </w:del>
      <w:ins w:id="535" w:author="Hamidreza Gharahi" w:date="2020-08-27T14:25:00Z">
        <w:r w:rsidR="0031157F">
          <w:rPr>
            <w:rFonts w:eastAsiaTheme="minorEastAsia"/>
          </w:rPr>
          <w:t>stre</w:t>
        </w:r>
      </w:ins>
      <w:ins w:id="536" w:author="Hamidreza Gharahi" w:date="2020-08-27T14:26:00Z">
        <w:r w:rsidR="0031157F">
          <w:rPr>
            <w:rFonts w:eastAsiaTheme="minorEastAsia"/>
          </w:rPr>
          <w:t>ss</w:t>
        </w:r>
      </w:ins>
      <w:ins w:id="537" w:author="Hamidreza Gharahi" w:date="2020-08-27T14:25:00Z">
        <w:r w:rsidR="0031157F">
          <w:rPr>
            <w:rFonts w:eastAsiaTheme="minorEastAsia"/>
          </w:rPr>
          <w:t xml:space="preserve"> </w:t>
        </w:r>
      </w:ins>
      <m:oMath>
        <m:sSub>
          <m:sSubPr>
            <m:ctrlPr>
              <w:rPr>
                <w:rFonts w:ascii="Cambria Math" w:hAnsi="Cambria Math"/>
                <w:i/>
              </w:rPr>
            </m:ctrlPr>
          </m:sSubPr>
          <m:e>
            <m:r>
              <w:rPr>
                <w:rFonts w:ascii="Cambria Math" w:hAnsi="Cambria Math"/>
              </w:rPr>
              <m:t>S</m:t>
            </m:r>
          </m:e>
          <m:sub>
            <m:r>
              <w:rPr>
                <w:rFonts w:ascii="Cambria Math" w:hAnsi="Cambria Math"/>
              </w:rPr>
              <m:t>p</m:t>
            </m:r>
          </m:sub>
        </m:sSub>
      </m:oMath>
      <w:r>
        <w:rPr>
          <w:rFonts w:eastAsiaTheme="minorEastAsia"/>
        </w:rPr>
        <w:t xml:space="preserve"> </w:t>
      </w:r>
      <w:r w:rsidR="00C721BD">
        <w:rPr>
          <w:rFonts w:eastAsiaTheme="minorEastAsia"/>
        </w:rPr>
        <w:t>(</w:t>
      </w:r>
      <w:r w:rsidR="00C721BD">
        <w:t xml:space="preserve">Eq. </w:t>
      </w:r>
      <w:r w:rsidR="00C721BD">
        <w:fldChar w:fldCharType="begin"/>
      </w:r>
      <w:r w:rsidR="00C721BD">
        <w:instrText xml:space="preserve"> REF eq6 \h </w:instrText>
      </w:r>
      <w:r w:rsidR="00C721BD">
        <w:fldChar w:fldCharType="separate"/>
      </w:r>
      <w:r w:rsidR="00925441">
        <w:rPr>
          <w:noProof/>
        </w:rPr>
        <w:t>3</w:t>
      </w:r>
      <w:r w:rsidR="00C721BD">
        <w:fldChar w:fldCharType="end"/>
      </w:r>
      <w:r w:rsidR="00C721BD">
        <w:rPr>
          <w:rFonts w:eastAsiaTheme="minorEastAsia"/>
        </w:rPr>
        <w:t>)</w:t>
      </w:r>
      <w:r w:rsidR="00480105">
        <w:rPr>
          <w:rFonts w:eastAsiaTheme="minorEastAsia"/>
        </w:rPr>
        <w:t>,</w:t>
      </w:r>
      <w:r w:rsidR="00C721BD">
        <w:t xml:space="preserve"> </w:t>
      </w:r>
      <w:r>
        <w:rPr>
          <w:rFonts w:eastAsiaTheme="minorEastAsia"/>
        </w:rPr>
        <w:t xml:space="preserve">and the SMC active </w:t>
      </w:r>
      <w:r w:rsidR="00062106">
        <w:rPr>
          <w:rFonts w:eastAsiaTheme="minorEastAsia"/>
        </w:rPr>
        <w:t>tension</w:t>
      </w:r>
      <w:r>
        <w:rPr>
          <w:rFonts w:eastAsiaTheme="minorEastAsia"/>
        </w:rPr>
        <w:t xml:space="preserve"> </w:t>
      </w:r>
      <m:oMath>
        <m:r>
          <w:rPr>
            <w:rFonts w:ascii="Cambria Math" w:eastAsiaTheme="minorEastAsia" w:hAnsi="Cambria Math"/>
          </w:rPr>
          <m:t>S</m:t>
        </m:r>
      </m:oMath>
      <w:r>
        <w:rPr>
          <w:rFonts w:eastAsiaTheme="minorEastAsia"/>
        </w:rPr>
        <w:t xml:space="preserve"> </w:t>
      </w:r>
      <w:r w:rsidR="00591E9E">
        <w:rPr>
          <w:rFonts w:eastAsiaTheme="minorEastAsia"/>
        </w:rPr>
        <w:t>(</w:t>
      </w:r>
      <w:r w:rsidR="00591E9E">
        <w:t xml:space="preserve">Eq. </w:t>
      </w:r>
      <w:r w:rsidR="00591E9E">
        <w:fldChar w:fldCharType="begin"/>
      </w:r>
      <w:r w:rsidR="00591E9E">
        <w:instrText xml:space="preserve"> REF eq2_f \h </w:instrText>
      </w:r>
      <w:r w:rsidR="00591E9E">
        <w:fldChar w:fldCharType="separate"/>
      </w:r>
      <w:r w:rsidR="00925441">
        <w:rPr>
          <w:noProof/>
        </w:rPr>
        <w:t>2</w:t>
      </w:r>
      <w:r w:rsidR="00591E9E">
        <w:fldChar w:fldCharType="end"/>
      </w:r>
      <w:r w:rsidR="00591E9E">
        <w:rPr>
          <w:rFonts w:eastAsiaTheme="minorEastAsia"/>
        </w:rPr>
        <w:t xml:space="preserve">) </w:t>
      </w:r>
      <w:r>
        <w:t xml:space="preserve">as a function of coronary pressure. Our results indicate that the activation levels in the </w:t>
      </w:r>
      <w:r w:rsidR="009E33D7">
        <w:t xml:space="preserve">intermediate and small </w:t>
      </w:r>
      <w:r>
        <w:t>arterioles increase monotonically with coronary pressure (</w:t>
      </w:r>
      <w:r w:rsidRPr="006E6255">
        <w:rPr>
          <w:b/>
          <w:bCs/>
        </w:rPr>
        <w:fldChar w:fldCharType="begin"/>
      </w:r>
      <w:r w:rsidRPr="00027BA0">
        <w:rPr>
          <w:b/>
          <w:bCs/>
        </w:rPr>
        <w:instrText xml:space="preserve"> REF _Ref21006791 \h  \* MERGEFORMAT </w:instrText>
      </w:r>
      <w:r w:rsidRPr="006E6255">
        <w:rPr>
          <w:b/>
          <w:bCs/>
        </w:rPr>
      </w:r>
      <w:r w:rsidRPr="006E6255">
        <w:rPr>
          <w:b/>
          <w:bCs/>
        </w:rPr>
        <w:fldChar w:fldCharType="separate"/>
      </w:r>
      <w:r w:rsidR="00925441" w:rsidRPr="00925441">
        <w:rPr>
          <w:b/>
        </w:rPr>
        <w:t>Fig</w:t>
      </w:r>
      <w:r w:rsidR="003637A9">
        <w:rPr>
          <w:b/>
        </w:rPr>
        <w:t>s.</w:t>
      </w:r>
      <w:r w:rsidR="00925441" w:rsidRPr="00925441">
        <w:rPr>
          <w:b/>
        </w:rPr>
        <w:t xml:space="preserve"> 10</w:t>
      </w:r>
      <w:r w:rsidRPr="006E6255">
        <w:rPr>
          <w:b/>
          <w:bCs/>
        </w:rPr>
        <w:fldChar w:fldCharType="end"/>
      </w:r>
      <w:r>
        <w:rPr>
          <w:b/>
          <w:bCs/>
        </w:rPr>
        <w:t>-A</w:t>
      </w:r>
      <w:r>
        <w:t xml:space="preserve"> and </w:t>
      </w:r>
      <w:r>
        <w:rPr>
          <w:b/>
          <w:bCs/>
        </w:rPr>
        <w:t>B</w:t>
      </w:r>
      <w:r>
        <w:t xml:space="preserve">). Conversely, the activation level </w:t>
      </w:r>
      <w:r w:rsidR="0060670A">
        <w:t xml:space="preserve">remains </w:t>
      </w:r>
      <w:r w:rsidR="0061469B">
        <w:t>relatively</w:t>
      </w:r>
      <w:r w:rsidR="0060670A">
        <w:t xml:space="preserve"> constant</w:t>
      </w:r>
      <w:r>
        <w:t xml:space="preserve"> </w:t>
      </w:r>
      <w:r w:rsidR="00AC438E">
        <w:t>in</w:t>
      </w:r>
      <w:r>
        <w:t xml:space="preserve"> the small arteries</w:t>
      </w:r>
      <w:r w:rsidR="008E61B5">
        <w:t xml:space="preserve"> and large arterioles</w:t>
      </w:r>
      <w:r>
        <w:t xml:space="preserve"> over the entire pressure range</w:t>
      </w:r>
      <w:r w:rsidRPr="006E6255">
        <w:rPr>
          <w:b/>
          <w:bCs/>
        </w:rPr>
        <w:fldChar w:fldCharType="begin"/>
      </w:r>
      <w:r w:rsidRPr="00027BA0">
        <w:rPr>
          <w:b/>
          <w:bCs/>
        </w:rPr>
        <w:instrText xml:space="preserve"> REF _Ref21340568 \h  \* MERGEFORMAT </w:instrText>
      </w:r>
      <w:r w:rsidRPr="006E6255">
        <w:rPr>
          <w:b/>
          <w:bCs/>
        </w:rPr>
      </w:r>
      <w:r w:rsidRPr="006E6255">
        <w:rPr>
          <w:b/>
          <w:bCs/>
        </w:rPr>
        <w:fldChar w:fldCharType="separate"/>
      </w:r>
      <w:r w:rsidR="00925441">
        <w:t xml:space="preserve">Figure </w:t>
      </w:r>
      <w:r w:rsidR="00925441">
        <w:rPr>
          <w:noProof/>
        </w:rPr>
        <w:t>11</w:t>
      </w:r>
      <w:r w:rsidRPr="006E6255">
        <w:rPr>
          <w:b/>
          <w:bCs/>
        </w:rPr>
        <w:fldChar w:fldCharType="end"/>
      </w:r>
      <w:r w:rsidRPr="00B01D16">
        <w:rPr>
          <w:b/>
          <w:bCs/>
        </w:rPr>
        <w:fldChar w:fldCharType="begin"/>
      </w:r>
      <w:r w:rsidRPr="00B01D16">
        <w:rPr>
          <w:b/>
          <w:bCs/>
        </w:rPr>
        <w:instrText xml:space="preserve"> REF _Ref21006791 \h </w:instrText>
      </w:r>
      <w:r>
        <w:rPr>
          <w:b/>
          <w:bCs/>
        </w:rPr>
        <w:instrText xml:space="preserve"> \* MERGEFORMAT </w:instrText>
      </w:r>
      <w:r w:rsidRPr="00B01D16">
        <w:rPr>
          <w:b/>
          <w:bCs/>
        </w:rPr>
      </w:r>
      <w:r w:rsidRPr="00B01D16">
        <w:rPr>
          <w:b/>
          <w:bCs/>
        </w:rPr>
        <w:fldChar w:fldCharType="separate"/>
      </w:r>
      <w:r w:rsidR="00925441">
        <w:t xml:space="preserve">Figure </w:t>
      </w:r>
      <w:r w:rsidR="00925441">
        <w:rPr>
          <w:noProof/>
        </w:rPr>
        <w:t>10</w:t>
      </w:r>
      <w:r w:rsidRPr="00B01D16">
        <w:rPr>
          <w:b/>
          <w:bCs/>
        </w:rPr>
        <w:fldChar w:fldCharType="end"/>
      </w:r>
      <w:r>
        <w:t xml:space="preserve">. </w:t>
      </w:r>
      <w:r w:rsidR="00D2780B">
        <w:t xml:space="preserve">The </w:t>
      </w:r>
      <w:r w:rsidR="001815F7">
        <w:t xml:space="preserve">pressure-dependent </w:t>
      </w:r>
      <w:del w:id="538" w:author="Hamidreza Gharahi" w:date="2020-08-27T14:26:00Z">
        <w:r w:rsidR="001815F7" w:rsidDel="009060BB">
          <w:delText>tension</w:delText>
        </w:r>
      </w:del>
      <w:ins w:id="539" w:author="Hamidreza Gharahi" w:date="2020-08-27T14:26:00Z">
        <w:r w:rsidR="009060BB">
          <w:t>stress</w:t>
        </w:r>
      </w:ins>
      <w:r w:rsidR="001815F7">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F45292">
        <w:rPr>
          <w:rFonts w:eastAsiaTheme="minorEastAsia"/>
        </w:rPr>
        <w:t xml:space="preserve"> follows the same </w:t>
      </w:r>
      <w:r w:rsidR="0020057A">
        <w:rPr>
          <w:rFonts w:eastAsiaTheme="minorEastAsia"/>
        </w:rPr>
        <w:t>increasing trend</w:t>
      </w:r>
      <w:r w:rsidR="0036175A">
        <w:rPr>
          <w:rFonts w:eastAsiaTheme="minorEastAsia"/>
        </w:rPr>
        <w:t xml:space="preserve"> with pressure</w:t>
      </w:r>
      <w:r w:rsidR="00F45292">
        <w:rPr>
          <w:rFonts w:eastAsiaTheme="minorEastAsia"/>
        </w:rPr>
        <w:t xml:space="preserve"> in all the vessels</w:t>
      </w:r>
      <w:r w:rsidR="00196307">
        <w:rPr>
          <w:rFonts w:eastAsiaTheme="minorEastAsia"/>
        </w:rPr>
        <w:t xml:space="preserve"> in </w:t>
      </w:r>
      <w:r w:rsidR="00E12A7C">
        <w:rPr>
          <w:rFonts w:eastAsiaTheme="minorEastAsia"/>
        </w:rPr>
        <w:t>subepicardial</w:t>
      </w:r>
      <w:r w:rsidR="00196307">
        <w:rPr>
          <w:rFonts w:eastAsiaTheme="minorEastAsia"/>
        </w:rPr>
        <w:t xml:space="preserve"> tree </w:t>
      </w:r>
      <w:r w:rsidR="00196307">
        <w:t>(</w:t>
      </w:r>
      <w:r w:rsidR="00196307" w:rsidRPr="006E6255">
        <w:rPr>
          <w:b/>
          <w:bCs/>
        </w:rPr>
        <w:fldChar w:fldCharType="begin"/>
      </w:r>
      <w:r w:rsidR="00196307" w:rsidRPr="00027BA0">
        <w:rPr>
          <w:b/>
          <w:bCs/>
        </w:rPr>
        <w:instrText xml:space="preserve"> REF _Ref21006791 \h  \* MERGEFORMAT </w:instrText>
      </w:r>
      <w:r w:rsidR="00196307" w:rsidRPr="006E6255">
        <w:rPr>
          <w:b/>
          <w:bCs/>
        </w:rPr>
      </w:r>
      <w:r w:rsidR="00196307" w:rsidRPr="006E6255">
        <w:rPr>
          <w:b/>
          <w:bCs/>
        </w:rPr>
        <w:fldChar w:fldCharType="separate"/>
      </w:r>
      <w:r w:rsidR="00925441" w:rsidRPr="00925441">
        <w:rPr>
          <w:b/>
        </w:rPr>
        <w:t>Fig</w:t>
      </w:r>
      <w:r w:rsidR="003637A9">
        <w:rPr>
          <w:b/>
        </w:rPr>
        <w:t>s.</w:t>
      </w:r>
      <w:r w:rsidR="00925441" w:rsidRPr="00925441">
        <w:rPr>
          <w:b/>
        </w:rPr>
        <w:t xml:space="preserve"> 10</w:t>
      </w:r>
      <w:r w:rsidR="00196307" w:rsidRPr="006E6255">
        <w:rPr>
          <w:b/>
          <w:bCs/>
        </w:rPr>
        <w:fldChar w:fldCharType="end"/>
      </w:r>
      <w:r w:rsidR="00196307">
        <w:rPr>
          <w:b/>
          <w:bCs/>
        </w:rPr>
        <w:t>-C</w:t>
      </w:r>
      <w:r w:rsidR="00196307">
        <w:t>)</w:t>
      </w:r>
      <w:r w:rsidR="00F45292">
        <w:rPr>
          <w:rFonts w:eastAsiaTheme="minorEastAsia"/>
        </w:rPr>
        <w:t xml:space="preserve">. However, </w:t>
      </w:r>
      <w:r w:rsidR="00DD124D">
        <w:rPr>
          <w:rFonts w:eastAsiaTheme="minorEastAsia"/>
        </w:rPr>
        <w:t xml:space="preserve">this </w:t>
      </w:r>
      <w:r w:rsidR="0048667B">
        <w:t xml:space="preserve">pressure-dependent </w:t>
      </w:r>
      <w:del w:id="540" w:author="Hamidreza Gharahi" w:date="2020-08-27T14:26:00Z">
        <w:r w:rsidR="0048667B" w:rsidDel="009060BB">
          <w:delText>tension</w:delText>
        </w:r>
      </w:del>
      <w:ins w:id="541" w:author="Hamidreza Gharahi" w:date="2020-08-27T14:26:00Z">
        <w:r w:rsidR="009060BB">
          <w:t>stress</w:t>
        </w:r>
      </w:ins>
      <w:r w:rsidR="0048667B">
        <w:t xml:space="preserve"> </w:t>
      </w:r>
      <w:r w:rsidR="00DD124D">
        <w:rPr>
          <w:rFonts w:eastAsiaTheme="minorEastAsia"/>
        </w:rPr>
        <w:t>is zero at low coronary pressure range</w:t>
      </w:r>
      <w:r w:rsidR="00B53A28">
        <w:rPr>
          <w:rFonts w:eastAsiaTheme="minorEastAsia"/>
        </w:rPr>
        <w:t xml:space="preserve"> </w:t>
      </w:r>
      <w:r w:rsidR="002976C9">
        <w:rPr>
          <w:rFonts w:eastAsiaTheme="minorEastAsia"/>
        </w:rPr>
        <w:t>in the subendocardium</w:t>
      </w:r>
      <w:r w:rsidR="00C2437E">
        <w:rPr>
          <w:rFonts w:eastAsiaTheme="minorEastAsia"/>
        </w:rPr>
        <w:t>,</w:t>
      </w:r>
      <w:r w:rsidR="002976C9">
        <w:rPr>
          <w:rFonts w:eastAsiaTheme="minorEastAsia"/>
        </w:rPr>
        <w:t xml:space="preserve"> </w:t>
      </w:r>
      <w:r w:rsidR="00C123EC">
        <w:rPr>
          <w:rFonts w:eastAsiaTheme="minorEastAsia"/>
        </w:rPr>
        <w:t xml:space="preserve">since </w:t>
      </w:r>
      <w:r w:rsidR="00DD124D">
        <w:t xml:space="preserve">a large intramyocardial pressure in </w:t>
      </w:r>
      <w:r w:rsidR="00C2437E">
        <w:t>this layer</w:t>
      </w:r>
      <w:r w:rsidR="00DD124D">
        <w:t xml:space="preserve">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rsidR="00DD124D">
        <w:rPr>
          <w:rFonts w:eastAsiaTheme="minorEastAsia"/>
        </w:rPr>
        <w:t>= 47 mmHg</w:t>
      </w:r>
      <w:r w:rsidR="00F02E18">
        <w:rPr>
          <w:rFonts w:eastAsiaTheme="minorEastAsia"/>
        </w:rPr>
        <w:t xml:space="preserve">, cf. </w:t>
      </w:r>
      <w:r w:rsidR="00FF7C3E">
        <w:rPr>
          <w:rFonts w:eastAsiaTheme="minorEastAsia"/>
        </w:rPr>
        <w:t>Section 2.</w:t>
      </w:r>
      <w:r w:rsidR="009077B2">
        <w:rPr>
          <w:rFonts w:eastAsiaTheme="minorEastAsia"/>
        </w:rPr>
        <w:t>3</w:t>
      </w:r>
      <w:r w:rsidR="00DD124D">
        <w:t>) causes a negative transmural pressure</w:t>
      </w:r>
      <w:r w:rsidR="00732416">
        <w:t xml:space="preserve"> throughout the tree</w:t>
      </w:r>
      <w:r w:rsidR="00DD124D">
        <w:t xml:space="preserve"> when the inlet coronary pressure is small</w:t>
      </w:r>
      <w:r w:rsidR="00AC2704">
        <w:t xml:space="preserve"> </w:t>
      </w:r>
      <w:r w:rsidR="00732416">
        <w:t>(</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732416">
        <w:rPr>
          <w:rFonts w:eastAsiaTheme="minorEastAsia"/>
        </w:rPr>
        <w:t xml:space="preserve">&lt; 47 mmHg) </w:t>
      </w:r>
      <w:r w:rsidR="00AC2704">
        <w:t>(</w:t>
      </w:r>
      <w:r w:rsidR="00AC2704" w:rsidRPr="006E6255">
        <w:rPr>
          <w:b/>
          <w:bCs/>
        </w:rPr>
        <w:fldChar w:fldCharType="begin"/>
      </w:r>
      <w:r w:rsidR="00AC2704" w:rsidRPr="00027BA0">
        <w:rPr>
          <w:b/>
          <w:bCs/>
        </w:rPr>
        <w:instrText xml:space="preserve"> REF _Ref21006791 \h  \* MERGEFORMAT </w:instrText>
      </w:r>
      <w:r w:rsidR="00AC2704" w:rsidRPr="006E6255">
        <w:rPr>
          <w:b/>
          <w:bCs/>
        </w:rPr>
      </w:r>
      <w:r w:rsidR="00AC2704" w:rsidRPr="006E6255">
        <w:rPr>
          <w:b/>
          <w:bCs/>
        </w:rPr>
        <w:fldChar w:fldCharType="separate"/>
      </w:r>
      <w:r w:rsidR="00925441" w:rsidRPr="00925441">
        <w:rPr>
          <w:b/>
        </w:rPr>
        <w:t>Fig</w:t>
      </w:r>
      <w:r w:rsidR="003637A9">
        <w:rPr>
          <w:b/>
        </w:rPr>
        <w:t>.</w:t>
      </w:r>
      <w:r w:rsidR="00925441" w:rsidRPr="00925441">
        <w:rPr>
          <w:b/>
        </w:rPr>
        <w:t xml:space="preserve"> 10</w:t>
      </w:r>
      <w:r w:rsidR="00AC2704" w:rsidRPr="006E6255">
        <w:rPr>
          <w:b/>
          <w:bCs/>
        </w:rPr>
        <w:fldChar w:fldCharType="end"/>
      </w:r>
      <w:r w:rsidR="00AC2704">
        <w:rPr>
          <w:b/>
          <w:bCs/>
        </w:rPr>
        <w:t>-D</w:t>
      </w:r>
      <w:r w:rsidR="00AC2704">
        <w:t>)</w:t>
      </w:r>
      <w:r w:rsidR="001621DA">
        <w:t>.</w:t>
      </w:r>
    </w:p>
    <w:p w14:paraId="7743F8E6" w14:textId="3541D2A7" w:rsidR="004673A1" w:rsidRDefault="000E6CBC" w:rsidP="00AA2AB0">
      <w:pPr>
        <w:jc w:val="both"/>
      </w:pPr>
      <w:r>
        <w:t xml:space="preserve">Active </w:t>
      </w:r>
      <w:del w:id="542" w:author="Hamidreza Gharahi" w:date="2020-08-27T14:26:00Z">
        <w:r w:rsidDel="009060BB">
          <w:delText>t</w:delText>
        </w:r>
        <w:r w:rsidR="000C3C3C" w:rsidDel="009060BB">
          <w:delText>ension</w:delText>
        </w:r>
      </w:del>
      <w:ins w:id="543" w:author="Hamidreza Gharahi" w:date="2020-08-27T14:26:00Z">
        <w:r w:rsidR="009060BB">
          <w:t>stress</w:t>
        </w:r>
      </w:ins>
      <w:r>
        <w:rPr>
          <w:rFonts w:eastAsiaTheme="minorEastAsia"/>
        </w:rPr>
        <w:t xml:space="preserve"> </w:t>
      </w:r>
      <m:oMath>
        <m:r>
          <w:rPr>
            <w:rFonts w:ascii="Cambria Math" w:eastAsiaTheme="minorEastAsia" w:hAnsi="Cambria Math"/>
          </w:rPr>
          <m:t>S</m:t>
        </m:r>
      </m:oMath>
      <w:r>
        <w:t xml:space="preserve"> </w:t>
      </w:r>
      <w:r w:rsidR="00CC2B63">
        <w:t>is d</w:t>
      </w:r>
      <w:r w:rsidR="00AA2AB0">
        <w:t xml:space="preserve">etermined by the </w:t>
      </w:r>
      <w:r w:rsidR="003626F6">
        <w:t>multiplication</w:t>
      </w:r>
      <w:r w:rsidR="00FD4C67">
        <w:t xml:space="preserve"> of</w:t>
      </w:r>
      <w:r w:rsidR="005F0439">
        <w:t xml:space="preserve"> the</w:t>
      </w:r>
      <w:r w:rsidR="00AA2AB0">
        <w:t xml:space="preserve"> activation level and pressure-dependent </w:t>
      </w:r>
      <w:del w:id="544" w:author="Hamidreza Gharahi" w:date="2020-08-27T14:26:00Z">
        <w:r w:rsidR="00AA2AB0" w:rsidDel="009060BB">
          <w:delText>t</w:delText>
        </w:r>
        <w:r w:rsidR="00641702" w:rsidDel="009060BB">
          <w:delText>ension</w:delText>
        </w:r>
      </w:del>
      <w:ins w:id="545" w:author="Hamidreza Gharahi" w:date="2020-08-27T14:26:00Z">
        <w:r w:rsidR="009060BB">
          <w:t>stress</w:t>
        </w:r>
      </w:ins>
      <w:r w:rsidR="00AA2AB0">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50215E">
        <w:rPr>
          <w:rFonts w:eastAsiaTheme="minorEastAsia"/>
        </w:rPr>
        <w:t xml:space="preserve"> (</w:t>
      </w:r>
      <w:r w:rsidR="0050215E">
        <w:t>Eq.</w:t>
      </w:r>
      <w:r w:rsidR="006D4C8A">
        <w:t xml:space="preserve"> </w:t>
      </w:r>
      <w:r w:rsidR="006D4C8A">
        <w:fldChar w:fldCharType="begin"/>
      </w:r>
      <w:r w:rsidR="006D4C8A">
        <w:instrText xml:space="preserve"> REF eq2_f \h </w:instrText>
      </w:r>
      <w:r w:rsidR="006D4C8A">
        <w:fldChar w:fldCharType="separate"/>
      </w:r>
      <w:r w:rsidR="00925441">
        <w:rPr>
          <w:noProof/>
        </w:rPr>
        <w:t>2</w:t>
      </w:r>
      <w:r w:rsidR="006D4C8A">
        <w:fldChar w:fldCharType="end"/>
      </w:r>
      <w:r w:rsidR="0050215E">
        <w:rPr>
          <w:rFonts w:eastAsiaTheme="minorEastAsia"/>
        </w:rPr>
        <w:t>)</w:t>
      </w:r>
      <w:r w:rsidR="005A14EF">
        <w:t xml:space="preserve">. </w:t>
      </w:r>
      <w:r w:rsidR="002E1ED1">
        <w:t>In low coronary pressures</w:t>
      </w:r>
      <w:r w:rsidR="00E659A5">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E659A5">
        <w:rPr>
          <w:rFonts w:eastAsiaTheme="minorEastAsia"/>
        </w:rPr>
        <w:t>&lt;50 mmHg</w:t>
      </w:r>
      <w:r w:rsidR="002E1ED1">
        <w:t>, s</w:t>
      </w:r>
      <w:r w:rsidR="005A14EF">
        <w:t xml:space="preserve">ubendocardial vessels </w:t>
      </w:r>
      <w:r w:rsidR="002E1ED1">
        <w:t xml:space="preserve">do not develop active </w:t>
      </w:r>
      <w:del w:id="546" w:author="Hamidreza Gharahi" w:date="2020-08-27T14:26:00Z">
        <w:r w:rsidR="007A743C" w:rsidDel="009060BB">
          <w:delText>tension</w:delText>
        </w:r>
      </w:del>
      <w:ins w:id="547" w:author="Hamidreza Gharahi" w:date="2020-08-27T14:26:00Z">
        <w:r w:rsidR="009060BB">
          <w:t>stress</w:t>
        </w:r>
      </w:ins>
      <w:r w:rsidR="005A14EF">
        <w:t xml:space="preserve"> </w:t>
      </w:r>
      <m:oMath>
        <m:r>
          <w:rPr>
            <w:rFonts w:ascii="Cambria Math" w:hAnsi="Cambria Math"/>
          </w:rPr>
          <m:t>S</m:t>
        </m:r>
      </m:oMath>
      <w:r w:rsidR="005A14EF">
        <w:rPr>
          <w:rFonts w:eastAsiaTheme="minorEastAsia"/>
        </w:rPr>
        <w:t>. Starting at pressure ~50 mmHg</w:t>
      </w:r>
      <w:r w:rsidR="00AA2AB0">
        <w:t xml:space="preserve"> the</w:t>
      </w:r>
      <w:r w:rsidR="00DB2AFB">
        <w:t xml:space="preserve"> active</w:t>
      </w:r>
      <w:r w:rsidR="00362EBF">
        <w:t xml:space="preserve"> </w:t>
      </w:r>
      <w:r w:rsidR="00C907A7">
        <w:t xml:space="preserve">SMC </w:t>
      </w:r>
      <w:del w:id="548" w:author="Hamidreza Gharahi" w:date="2020-08-27T14:26:00Z">
        <w:r w:rsidR="00201E5B" w:rsidDel="009060BB">
          <w:delText>tension</w:delText>
        </w:r>
      </w:del>
      <w:ins w:id="549" w:author="Hamidreza Gharahi" w:date="2020-08-27T14:26:00Z">
        <w:r w:rsidR="009060BB">
          <w:t>stress</w:t>
        </w:r>
      </w:ins>
      <w:r w:rsidR="005A14EF">
        <w:t xml:space="preserve"> increase</w:t>
      </w:r>
      <w:r w:rsidR="003C64B8">
        <w:t>s</w:t>
      </w:r>
      <w:r w:rsidR="00DB2AFB">
        <w:t xml:space="preserve"> in the subendocardial tree</w:t>
      </w:r>
      <w:r w:rsidR="003C64B8">
        <w:t xml:space="preserve"> with the coronary pressure</w:t>
      </w:r>
      <w:r w:rsidR="005A14EF">
        <w:t xml:space="preserve"> </w:t>
      </w:r>
      <w:r w:rsidR="008A1441">
        <w:t>(</w:t>
      </w:r>
      <w:r w:rsidR="008A1441" w:rsidRPr="006E6255">
        <w:rPr>
          <w:b/>
          <w:bCs/>
        </w:rPr>
        <w:fldChar w:fldCharType="begin"/>
      </w:r>
      <w:r w:rsidR="008A1441" w:rsidRPr="00027BA0">
        <w:rPr>
          <w:b/>
          <w:bCs/>
        </w:rPr>
        <w:instrText xml:space="preserve"> REF _Ref21006791 \h  \* MERGEFORMAT </w:instrText>
      </w:r>
      <w:r w:rsidR="008A1441" w:rsidRPr="006E6255">
        <w:rPr>
          <w:b/>
          <w:bCs/>
        </w:rPr>
      </w:r>
      <w:r w:rsidR="008A1441" w:rsidRPr="006E6255">
        <w:rPr>
          <w:b/>
          <w:bCs/>
        </w:rPr>
        <w:fldChar w:fldCharType="separate"/>
      </w:r>
      <w:r w:rsidR="00925441" w:rsidRPr="00925441">
        <w:rPr>
          <w:b/>
        </w:rPr>
        <w:t>Fig</w:t>
      </w:r>
      <w:r w:rsidR="003637A9">
        <w:rPr>
          <w:b/>
        </w:rPr>
        <w:t>.</w:t>
      </w:r>
      <w:r w:rsidR="00925441" w:rsidRPr="00925441">
        <w:rPr>
          <w:b/>
        </w:rPr>
        <w:t xml:space="preserve"> 10</w:t>
      </w:r>
      <w:r w:rsidR="008A1441" w:rsidRPr="006E6255">
        <w:rPr>
          <w:b/>
          <w:bCs/>
        </w:rPr>
        <w:fldChar w:fldCharType="end"/>
      </w:r>
      <w:r w:rsidR="008A1441">
        <w:rPr>
          <w:b/>
          <w:bCs/>
        </w:rPr>
        <w:t>-F</w:t>
      </w:r>
      <w:r w:rsidR="008A1441">
        <w:t>)</w:t>
      </w:r>
      <w:r w:rsidR="005A14EF">
        <w:t>.</w:t>
      </w:r>
      <w:r w:rsidR="00AA2AB0">
        <w:t xml:space="preserve"> </w:t>
      </w:r>
      <w:r w:rsidR="004673A1">
        <w:t>In subepicardial arteries</w:t>
      </w:r>
      <w:r w:rsidR="00F97EB6">
        <w:t xml:space="preserve"> and large arterioles</w:t>
      </w:r>
      <w:r w:rsidR="004673A1">
        <w:t xml:space="preserve">, the </w:t>
      </w:r>
      <w:r w:rsidR="006D0C8A">
        <w:t xml:space="preserve">active </w:t>
      </w:r>
      <w:r w:rsidR="00AB4A7E">
        <w:t xml:space="preserve">SMC </w:t>
      </w:r>
      <w:del w:id="550" w:author="Hamidreza Gharahi" w:date="2020-08-27T14:26:00Z">
        <w:r w:rsidR="00AB4A7E" w:rsidDel="009060BB">
          <w:delText>tension</w:delText>
        </w:r>
      </w:del>
      <w:ins w:id="551" w:author="Hamidreza Gharahi" w:date="2020-08-27T14:26:00Z">
        <w:r w:rsidR="009060BB">
          <w:t>stress</w:t>
        </w:r>
      </w:ins>
      <w:r w:rsidR="00AB4A7E">
        <w:t xml:space="preserve"> </w:t>
      </w:r>
      <m:oMath>
        <m:r>
          <w:rPr>
            <w:rFonts w:ascii="Cambria Math" w:hAnsi="Cambria Math"/>
          </w:rPr>
          <m:t xml:space="preserve">S </m:t>
        </m:r>
      </m:oMath>
      <w:r w:rsidR="004673A1">
        <w:t xml:space="preserve">is </w:t>
      </w:r>
      <w:r w:rsidR="006A5718">
        <w:t xml:space="preserve">close to </w:t>
      </w:r>
      <w:r w:rsidR="004673A1">
        <w:t xml:space="preserve">zero at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4673A1">
        <w:rPr>
          <w:rFonts w:eastAsiaTheme="minorEastAsia"/>
        </w:rPr>
        <w:t xml:space="preserve">= 20 </w:t>
      </w:r>
      <w:r w:rsidR="006254B8">
        <w:rPr>
          <w:rFonts w:eastAsiaTheme="minorEastAsia"/>
        </w:rPr>
        <w:t>mmHg but</w:t>
      </w:r>
      <w:r w:rsidR="004673A1">
        <w:rPr>
          <w:rFonts w:eastAsiaTheme="minorEastAsia"/>
        </w:rPr>
        <w:t xml:space="preserve"> increases with coronary pressure. Conversely, </w:t>
      </w:r>
      <w:r w:rsidR="006254B8">
        <w:rPr>
          <w:rFonts w:eastAsiaTheme="minorEastAsia"/>
        </w:rPr>
        <w:t>it remains close to zero for small and intermediate arterioles</w:t>
      </w:r>
      <w:r w:rsidR="00AC75C7">
        <w:rPr>
          <w:rFonts w:eastAsiaTheme="minorEastAsia"/>
        </w:rPr>
        <w:t xml:space="preserve"> </w:t>
      </w:r>
      <w:r w:rsidR="00AC75C7">
        <w:t>(</w:t>
      </w:r>
      <w:r w:rsidR="00AC75C7" w:rsidRPr="006E6255">
        <w:rPr>
          <w:b/>
          <w:bCs/>
        </w:rPr>
        <w:fldChar w:fldCharType="begin"/>
      </w:r>
      <w:r w:rsidR="00AC75C7" w:rsidRPr="00027BA0">
        <w:rPr>
          <w:b/>
          <w:bCs/>
        </w:rPr>
        <w:instrText xml:space="preserve"> REF _Ref21006791 \h  \* MERGEFORMAT </w:instrText>
      </w:r>
      <w:r w:rsidR="00AC75C7" w:rsidRPr="006E6255">
        <w:rPr>
          <w:b/>
          <w:bCs/>
        </w:rPr>
      </w:r>
      <w:r w:rsidR="00AC75C7" w:rsidRPr="006E6255">
        <w:rPr>
          <w:b/>
          <w:bCs/>
        </w:rPr>
        <w:fldChar w:fldCharType="separate"/>
      </w:r>
      <w:r w:rsidR="00925441" w:rsidRPr="00925441">
        <w:rPr>
          <w:b/>
        </w:rPr>
        <w:t>Fig</w:t>
      </w:r>
      <w:r w:rsidR="003637A9">
        <w:rPr>
          <w:b/>
        </w:rPr>
        <w:t>.</w:t>
      </w:r>
      <w:r w:rsidR="00925441" w:rsidRPr="00925441">
        <w:rPr>
          <w:b/>
        </w:rPr>
        <w:t xml:space="preserve"> 10</w:t>
      </w:r>
      <w:r w:rsidR="00AC75C7" w:rsidRPr="006E6255">
        <w:rPr>
          <w:b/>
          <w:bCs/>
        </w:rPr>
        <w:fldChar w:fldCharType="end"/>
      </w:r>
      <w:r w:rsidR="00AC75C7">
        <w:rPr>
          <w:b/>
          <w:bCs/>
        </w:rPr>
        <w:t>-E</w:t>
      </w:r>
      <w:r w:rsidR="00AC75C7">
        <w:t>)</w:t>
      </w:r>
      <w:r w:rsidR="00C71919">
        <w:t xml:space="preserve"> </w:t>
      </w:r>
      <w:r w:rsidR="000D286A">
        <w:t>for</w:t>
      </w:r>
      <w:r w:rsidR="00C71919">
        <w:t xml:space="preserve"> coronary pressure</w:t>
      </w:r>
      <w:r w:rsidR="000D286A">
        <w:t>s below ~</w:t>
      </w:r>
      <w:r w:rsidR="00B00992">
        <w:t>50</w:t>
      </w:r>
      <w:r w:rsidR="00C71919">
        <w:t xml:space="preserve"> mmHg</w:t>
      </w:r>
      <w:r w:rsidR="00AC75C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AA2AB0" w14:paraId="72C40AB4" w14:textId="77777777" w:rsidTr="00540F9B">
        <w:trPr>
          <w:jc w:val="center"/>
        </w:trPr>
        <w:tc>
          <w:tcPr>
            <w:tcW w:w="4680" w:type="dxa"/>
            <w:vAlign w:val="center"/>
          </w:tcPr>
          <w:p w14:paraId="0C8DCF49" w14:textId="77777777" w:rsidR="00AA2AB0" w:rsidRDefault="00AA2AB0" w:rsidP="00F5003F">
            <w:pPr>
              <w:jc w:val="both"/>
            </w:pPr>
            <w:r>
              <w:lastRenderedPageBreak/>
              <w:t>A</w:t>
            </w:r>
            <w:r w:rsidRPr="00B01D16">
              <w:rPr>
                <w:noProof/>
              </w:rPr>
              <w:drawing>
                <wp:inline distT="0" distB="0" distL="0" distR="0" wp14:anchorId="62EA0219" wp14:editId="668F2ADF">
                  <wp:extent cx="3048000" cy="228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harahih\Desktop\CoronaryProject_UMICH\Tree_CMM_Autoregulation\Figs\A_epi.emf"/>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3755D473" w14:textId="77777777" w:rsidR="00AA2AB0" w:rsidRDefault="00AA2AB0" w:rsidP="00F5003F">
            <w:pPr>
              <w:keepNext/>
              <w:jc w:val="both"/>
            </w:pPr>
            <w:r>
              <w:t>B</w:t>
            </w:r>
            <w:r w:rsidRPr="00B01D16">
              <w:rPr>
                <w:noProof/>
              </w:rPr>
              <w:drawing>
                <wp:inline distT="0" distB="0" distL="0" distR="0" wp14:anchorId="5424E093" wp14:editId="6963F502">
                  <wp:extent cx="3048000" cy="2286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harahih\Desktop\CoronaryProject_UMICH\Tree_CMM_Autoregulation\Figs\A_endo.emf"/>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AA2AB0" w14:paraId="3CEFB335" w14:textId="77777777" w:rsidTr="00540F9B">
        <w:trPr>
          <w:jc w:val="center"/>
        </w:trPr>
        <w:tc>
          <w:tcPr>
            <w:tcW w:w="4680" w:type="dxa"/>
            <w:vAlign w:val="center"/>
          </w:tcPr>
          <w:p w14:paraId="65DB8DCE" w14:textId="77777777" w:rsidR="00AA2AB0" w:rsidRDefault="00AA2AB0" w:rsidP="00F5003F">
            <w:pPr>
              <w:jc w:val="both"/>
            </w:pPr>
            <w:r>
              <w:t>C</w:t>
            </w:r>
            <w:r w:rsidRPr="00B01D16">
              <w:rPr>
                <w:noProof/>
              </w:rPr>
              <w:drawing>
                <wp:inline distT="0" distB="0" distL="0" distR="0" wp14:anchorId="10926125" wp14:editId="4BD8C175">
                  <wp:extent cx="3048000" cy="228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harahih\Desktop\CoronaryProject_UMICH\Tree_CMM_Autoregulation\Figs\A_epi.emf"/>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32DBFFC3" w14:textId="77777777" w:rsidR="00AA2AB0" w:rsidRDefault="00AA2AB0" w:rsidP="00F5003F">
            <w:pPr>
              <w:keepNext/>
              <w:jc w:val="both"/>
            </w:pPr>
            <w:r>
              <w:t>D</w:t>
            </w:r>
            <w:r w:rsidRPr="00B01D16">
              <w:rPr>
                <w:noProof/>
              </w:rPr>
              <w:drawing>
                <wp:inline distT="0" distB="0" distL="0" distR="0" wp14:anchorId="199B3787" wp14:editId="0AFFFD46">
                  <wp:extent cx="3048000" cy="2286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harahih\Desktop\CoronaryProject_UMICH\Tree_CMM_Autoregulation\Figs\A_endo.emf"/>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540F9B" w14:paraId="22844C43" w14:textId="77777777" w:rsidTr="00540F9B">
        <w:trPr>
          <w:jc w:val="center"/>
        </w:trPr>
        <w:tc>
          <w:tcPr>
            <w:tcW w:w="4680" w:type="dxa"/>
            <w:vAlign w:val="center"/>
          </w:tcPr>
          <w:p w14:paraId="2EF22BE2" w14:textId="526F121E" w:rsidR="00540F9B" w:rsidRDefault="00540F9B" w:rsidP="00540F9B">
            <w:pPr>
              <w:jc w:val="both"/>
            </w:pPr>
            <w:r>
              <w:t>E</w:t>
            </w:r>
            <w:r w:rsidRPr="00B01D16">
              <w:rPr>
                <w:noProof/>
              </w:rPr>
              <w:drawing>
                <wp:inline distT="0" distB="0" distL="0" distR="0" wp14:anchorId="7FF1505E" wp14:editId="1D6E483E">
                  <wp:extent cx="3048000"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harahih\Desktop\CoronaryProject_UMICH\Tree_CMM_Autoregulation\Figs\A_epi.emf"/>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1B8A44F6" w14:textId="2E5AF7EC" w:rsidR="00540F9B" w:rsidRDefault="00540F9B" w:rsidP="00540F9B">
            <w:pPr>
              <w:keepNext/>
              <w:jc w:val="both"/>
            </w:pPr>
            <w:r>
              <w:t>F</w:t>
            </w:r>
            <w:r w:rsidRPr="00B01D16">
              <w:rPr>
                <w:noProof/>
              </w:rPr>
              <w:drawing>
                <wp:inline distT="0" distB="0" distL="0" distR="0" wp14:anchorId="2C20D3D2" wp14:editId="792B49BD">
                  <wp:extent cx="304800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harahih\Desktop\CoronaryProject_UMICH\Tree_CMM_Autoregulation\Figs\A_endo.emf"/>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bl>
    <w:p w14:paraId="52BACA26" w14:textId="2B32D2DC" w:rsidR="00AA2AB0" w:rsidRDefault="00AA2AB0" w:rsidP="00AA2AB0">
      <w:pPr>
        <w:pStyle w:val="Caption"/>
      </w:pPr>
      <w:bookmarkStart w:id="552" w:name="_Ref21006791"/>
      <w:r>
        <w:t xml:space="preserve">Figure </w:t>
      </w:r>
      <w:r>
        <w:rPr>
          <w:noProof/>
        </w:rPr>
        <w:fldChar w:fldCharType="begin"/>
      </w:r>
      <w:r>
        <w:rPr>
          <w:noProof/>
        </w:rPr>
        <w:instrText xml:space="preserve"> SEQ Figure \* ARABIC </w:instrText>
      </w:r>
      <w:r>
        <w:rPr>
          <w:noProof/>
        </w:rPr>
        <w:fldChar w:fldCharType="separate"/>
      </w:r>
      <w:r w:rsidR="00925441">
        <w:rPr>
          <w:noProof/>
        </w:rPr>
        <w:t>10</w:t>
      </w:r>
      <w:r>
        <w:rPr>
          <w:noProof/>
        </w:rPr>
        <w:fldChar w:fldCharType="end"/>
      </w:r>
      <w:bookmarkEnd w:id="552"/>
      <w:r>
        <w:t xml:space="preserve">. </w:t>
      </w:r>
      <w:r w:rsidR="0026294D">
        <w:t xml:space="preserve">A &amp; B: </w:t>
      </w:r>
      <w:r>
        <w:t>Activation as a function of the pressure at the inlet of the myocardial arterial.</w:t>
      </w:r>
      <w:r w:rsidR="0026294D">
        <w:t xml:space="preserve"> C &amp; D: Pressure</w:t>
      </w:r>
      <w:r w:rsidR="00310BBA">
        <w:t>-</w:t>
      </w:r>
      <w:r w:rsidR="0026294D">
        <w:t xml:space="preserve"> dependent </w:t>
      </w:r>
      <w:r w:rsidR="00590363">
        <w:t>active</w:t>
      </w:r>
      <w:r w:rsidR="0026294D">
        <w:t xml:space="preserve"> </w:t>
      </w:r>
      <w:del w:id="553" w:author="Hamidreza Gharahi" w:date="2020-08-27T14:26:00Z">
        <w:r w:rsidR="00F04A75" w:rsidDel="009060BB">
          <w:delText>tension</w:delText>
        </w:r>
      </w:del>
      <w:ins w:id="554" w:author="Hamidreza Gharahi" w:date="2020-08-27T14:26:00Z">
        <w:r w:rsidR="009060BB">
          <w:t>stress</w:t>
        </w:r>
      </w:ins>
      <w:r w:rsidR="00310BBA">
        <w:t xml:space="preserve"> </w:t>
      </w:r>
      <m:oMath>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p</m:t>
            </m:r>
          </m:sub>
        </m:sSub>
      </m:oMath>
      <w:r w:rsidR="0026294D" w:rsidRPr="00310BBA">
        <w:rPr>
          <w:b w:val="0"/>
          <w:bCs/>
        </w:rPr>
        <w:t>.</w:t>
      </w:r>
      <w:r w:rsidR="0026294D">
        <w:t xml:space="preserve"> E &amp; F: </w:t>
      </w:r>
      <w:r w:rsidR="00CE3540">
        <w:t>Active</w:t>
      </w:r>
      <w:r w:rsidR="0026294D">
        <w:t xml:space="preserve"> SMC </w:t>
      </w:r>
      <w:del w:id="555" w:author="Hamidreza Gharahi" w:date="2020-08-27T14:26:00Z">
        <w:r w:rsidR="0026294D" w:rsidDel="009060BB">
          <w:delText>t</w:delText>
        </w:r>
        <w:r w:rsidR="00CE3540" w:rsidDel="009060BB">
          <w:delText>ension</w:delText>
        </w:r>
      </w:del>
      <w:ins w:id="556" w:author="Hamidreza Gharahi" w:date="2020-08-27T14:26:00Z">
        <w:r w:rsidR="009060BB">
          <w:t>stress</w:t>
        </w:r>
      </w:ins>
      <w:r w:rsidR="00310BBA">
        <w:t xml:space="preserve"> </w:t>
      </w:r>
      <w:r w:rsidR="00310BBA">
        <w:rPr>
          <w:i/>
          <w:iCs w:val="0"/>
        </w:rPr>
        <w:t>S</w:t>
      </w:r>
      <w:r w:rsidR="0026294D">
        <w:t>. Curves are given for all vessel types (small arteries, large, intermediate</w:t>
      </w:r>
      <w:r w:rsidR="00310BBA">
        <w:t>,</w:t>
      </w:r>
      <w:r w:rsidR="0026294D">
        <w:t xml:space="preserve"> and small arterioles) and both vessel tress: subepicardial (left column), and subendocardial (right column).</w:t>
      </w:r>
    </w:p>
    <w:p w14:paraId="2C029295" w14:textId="77777777" w:rsidR="00AA2AB0" w:rsidRDefault="00AA2AB0" w:rsidP="00D270D4">
      <w:pPr>
        <w:jc w:val="both"/>
        <w:rPr>
          <w:b/>
        </w:rPr>
      </w:pPr>
    </w:p>
    <w:p w14:paraId="42DFC8BC" w14:textId="5845DEEA" w:rsidR="00D20BB4" w:rsidRPr="00D20BB4" w:rsidRDefault="00D20BB4" w:rsidP="00D20BB4">
      <w:pPr>
        <w:pStyle w:val="Heading3"/>
        <w:numPr>
          <w:ilvl w:val="2"/>
          <w:numId w:val="5"/>
        </w:numPr>
      </w:pPr>
      <w:r>
        <w:lastRenderedPageBreak/>
        <w:t>Autoregulation responses for diameter, wall shear stress, a</w:t>
      </w:r>
      <w:r w:rsidR="00852525">
        <w:t>nd</w:t>
      </w:r>
      <w:r>
        <w:t xml:space="preserve"> pressure</w:t>
      </w:r>
    </w:p>
    <w:p w14:paraId="770E4743" w14:textId="373694D3" w:rsidR="00D270D4" w:rsidRDefault="00B04149" w:rsidP="00D270D4">
      <w:pPr>
        <w:jc w:val="both"/>
      </w:pPr>
      <w:r w:rsidRPr="006E6255">
        <w:rPr>
          <w:b/>
        </w:rPr>
        <w:fldChar w:fldCharType="begin"/>
      </w:r>
      <w:r w:rsidRPr="006E6255">
        <w:rPr>
          <w:b/>
        </w:rPr>
        <w:instrText xml:space="preserve"> REF _Ref21340568 \h  \* MERGEFORMAT </w:instrText>
      </w:r>
      <w:r w:rsidRPr="006E6255">
        <w:rPr>
          <w:b/>
        </w:rPr>
      </w:r>
      <w:r w:rsidRPr="006E6255">
        <w:rPr>
          <w:b/>
        </w:rPr>
        <w:fldChar w:fldCharType="separate"/>
      </w:r>
      <w:r w:rsidR="00925441" w:rsidRPr="00925441">
        <w:rPr>
          <w:b/>
          <w:noProof/>
        </w:rPr>
        <w:t>Figure</w:t>
      </w:r>
      <w:r w:rsidR="00925441">
        <w:t xml:space="preserve"> </w:t>
      </w:r>
      <w:r w:rsidR="00925441" w:rsidRPr="00925441">
        <w:rPr>
          <w:b/>
          <w:bCs/>
          <w:noProof/>
        </w:rPr>
        <w:t>11</w:t>
      </w:r>
      <w:r w:rsidRPr="006E6255">
        <w:rPr>
          <w:b/>
        </w:rPr>
        <w:fldChar w:fldCharType="end"/>
      </w:r>
      <w:r w:rsidR="00864379">
        <w:t xml:space="preserve"> shows the</w:t>
      </w:r>
      <w:r w:rsidR="009C4E3B">
        <w:t xml:space="preserve"> variations of</w:t>
      </w:r>
      <w:r w:rsidR="00864379">
        <w:t xml:space="preserve"> normalized </w:t>
      </w:r>
      <w:r w:rsidR="008C31B2">
        <w:t>diameters</w:t>
      </w:r>
      <w:r w:rsidR="00676B60">
        <w:t xml:space="preserve"> (</w:t>
      </w:r>
      <m:oMath>
        <m:r>
          <w:rPr>
            <w:rFonts w:ascii="Cambria Math" w:hAnsi="Cambria Math"/>
          </w:rPr>
          <m:t>D/</m:t>
        </m:r>
        <m:sSub>
          <m:sSubPr>
            <m:ctrlPr>
              <w:rPr>
                <w:rFonts w:ascii="Cambria Math" w:hAnsi="Cambria Math"/>
                <w:i/>
                <w:iCs/>
              </w:rPr>
            </m:ctrlPr>
          </m:sSubPr>
          <m:e>
            <m:r>
              <w:rPr>
                <w:rFonts w:ascii="Cambria Math" w:hAnsi="Cambria Math"/>
              </w:rPr>
              <m:t>D</m:t>
            </m:r>
          </m:e>
          <m:sub>
            <m:r>
              <w:rPr>
                <w:rFonts w:ascii="Cambria Math" w:hAnsi="Cambria Math"/>
                <w:vertAlign w:val="subscript"/>
              </w:rPr>
              <m:t>h</m:t>
            </m:r>
          </m:sub>
        </m:sSub>
      </m:oMath>
      <w:r w:rsidR="00676B60">
        <w:t>)</w:t>
      </w:r>
      <w:r w:rsidR="00BD21D8">
        <w:t xml:space="preserve">, </w:t>
      </w:r>
      <w:r w:rsidR="00676B60">
        <w:t xml:space="preserve">normalized </w:t>
      </w:r>
      <w:r w:rsidR="00864379">
        <w:t>wall shear stress</w:t>
      </w:r>
      <w:r w:rsidR="008C31B2">
        <w:t>es</w:t>
      </w:r>
      <w:r w:rsidR="00864379">
        <w:t xml:space="preserve"> </w:t>
      </w:r>
      <w:r w:rsidR="00914EC8" w:rsidRPr="00914EC8">
        <w:rPr>
          <w:rFonts w:eastAsiaTheme="minorEastAsia"/>
        </w:rPr>
        <w:t>(</w:t>
      </w:r>
      <m:oMath>
        <m:r>
          <w:rPr>
            <w:rFonts w:ascii="Cambria Math" w:hAnsi="Cambria Math"/>
          </w:rPr>
          <m:t>τ/</m:t>
        </m:r>
        <m:sSub>
          <m:sSubPr>
            <m:ctrlPr>
              <w:rPr>
                <w:rFonts w:ascii="Cambria Math" w:hAnsi="Cambria Math"/>
                <w:i/>
                <w:iCs/>
              </w:rPr>
            </m:ctrlPr>
          </m:sSubPr>
          <m:e>
            <m:r>
              <w:rPr>
                <w:rFonts w:ascii="Cambria Math" w:hAnsi="Cambria Math"/>
              </w:rPr>
              <m:t>τ</m:t>
            </m:r>
          </m:e>
          <m:sub>
            <m:r>
              <w:rPr>
                <w:rFonts w:ascii="Cambria Math" w:hAnsi="Cambria Math"/>
                <w:vertAlign w:val="subscript"/>
              </w:rPr>
              <m:t>h</m:t>
            </m:r>
          </m:sub>
        </m:sSub>
      </m:oMath>
      <w:r w:rsidR="00676B60">
        <w:t>)</w:t>
      </w:r>
      <w:r w:rsidR="006F1269">
        <w:t>, and</w:t>
      </w:r>
      <w:r w:rsidR="00E279A6">
        <w:t xml:space="preserve"> normalized</w:t>
      </w:r>
      <w:r w:rsidR="006F1269">
        <w:t xml:space="preserve"> luminal pressure (</w:t>
      </w:r>
      <m:oMath>
        <m:r>
          <w:rPr>
            <w:rFonts w:ascii="Cambria Math" w:hAnsi="Cambria Math"/>
          </w:rPr>
          <m:t>p</m:t>
        </m:r>
      </m:oMath>
      <w:r w:rsidR="006F1269" w:rsidRPr="00676B60">
        <w:rPr>
          <w:rFonts w:ascii="Cambria Math" w:hAnsi="Cambria Math"/>
          <w:i/>
          <w:iCs/>
        </w:rPr>
        <w:t>/</w:t>
      </w:r>
      <m:oMath>
        <m:sSub>
          <m:sSubPr>
            <m:ctrlPr>
              <w:rPr>
                <w:rFonts w:ascii="Cambria Math" w:hAnsi="Cambria Math"/>
                <w:i/>
                <w:iCs/>
              </w:rPr>
            </m:ctrlPr>
          </m:sSubPr>
          <m:e>
            <m:r>
              <w:rPr>
                <w:rFonts w:ascii="Cambria Math" w:hAnsi="Cambria Math"/>
              </w:rPr>
              <m:t>p</m:t>
            </m:r>
          </m:e>
          <m:sub>
            <m:r>
              <w:rPr>
                <w:rFonts w:ascii="Cambria Math" w:hAnsi="Cambria Math"/>
                <w:vertAlign w:val="subscript"/>
              </w:rPr>
              <m:t>h</m:t>
            </m:r>
          </m:sub>
        </m:sSub>
      </m:oMath>
      <w:r w:rsidR="006F1269">
        <w:t>)</w:t>
      </w:r>
      <w:r w:rsidR="00676B60">
        <w:t xml:space="preserve">, </w:t>
      </w:r>
      <w:r w:rsidR="00864379">
        <w:t xml:space="preserve">for four </w:t>
      </w:r>
      <w:r w:rsidR="006768EC">
        <w:t xml:space="preserve">representative vessels </w:t>
      </w:r>
      <w:r w:rsidR="00676B60">
        <w:t>in</w:t>
      </w:r>
      <w:r w:rsidR="006768EC">
        <w:t xml:space="preserve"> both the subepicardium and subendocardium </w:t>
      </w:r>
      <w:r w:rsidR="00676B60">
        <w:t>trees</w:t>
      </w:r>
      <w:r w:rsidR="00CB0A08">
        <w:t xml:space="preserve"> </w:t>
      </w:r>
      <w:r w:rsidR="00676B60">
        <w:t>as a function of the</w:t>
      </w:r>
      <w:r w:rsidR="00CB0A08">
        <w:t xml:space="preserve"> coronary pressure</w:t>
      </w:r>
      <w:r w:rsidR="00864379">
        <w:t xml:space="preserve">. </w:t>
      </w:r>
      <w:r w:rsidR="00822C50">
        <w:t>Mediated by the</w:t>
      </w:r>
      <w:r w:rsidR="00B60A45">
        <w:t xml:space="preserve"> </w:t>
      </w:r>
      <w:r w:rsidR="00822C50">
        <w:t>autoregulatory mechanisms</w:t>
      </w:r>
      <w:r w:rsidR="003B2EDC">
        <w:t xml:space="preserve"> </w:t>
      </w:r>
      <w:r w:rsidR="00DA1180">
        <w:t>(</w:t>
      </w:r>
      <w:r w:rsidR="003B2EDC">
        <w:t>myogenic, metabolic, and shear-dependent</w:t>
      </w:r>
      <w:r w:rsidR="00DA1180">
        <w:t>)</w:t>
      </w:r>
      <w:r w:rsidR="007B0E0D">
        <w:t>,</w:t>
      </w:r>
      <w:r w:rsidR="008D2A9C">
        <w:t xml:space="preserve"> blood vessel</w:t>
      </w:r>
      <w:r w:rsidR="0009763C">
        <w:t xml:space="preserve"> diameters</w:t>
      </w:r>
      <w:r w:rsidR="008D2A9C">
        <w:t xml:space="preserve"> </w:t>
      </w:r>
      <w:r w:rsidR="0009763C" w:rsidRPr="00676B60">
        <w:rPr>
          <w:rFonts w:ascii="Cambria Math" w:hAnsi="Cambria Math"/>
          <w:i/>
          <w:iCs/>
        </w:rPr>
        <w:t>D</w:t>
      </w:r>
      <w:r w:rsidR="0009763C">
        <w:t xml:space="preserve"> </w:t>
      </w:r>
      <w:r w:rsidR="007029B9">
        <w:t>show a non-monotonic</w:t>
      </w:r>
      <w:r w:rsidR="00A071FC">
        <w:t xml:space="preserve"> response to increase in coronary pressure </w:t>
      </w:r>
      <w:r w:rsidR="00676B60">
        <w:t>in</w:t>
      </w:r>
      <w:r w:rsidR="00A071FC">
        <w:t xml:space="preserve"> 20-1</w:t>
      </w:r>
      <w:r w:rsidR="006C368C">
        <w:t>6</w:t>
      </w:r>
      <w:r w:rsidR="00A071FC">
        <w:t>0</w:t>
      </w:r>
      <w:r w:rsidR="00676B60">
        <w:t xml:space="preserve"> mmHg range</w:t>
      </w:r>
      <w:r w:rsidR="008D2A9C">
        <w:t xml:space="preserve">. </w:t>
      </w:r>
      <w:r w:rsidR="009B465E">
        <w:t>Such behavior</w:t>
      </w:r>
      <w:r w:rsidR="003123C9">
        <w:t xml:space="preserve"> has</w:t>
      </w:r>
      <w:r w:rsidR="00676B60">
        <w:t xml:space="preserve"> also</w:t>
      </w:r>
      <w:r w:rsidR="003123C9">
        <w:t xml:space="preserve"> been observed in autoregulation of other circulatory systems</w:t>
      </w:r>
      <w:r w:rsidR="00676B60">
        <w:t xml:space="preserve"> such as the mesenteric circulation</w:t>
      </w:r>
      <w:r w:rsidR="003123C9">
        <w:t xml:space="preserve"> </w:t>
      </w:r>
      <w:r w:rsidR="003123C9">
        <w:fldChar w:fldCharType="begin" w:fldLock="1"/>
      </w:r>
      <w:r w:rsidR="00625E74">
        <w:instrText>ADDIN CSL_CITATION {"citationItems":[{"id":"ITEM-1","itemData":{"DOI":"10.1152/ajpheart.00262.2008","ISSN":"0363-6135","PMID":"18723769","abstract":"The autoregulation of blood flow, the maintenance of almost constant blood flow in the face of variations in arterial pressure, is characteristic of many tissue types. Here, contributions to the autoregulation of pressure-dependent, shear stress-dependent, and metabolic vasoactive responses are analyzed using a theoretical model. Seven segments, connected in series, represent classes of vessels: arteries, large arterioles, small arterioles, capillaries, small venules, large venules, and veins. The large and small arterioles respond actively to local changes in pressure and wall shear stress and to the downstream metabolic state communicated via conducted responses. All other segments are considered fixed resistances. The myogenic, shear-dependent, and metabolic responses of the arteriolar segments are represented by a theoretical model based on experimental data from isolated vessels. To assess autoregulation, the predicted flow at an arterial pressure of 130 mmHg is compared with that at 80 mmHg. If the degree of vascular smooth muscle activation is held constant at 0.5, there is a fivefold increase in blood flow. When myogenic variation of tone is included, flow increases by a factor of 1.66 over the same pressure range, indicating weak autoregulation. The inclusion of both myogenic and shear-dependent responses results in an increase in flow by a factor of 2.43. A further addition of the metabolic response produces strong autoregulation with flow increasing by a factor of 1.18 and gives results consistent with experimental observation. The model results indicate that the combined effects of myogenic and metabolic regulation overcome the vasodilatory effect of the shear response and lead to the autoregulation of blood flow.","author":[{"dropping-particle":"","family":"Carlson","given":"Brian E.","non-dropping-particle":"","parse-names":false,"suffix":""},{"dropping-particle":"","family":"Arciero","given":"Julia C.","non-dropping-particle":"","parse-names":false,"suffix":""},{"dropping-particle":"","family":"Secomb","given":"Timothy W.","non-dropping-particle":"","parse-names":false,"suffix":""}],"container-title":"American Journal of Physiology-Heart and Circulatory Physiology","id":"ITEM-1","issue":"4","issued":{"date-parts":[["2008","10"]]},"page":"H1572-H1579","title":"Theoretical model of blood flow autoregulation: roles of myogenic, shear-dependent, and metabolic responses","type":"article-journal","volume":"295"},"uris":["http://www.mendeley.com/documents/?uuid=d261cfbb-1bf6-33d0-87c0-e80d1b6468cc"]}],"mendeley":{"formattedCitation":"(15)","plainTextFormattedCitation":"(15)","previouslyFormattedCitation":"(15)"},"properties":{"noteIndex":0},"schema":"https://github.com/citation-style-language/schema/raw/master/csl-citation.json"}</w:instrText>
      </w:r>
      <w:r w:rsidR="003123C9">
        <w:fldChar w:fldCharType="separate"/>
      </w:r>
      <w:r w:rsidR="00625E74" w:rsidRPr="00625E74">
        <w:rPr>
          <w:noProof/>
        </w:rPr>
        <w:t>(15)</w:t>
      </w:r>
      <w:r w:rsidR="003123C9">
        <w:fldChar w:fldCharType="end"/>
      </w:r>
      <w:r w:rsidR="003123C9">
        <w:t>.</w:t>
      </w:r>
      <w:r w:rsidR="003123C9" w:rsidRPr="00D270D4">
        <w:rPr>
          <w:noProof/>
        </w:rPr>
        <w:t xml:space="preserve"> </w:t>
      </w:r>
      <w:r w:rsidR="00446F72">
        <w:rPr>
          <w:noProof/>
        </w:rPr>
        <w:t>W</w:t>
      </w:r>
      <w:r w:rsidR="00864379">
        <w:t>all shear stress</w:t>
      </w:r>
      <w:r w:rsidR="00DE4600">
        <w:t>, however,</w:t>
      </w:r>
      <w:r w:rsidR="00864379">
        <w:t xml:space="preserve"> </w:t>
      </w:r>
      <w:r w:rsidR="00676B60">
        <w:t xml:space="preserve">presents distinct response patterns for the </w:t>
      </w:r>
      <w:r w:rsidR="00F0625F">
        <w:t xml:space="preserve">intermediate and small </w:t>
      </w:r>
      <w:r w:rsidR="00676B60">
        <w:t>arterioles compared to the small arteries</w:t>
      </w:r>
      <w:r w:rsidR="00973E76">
        <w:t xml:space="preserve"> and large arterioles</w:t>
      </w:r>
      <w:r w:rsidR="00676B60">
        <w:t xml:space="preserve">: For the </w:t>
      </w:r>
      <w:r w:rsidR="00675900">
        <w:t xml:space="preserve">intermediate and small </w:t>
      </w:r>
      <w:r w:rsidR="00676B60">
        <w:t xml:space="preserve">arterioles, the wall shear stress </w:t>
      </w:r>
      <w:r w:rsidR="005840C0">
        <w:t>increases</w:t>
      </w:r>
      <w:r w:rsidR="00676B60">
        <w:t xml:space="preserve"> monotonically</w:t>
      </w:r>
      <w:r w:rsidR="00864379">
        <w:t xml:space="preserve"> </w:t>
      </w:r>
      <w:r w:rsidR="00112B67">
        <w:t>with pressure</w:t>
      </w:r>
      <w:r w:rsidR="00676B60">
        <w:t xml:space="preserve">. However, </w:t>
      </w:r>
      <w:r w:rsidR="0009763C">
        <w:t>the wall shear stress</w:t>
      </w:r>
      <w:r w:rsidR="00E4231F">
        <w:t xml:space="preserve"> </w:t>
      </w:r>
      <w:r w:rsidR="0009763C">
        <w:t>remains</w:t>
      </w:r>
      <w:r w:rsidR="00142B12">
        <w:t xml:space="preserve"> near </w:t>
      </w:r>
      <w:r w:rsidR="00D65468">
        <w:t>its homeostatic</w:t>
      </w:r>
      <w:r w:rsidR="00142B12">
        <w:t xml:space="preserve"> value</w:t>
      </w:r>
      <w:r w:rsidR="006B47A1">
        <w:t xml:space="preserve"> </w:t>
      </w:r>
      <w:r w:rsidR="0009763C">
        <w:t>in</w:t>
      </w:r>
      <w:r w:rsidR="00E42BE8">
        <w:t xml:space="preserve"> </w:t>
      </w:r>
      <w:r w:rsidR="0009763C">
        <w:t xml:space="preserve">the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A06FA5">
        <w:rPr>
          <w:rFonts w:eastAsiaTheme="minorEastAsia"/>
        </w:rPr>
        <w:t xml:space="preserve"> </w:t>
      </w:r>
      <w:r w:rsidR="0009763C">
        <w:rPr>
          <w:rFonts w:eastAsiaTheme="minorEastAsia"/>
        </w:rPr>
        <w:t>=</w:t>
      </w:r>
      <w:r w:rsidR="00A06FA5">
        <w:rPr>
          <w:rFonts w:eastAsiaTheme="minorEastAsia"/>
        </w:rPr>
        <w:t xml:space="preserve"> </w:t>
      </w:r>
      <w:r w:rsidR="00E42BE8">
        <w:t>80-120 mmHg</w:t>
      </w:r>
      <w:r w:rsidR="00490FCA">
        <w:t xml:space="preserve"> </w:t>
      </w:r>
      <w:r w:rsidR="0009763C">
        <w:t>range</w:t>
      </w:r>
      <w:r w:rsidR="00A84BCD">
        <w:t xml:space="preserve"> for small arteries and large arterioles in the subepicardial layer </w:t>
      </w:r>
      <w:r w:rsidR="002C34CD">
        <w:t>(</w:t>
      </w:r>
      <w:r w:rsidR="002C34CD" w:rsidRPr="003637A9">
        <w:rPr>
          <w:b/>
        </w:rPr>
        <w:fldChar w:fldCharType="begin"/>
      </w:r>
      <w:r w:rsidR="002C34CD" w:rsidRPr="003637A9">
        <w:rPr>
          <w:b/>
        </w:rPr>
        <w:instrText xml:space="preserve"> REF _Ref21340568 \h  \* MERGEFORMAT </w:instrText>
      </w:r>
      <w:r w:rsidR="002C34CD" w:rsidRPr="003637A9">
        <w:rPr>
          <w:b/>
        </w:rPr>
      </w:r>
      <w:r w:rsidR="002C34CD" w:rsidRPr="003637A9">
        <w:rPr>
          <w:b/>
        </w:rPr>
        <w:fldChar w:fldCharType="separate"/>
      </w:r>
      <w:r w:rsidR="00925441" w:rsidRPr="003637A9">
        <w:rPr>
          <w:b/>
          <w:noProof/>
        </w:rPr>
        <w:t>Fig</w:t>
      </w:r>
      <w:r w:rsidR="003637A9" w:rsidRPr="003637A9">
        <w:rPr>
          <w:b/>
          <w:noProof/>
        </w:rPr>
        <w:t>.</w:t>
      </w:r>
      <w:r w:rsidR="00925441" w:rsidRPr="003637A9">
        <w:rPr>
          <w:b/>
          <w:noProof/>
        </w:rPr>
        <w:t xml:space="preserve"> </w:t>
      </w:r>
      <w:r w:rsidR="00925441" w:rsidRPr="003637A9">
        <w:rPr>
          <w:b/>
        </w:rPr>
        <w:t>11</w:t>
      </w:r>
      <w:r w:rsidR="002C34CD" w:rsidRPr="003637A9">
        <w:rPr>
          <w:b/>
        </w:rPr>
        <w:fldChar w:fldCharType="end"/>
      </w:r>
      <w:r w:rsidR="002C34CD" w:rsidRPr="003637A9">
        <w:rPr>
          <w:b/>
        </w:rPr>
        <w:t>-</w:t>
      </w:r>
      <w:r w:rsidR="002C34CD">
        <w:rPr>
          <w:b/>
        </w:rPr>
        <w:t>C)</w:t>
      </w:r>
      <w:r w:rsidR="002C34CD">
        <w:t xml:space="preserve"> </w:t>
      </w:r>
      <w:r w:rsidR="00A84BCD">
        <w:t>and in the</w:t>
      </w:r>
      <w:r w:rsidR="007D4900">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A84BCD">
        <w:rPr>
          <w:rFonts w:eastAsiaTheme="minorEastAsia"/>
        </w:rPr>
        <w:t xml:space="preserve"> = </w:t>
      </w:r>
      <w:r w:rsidR="00A84BCD">
        <w:t xml:space="preserve">100-140 mmHg range for small arteries and large arterioles in the </w:t>
      </w:r>
      <w:r w:rsidR="002C34CD">
        <w:t>subendocardial</w:t>
      </w:r>
      <w:r w:rsidR="00A84BCD">
        <w:t xml:space="preserve"> layer </w:t>
      </w:r>
      <w:r w:rsidR="006B47A1">
        <w:t>(</w:t>
      </w:r>
      <w:r w:rsidR="002C34CD" w:rsidRPr="006E6255">
        <w:rPr>
          <w:b/>
        </w:rPr>
        <w:fldChar w:fldCharType="begin"/>
      </w:r>
      <w:r w:rsidR="002C34CD" w:rsidRPr="006E6255">
        <w:rPr>
          <w:b/>
        </w:rPr>
        <w:instrText xml:space="preserve"> REF _Ref21340568 \h  \* MERGEFORMAT </w:instrText>
      </w:r>
      <w:r w:rsidR="002C34CD" w:rsidRPr="006E6255">
        <w:rPr>
          <w:b/>
        </w:rPr>
      </w:r>
      <w:r w:rsidR="002C34CD" w:rsidRPr="006E6255">
        <w:rPr>
          <w:b/>
        </w:rPr>
        <w:fldChar w:fldCharType="separate"/>
      </w:r>
      <w:r w:rsidR="00925441" w:rsidRPr="00925441">
        <w:rPr>
          <w:b/>
          <w:noProof/>
        </w:rPr>
        <w:t>Fig</w:t>
      </w:r>
      <w:r w:rsidR="003637A9">
        <w:rPr>
          <w:b/>
          <w:noProof/>
        </w:rPr>
        <w:t>.</w:t>
      </w:r>
      <w:r w:rsidR="00925441" w:rsidRPr="00925441">
        <w:rPr>
          <w:b/>
          <w:noProof/>
        </w:rPr>
        <w:t xml:space="preserve"> </w:t>
      </w:r>
      <w:r w:rsidR="00925441">
        <w:t>11</w:t>
      </w:r>
      <w:r w:rsidR="002C34CD" w:rsidRPr="006E6255">
        <w:rPr>
          <w:b/>
        </w:rPr>
        <w:fldChar w:fldCharType="end"/>
      </w:r>
      <w:r w:rsidR="002C34CD" w:rsidRPr="00440C5A">
        <w:rPr>
          <w:bCs/>
        </w:rPr>
        <w:t>-</w:t>
      </w:r>
      <w:r w:rsidR="006B47A1">
        <w:rPr>
          <w:b/>
        </w:rPr>
        <w:t>D</w:t>
      </w:r>
      <w:r w:rsidR="006B47A1">
        <w:t>).</w:t>
      </w:r>
      <w:r w:rsidR="00FD3275">
        <w:t xml:space="preserve"> Pressure in </w:t>
      </w:r>
      <w:r w:rsidR="0009165D">
        <w:t>both</w:t>
      </w:r>
      <w:r w:rsidR="00FD3275">
        <w:t xml:space="preserve"> coronary trees</w:t>
      </w:r>
      <w:r w:rsidR="0064686C">
        <w:t xml:space="preserve"> monotonically </w:t>
      </w:r>
      <w:r w:rsidR="00FD3275">
        <w:t>increases with the coronary pressure</w:t>
      </w:r>
      <w:r w:rsidR="0009165D">
        <w:t xml:space="preserve"> (</w:t>
      </w:r>
      <w:r w:rsidR="0009165D" w:rsidRPr="003637A9">
        <w:rPr>
          <w:b/>
        </w:rPr>
        <w:fldChar w:fldCharType="begin"/>
      </w:r>
      <w:r w:rsidR="0009165D" w:rsidRPr="003637A9">
        <w:rPr>
          <w:b/>
        </w:rPr>
        <w:instrText xml:space="preserve"> REF _Ref21340568 \h  \* MERGEFORMAT </w:instrText>
      </w:r>
      <w:r w:rsidR="0009165D" w:rsidRPr="003637A9">
        <w:rPr>
          <w:b/>
        </w:rPr>
      </w:r>
      <w:r w:rsidR="0009165D" w:rsidRPr="003637A9">
        <w:rPr>
          <w:b/>
        </w:rPr>
        <w:fldChar w:fldCharType="separate"/>
      </w:r>
      <w:r w:rsidR="00925441" w:rsidRPr="003637A9">
        <w:rPr>
          <w:b/>
          <w:noProof/>
        </w:rPr>
        <w:t>Fig</w:t>
      </w:r>
      <w:r w:rsidR="003637A9">
        <w:rPr>
          <w:b/>
          <w:noProof/>
        </w:rPr>
        <w:t>s.</w:t>
      </w:r>
      <w:r w:rsidR="00925441" w:rsidRPr="003637A9">
        <w:rPr>
          <w:b/>
          <w:noProof/>
        </w:rPr>
        <w:t xml:space="preserve"> </w:t>
      </w:r>
      <w:r w:rsidR="00925441" w:rsidRPr="003637A9">
        <w:rPr>
          <w:b/>
        </w:rPr>
        <w:t>11</w:t>
      </w:r>
      <w:r w:rsidR="0009165D" w:rsidRPr="003637A9">
        <w:rPr>
          <w:b/>
        </w:rPr>
        <w:fldChar w:fldCharType="end"/>
      </w:r>
      <w:r w:rsidR="0009165D" w:rsidRPr="003637A9">
        <w:rPr>
          <w:b/>
        </w:rPr>
        <w:t>-</w:t>
      </w:r>
      <w:r w:rsidR="0009165D">
        <w:rPr>
          <w:b/>
        </w:rPr>
        <w:t xml:space="preserve">E </w:t>
      </w:r>
      <w:r w:rsidR="0009165D">
        <w:rPr>
          <w:bCs/>
        </w:rPr>
        <w:t xml:space="preserve">and </w:t>
      </w:r>
      <w:r w:rsidR="0009165D">
        <w:rPr>
          <w:b/>
        </w:rPr>
        <w:t>F</w:t>
      </w:r>
      <w:r w:rsidR="0009165D">
        <w:t>)</w:t>
      </w:r>
      <w:r w:rsidR="00FD3275">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CB4D22" w14:paraId="710F9673" w14:textId="77777777" w:rsidTr="009759AE">
        <w:tc>
          <w:tcPr>
            <w:tcW w:w="4680" w:type="dxa"/>
            <w:vAlign w:val="center"/>
          </w:tcPr>
          <w:p w14:paraId="3E440B7C" w14:textId="49FD707B" w:rsidR="00CB4D22" w:rsidRPr="00CB4D22" w:rsidRDefault="008628E5" w:rsidP="00F624F6">
            <w:pPr>
              <w:jc w:val="both"/>
              <w:rPr>
                <w:noProof/>
              </w:rPr>
            </w:pPr>
            <w:r>
              <w:rPr>
                <w:noProof/>
              </w:rPr>
              <w:t>A</w:t>
            </w:r>
            <w:r w:rsidR="00037965" w:rsidRPr="00037965">
              <w:rPr>
                <w:noProof/>
              </w:rPr>
              <w:drawing>
                <wp:inline distT="0" distB="0" distL="0" distR="0" wp14:anchorId="196ED810" wp14:editId="51AFC59D">
                  <wp:extent cx="3048000"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harahih\Desktop\CoronaryProject_UMICH\Tree_CMM_Autoregulation\Figs\D_epi.emf"/>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5379571B" w14:textId="3302039A" w:rsidR="00CB4D22" w:rsidRPr="00CB4D22" w:rsidRDefault="008628E5" w:rsidP="00F624F6">
            <w:pPr>
              <w:jc w:val="both"/>
              <w:rPr>
                <w:noProof/>
              </w:rPr>
            </w:pPr>
            <w:r>
              <w:rPr>
                <w:noProof/>
              </w:rPr>
              <w:t>B</w:t>
            </w:r>
            <w:r w:rsidR="00037965" w:rsidRPr="00037965">
              <w:rPr>
                <w:noProof/>
              </w:rPr>
              <w:drawing>
                <wp:inline distT="0" distB="0" distL="0" distR="0" wp14:anchorId="5A50F9A9" wp14:editId="67AA86DC">
                  <wp:extent cx="3048000" cy="2286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harahih\Desktop\CoronaryProject_UMICH\Tree_CMM_Autoregulation\Figs\D_endo.emf"/>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CB4D22" w14:paraId="74C5FF03" w14:textId="77777777" w:rsidTr="009759AE">
        <w:tc>
          <w:tcPr>
            <w:tcW w:w="4680" w:type="dxa"/>
            <w:vAlign w:val="center"/>
          </w:tcPr>
          <w:p w14:paraId="16B997CD" w14:textId="6F50FA11" w:rsidR="00CB4D22" w:rsidRDefault="008628E5" w:rsidP="00F624F6">
            <w:pPr>
              <w:jc w:val="both"/>
            </w:pPr>
            <w:r>
              <w:t>C</w:t>
            </w:r>
            <w:r w:rsidR="00037965" w:rsidRPr="00037965">
              <w:rPr>
                <w:noProof/>
              </w:rPr>
              <w:drawing>
                <wp:inline distT="0" distB="0" distL="0" distR="0" wp14:anchorId="731CE01A" wp14:editId="0BEB2A69">
                  <wp:extent cx="304800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harahih\Desktop\CoronaryProject_UMICH\Tree_CMM_Autoregulation\Figs\tau_epi.emf"/>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69015FD3" w14:textId="10965730" w:rsidR="00CB4D22" w:rsidRDefault="008628E5" w:rsidP="00F624F6">
            <w:pPr>
              <w:keepNext/>
              <w:jc w:val="both"/>
            </w:pPr>
            <w:r>
              <w:t>D</w:t>
            </w:r>
            <w:r w:rsidR="00037965" w:rsidRPr="00037965">
              <w:rPr>
                <w:noProof/>
              </w:rPr>
              <w:drawing>
                <wp:inline distT="0" distB="0" distL="0" distR="0" wp14:anchorId="5B3E9A2C" wp14:editId="7EF49746">
                  <wp:extent cx="3048000" cy="2286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harahih\Desktop\CoronaryProject_UMICH\Tree_CMM_Autoregulation\Figs\tau_endo.emf"/>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A73F37" w14:paraId="1081E3D0" w14:textId="77777777" w:rsidTr="009759AE">
        <w:tc>
          <w:tcPr>
            <w:tcW w:w="4680" w:type="dxa"/>
            <w:vAlign w:val="center"/>
          </w:tcPr>
          <w:p w14:paraId="7282D471" w14:textId="3D463AC7" w:rsidR="00A73F37" w:rsidRDefault="00A73F37" w:rsidP="00A73F37">
            <w:pPr>
              <w:jc w:val="both"/>
            </w:pPr>
            <w:r>
              <w:lastRenderedPageBreak/>
              <w:t>E</w:t>
            </w:r>
            <w:r w:rsidRPr="00037965">
              <w:rPr>
                <w:noProof/>
              </w:rPr>
              <w:drawing>
                <wp:inline distT="0" distB="0" distL="0" distR="0" wp14:anchorId="719A90C2" wp14:editId="5679B65C">
                  <wp:extent cx="3048000" cy="22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harahih\Desktop\CoronaryProject_UMICH\Tree_CMM_Autoregulation\Figs\tau_epi.emf"/>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201CEB76" w14:textId="0B99BE4F" w:rsidR="00A73F37" w:rsidRDefault="00A73F37" w:rsidP="00A73F37">
            <w:pPr>
              <w:keepNext/>
              <w:jc w:val="both"/>
            </w:pPr>
            <w:r>
              <w:t>F</w:t>
            </w:r>
            <w:r w:rsidRPr="00037965">
              <w:rPr>
                <w:noProof/>
              </w:rPr>
              <w:drawing>
                <wp:inline distT="0" distB="0" distL="0" distR="0" wp14:anchorId="26A51E93" wp14:editId="75FA7572">
                  <wp:extent cx="3048000" cy="22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harahih\Desktop\CoronaryProject_UMICH\Tree_CMM_Autoregulation\Figs\tau_endo.emf"/>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bl>
    <w:p w14:paraId="49DB6DFD" w14:textId="7543ED86" w:rsidR="00CB4D22" w:rsidRDefault="00CB4D22" w:rsidP="00A63839">
      <w:pPr>
        <w:pStyle w:val="Caption"/>
      </w:pPr>
      <w:bookmarkStart w:id="557" w:name="_Ref21340568"/>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11</w:t>
      </w:r>
      <w:r w:rsidR="00830068">
        <w:rPr>
          <w:noProof/>
        </w:rPr>
        <w:fldChar w:fldCharType="end"/>
      </w:r>
      <w:bookmarkEnd w:id="557"/>
      <w:r w:rsidR="003A2BE9">
        <w:t>. Normalized diameter</w:t>
      </w:r>
      <w:r w:rsidR="0009763C" w:rsidRPr="0009763C">
        <w:rPr>
          <w:rFonts w:ascii="Cambria Math" w:hAnsi="Cambria Math"/>
          <w:i/>
          <w:iCs w:val="0"/>
        </w:rPr>
        <w:t xml:space="preserve"> </w:t>
      </w:r>
      <w:r w:rsidR="0009763C" w:rsidRPr="00676B60">
        <w:rPr>
          <w:rFonts w:ascii="Cambria Math" w:hAnsi="Cambria Math"/>
          <w:i/>
          <w:iCs w:val="0"/>
        </w:rPr>
        <w:t>D/D</w:t>
      </w:r>
      <w:r w:rsidR="0009763C" w:rsidRPr="00676B60">
        <w:rPr>
          <w:rFonts w:ascii="Cambria Math" w:hAnsi="Cambria Math"/>
          <w:i/>
          <w:iCs w:val="0"/>
          <w:vertAlign w:val="subscript"/>
        </w:rPr>
        <w:t>h</w:t>
      </w:r>
      <w:r w:rsidR="003A2BE9">
        <w:t xml:space="preserve"> </w:t>
      </w:r>
      <w:r w:rsidR="00A27A25">
        <w:t xml:space="preserve">, </w:t>
      </w:r>
      <w:r w:rsidR="003A2BE9">
        <w:t xml:space="preserve">wall shear stress </w:t>
      </w:r>
      <w:r w:rsidR="0009763C" w:rsidRPr="00676B60">
        <w:rPr>
          <w:rFonts w:ascii="Symbol" w:hAnsi="Symbol"/>
          <w:i/>
          <w:iCs w:val="0"/>
        </w:rPr>
        <w:t></w:t>
      </w:r>
      <w:r w:rsidR="0009763C" w:rsidRPr="00676B60">
        <w:rPr>
          <w:rFonts w:ascii="Cambria Math" w:hAnsi="Cambria Math"/>
          <w:i/>
          <w:iCs w:val="0"/>
        </w:rPr>
        <w:t>/</w:t>
      </w:r>
      <w:r w:rsidR="0009763C" w:rsidRPr="00676B60">
        <w:rPr>
          <w:rFonts w:ascii="Symbol" w:hAnsi="Symbol"/>
          <w:i/>
          <w:iCs w:val="0"/>
        </w:rPr>
        <w:t></w:t>
      </w:r>
      <w:r w:rsidR="0009763C" w:rsidRPr="00676B60">
        <w:rPr>
          <w:rFonts w:ascii="Cambria Math" w:hAnsi="Cambria Math"/>
          <w:i/>
          <w:iCs w:val="0"/>
          <w:vertAlign w:val="subscript"/>
        </w:rPr>
        <w:t>h</w:t>
      </w:r>
      <w:r w:rsidR="0009763C">
        <w:t xml:space="preserve"> </w:t>
      </w:r>
      <w:r w:rsidR="00A27A25">
        <w:t>, and luminal pressure (</w:t>
      </w:r>
      <w:r w:rsidR="00A27A25">
        <w:rPr>
          <w:rFonts w:ascii="Cambria Math" w:hAnsi="Cambria Math"/>
          <w:i/>
        </w:rPr>
        <w:t>p</w:t>
      </w:r>
      <w:r w:rsidR="00A27A25" w:rsidRPr="00676B60">
        <w:rPr>
          <w:rFonts w:ascii="Cambria Math" w:hAnsi="Cambria Math"/>
          <w:i/>
        </w:rPr>
        <w:t>/</w:t>
      </w:r>
      <w:r w:rsidR="00A27A25">
        <w:rPr>
          <w:rFonts w:ascii="Cambria Math" w:hAnsi="Cambria Math"/>
          <w:i/>
        </w:rPr>
        <w:t>p</w:t>
      </w:r>
      <w:r w:rsidR="00A27A25" w:rsidRPr="00676B60">
        <w:rPr>
          <w:rFonts w:ascii="Cambria Math" w:hAnsi="Cambria Math"/>
          <w:i/>
          <w:vertAlign w:val="subscript"/>
        </w:rPr>
        <w:t>h</w:t>
      </w:r>
      <w:r w:rsidR="00A27A25">
        <w:t>)</w:t>
      </w:r>
      <w:r w:rsidR="0009763C">
        <w:t xml:space="preserve"> </w:t>
      </w:r>
      <w:r w:rsidR="003D0738">
        <w:t>in four representative vessels</w:t>
      </w:r>
      <w:r w:rsidR="00A27A25">
        <w:t xml:space="preserve"> </w:t>
      </w:r>
      <w:r w:rsidR="003A2BE9">
        <w:t xml:space="preserve">as a function of the inlet coronary pressure. </w:t>
      </w:r>
      <w:r w:rsidR="006C368C">
        <w:t xml:space="preserve">Vessel diameters </w:t>
      </w:r>
      <w:r w:rsidR="006C368C" w:rsidRPr="00676B60">
        <w:rPr>
          <w:rFonts w:ascii="Cambria Math" w:hAnsi="Cambria Math"/>
          <w:i/>
        </w:rPr>
        <w:t>D</w:t>
      </w:r>
      <w:r w:rsidR="006C368C">
        <w:t xml:space="preserve"> show a non-monotonic response to increase</w:t>
      </w:r>
      <w:r w:rsidR="00A2765C">
        <w:t>s</w:t>
      </w:r>
      <w:r w:rsidR="006C368C">
        <w:t xml:space="preserve"> in coronary pressure.</w:t>
      </w:r>
      <w:r w:rsidR="00C416E6">
        <w:t xml:space="preserve"> </w:t>
      </w:r>
      <w:r w:rsidR="00A948BE">
        <w:t xml:space="preserve">Some </w:t>
      </w:r>
      <w:r w:rsidR="0086711B">
        <w:t xml:space="preserve">degree of </w:t>
      </w:r>
      <w:r w:rsidR="00A948BE">
        <w:t>regulation of w</w:t>
      </w:r>
      <w:r w:rsidR="00C416E6">
        <w:t xml:space="preserve">all shear stress </w:t>
      </w:r>
      <w:r w:rsidR="006C31BF">
        <w:t xml:space="preserve">in response to moderate changes in coronary pressure was predicted </w:t>
      </w:r>
      <w:r w:rsidR="00C416E6">
        <w:t>in small arteries and large arterioles</w:t>
      </w:r>
      <w:r w:rsidR="00A948BE">
        <w:t xml:space="preserve"> in both layers. </w:t>
      </w:r>
      <w:r w:rsidR="00E23F02">
        <w:t xml:space="preserve">Pressure in vessels of both coronary trees increase </w:t>
      </w:r>
      <w:r w:rsidR="00DA5C61">
        <w:t xml:space="preserve">as a function of </w:t>
      </w:r>
      <w:r w:rsidR="00E23F02">
        <w:t>the coronary pressure</w:t>
      </w:r>
    </w:p>
    <w:p w14:paraId="27749301" w14:textId="31EE4FEE" w:rsidR="00864379" w:rsidRDefault="00B35C6E" w:rsidP="00F624F6">
      <w:pPr>
        <w:jc w:val="both"/>
      </w:pPr>
      <w:r w:rsidRPr="00ED2544">
        <w:rPr>
          <w:b/>
        </w:rPr>
        <w:fldChar w:fldCharType="begin"/>
      </w:r>
      <w:r w:rsidRPr="00ED2544">
        <w:rPr>
          <w:b/>
        </w:rPr>
        <w:instrText xml:space="preserve"> REF _Ref21006963 \h  \* MERGEFORMAT </w:instrText>
      </w:r>
      <w:r w:rsidRPr="00ED2544">
        <w:rPr>
          <w:b/>
        </w:rPr>
      </w:r>
      <w:r w:rsidRPr="00ED2544">
        <w:rPr>
          <w:b/>
        </w:rPr>
        <w:fldChar w:fldCharType="separate"/>
      </w:r>
      <w:r w:rsidR="00925441" w:rsidRPr="00925441">
        <w:rPr>
          <w:b/>
        </w:rPr>
        <w:t>Figure</w:t>
      </w:r>
      <w:r w:rsidR="00925441" w:rsidRPr="00925441">
        <w:rPr>
          <w:b/>
          <w:noProof/>
        </w:rPr>
        <w:t xml:space="preserve"> 12</w:t>
      </w:r>
      <w:r w:rsidRPr="00ED2544">
        <w:rPr>
          <w:b/>
        </w:rPr>
        <w:fldChar w:fldCharType="end"/>
      </w:r>
      <w:r>
        <w:rPr>
          <w:b/>
        </w:rPr>
        <w:t xml:space="preserve"> </w:t>
      </w:r>
      <w:r w:rsidRPr="00B35C6E">
        <w:rPr>
          <w:bCs/>
        </w:rPr>
        <w:t xml:space="preserve">shows </w:t>
      </w:r>
      <w:r>
        <w:rPr>
          <w:bCs/>
        </w:rPr>
        <w:t xml:space="preserve">the predictions of our model for </w:t>
      </w:r>
      <w:r>
        <w:t>the subendocardial to subepicardial flow ratio (ENDO/EPI) over the 20-150 mmHg pressure range.</w:t>
      </w:r>
      <w:r w:rsidR="00864379">
        <w:t xml:space="preserve"> ENDO/EPI blood flow ratios have been reported between 1.09 to 1.49 across different species</w:t>
      </w:r>
      <w:r w:rsidR="0083211D">
        <w:t xml:space="preserve"> </w:t>
      </w:r>
      <w:r w:rsidR="0083211D">
        <w:fldChar w:fldCharType="begin" w:fldLock="1"/>
      </w:r>
      <w:r w:rsidR="007A38C3">
        <w:instrText>ADDIN CSL_CITATION {"citationItems":[{"id":"ITEM-1","itemData":{"DOI":"10.1152/physrev.00045.2006","ISSN":"0031-9333","abstract":"Exercise is the most important physiological stimulus for increased myocardial oxygen demand. The requirement of exercising muscle for increased blood flow necessitates an increase in cardiac output that results in increases in the three main determinants of myocardial oxygen demand: heart rate, myocardial contractility, and ventricular work. The approximately sixfold increase in oxygen demands of the left ventricle during heavy exercise is met principally by augmenting coronary blood flow (</w:instrText>
      </w:r>
      <w:r w:rsidR="007A38C3">
        <w:rPr>
          <w:rFonts w:ascii="Cambria Math" w:hAnsi="Cambria Math" w:cs="Cambria Math"/>
        </w:rPr>
        <w:instrText>∼</w:instrText>
      </w:r>
      <w:r w:rsidR="007A38C3">
        <w:instrText>5-fold), as hemoglobin concentration and oxygen extraction (which is already 70–80% at rest) increase only modestly in most species. In contrast, in the right ventricle, oxygen extraction is lower at rest and increases substantially during exercise, similar to skeletal muscle, suggesting fundamental differences in blood flow regulation between these two cardiac chambers. The increase in heart rate also increases the relative time spent in systole, thereby increasing the net extravascular compressive forces acting on t...","author":[{"dropping-particle":"","family":"Duncker","given":"Dirk J.","non-dropping-particle":"","parse-names":false,"suffix":""},{"dropping-particle":"","family":"Bache","given":"Robert J.","non-dropping-particle":"","parse-names":false,"suffix":""}],"container-title":"Physiological Reviews","id":"ITEM-1","issue":"3","issued":{"date-parts":[["2008","7"]]},"page":"1009-1086","publisher":"American Physiological Society","title":"Regulation of Coronary Blood Flow During Exercise","type":"article-journal","volume":"88"},"uris":["http://www.mendeley.com/documents/?uuid=2ab3efa0-a0fe-3412-be78-42b95db1fc62"]}],"mendeley":{"formattedCitation":"(21)","plainTextFormattedCitation":"(21)","previouslyFormattedCitation":"(21)"},"properties":{"noteIndex":0},"schema":"https://github.com/citation-style-language/schema/raw/master/csl-citation.json"}</w:instrText>
      </w:r>
      <w:r w:rsidR="0083211D">
        <w:fldChar w:fldCharType="separate"/>
      </w:r>
      <w:r w:rsidR="00947402" w:rsidRPr="00947402">
        <w:rPr>
          <w:noProof/>
        </w:rPr>
        <w:t>(21)</w:t>
      </w:r>
      <w:r w:rsidR="0083211D">
        <w:fldChar w:fldCharType="end"/>
      </w:r>
      <w:r w:rsidR="00864379">
        <w:t xml:space="preserve">. </w:t>
      </w:r>
      <w:r w:rsidR="005454A7">
        <w:t>Our</w:t>
      </w:r>
      <w:r w:rsidR="00864379">
        <w:t xml:space="preserve"> </w:t>
      </w:r>
      <w:r w:rsidR="00BE0C2C">
        <w:t>results</w:t>
      </w:r>
      <w:r w:rsidR="00864379">
        <w:t xml:space="preserve"> show that </w:t>
      </w:r>
      <w:r w:rsidR="00C35A68">
        <w:t>in low coronary pressures</w:t>
      </w:r>
      <w:r w:rsidR="00864379">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&lt;</m:t>
        </m:r>
      </m:oMath>
      <w:r w:rsidR="00F9672C">
        <w:t xml:space="preserve">57 </w:t>
      </w:r>
      <w:r w:rsidR="00864379">
        <w:t xml:space="preserve">mmHg), the ENDO/EPI ratio </w:t>
      </w:r>
      <w:r w:rsidR="00384B10">
        <w:t>falls</w:t>
      </w:r>
      <w:r w:rsidR="00864379">
        <w:t xml:space="preserve"> below one</w:t>
      </w:r>
      <w:r w:rsidR="00384B10">
        <w:t xml:space="preserve"> and they qualitatively match experimental data in the literature. For instance</w:t>
      </w:r>
      <w:r w:rsidR="00864379">
        <w:t>, Ball and Bache</w:t>
      </w:r>
      <w:r w:rsidR="0083211D">
        <w:t xml:space="preserve"> </w:t>
      </w:r>
      <w:r w:rsidR="0083211D">
        <w:fldChar w:fldCharType="begin" w:fldLock="1"/>
      </w:r>
      <w:r w:rsidR="00625E74">
        <w:instrText>ADDIN CSL_CITATION {"citationItems":[{"id":"ITEM-1","itemData":{"ISSN":"0009-7330","PMID":"1245021","abstract":"The effect of a proximal coronary artery stenosis on transmural myocardial blood flow during exercise was studied in nine dogs with electromagnetic flowmeter probes and hydraulic occluders on the left circumflex coronary artery. Regional myocardial blood flow at rest and during treadmill exercise was estimated with radioactive microspheres 7-10 mum in diameter. Exercise studies were performed during unrestricted coronary artery inflow (control exercise) and during partial inflation of the occluder to a level which did not reduce flow at rest but which limited the increase in flow during exercise to 66 +/- 6% (mild restriction) or 44 +/- 3% (severe restriction) of the value during control exercise. Mean myocardial blood flow at rest was 0.94 +/- 0.06 ml/min per g of myocardium and increased to 2.45 +/- 0.15 ml/min per g during control exercise, with uniform distribution across the wall of the left ventricle. Flow to the subepicardial myocardium was significantly greater during exercise in the presence of a mild restriction than during control exercise, whereas flow to deeper layers of myocardium was progressively decreased below the control level. A similar pattern of redistribution of flow occurred during exercise in the presence of a severe restriction, but flow to all transmural layers was below that during mild restriction, resulting in more marked subendocardial underperfusion. Thus, exercise in the presence of stenosis resulted in transmural redistribution of myocardial blood flow with subendocardial underperfusion in proportion to the degree of restriction of coronary artery inflow.","author":[{"dropping-particle":"","family":"Ball","given":"R M","non-dropping-particle":"","parse-names":false,"suffix":""},{"dropping-particle":"","family":"Bache","given":"R J","non-dropping-particle":"","parse-names":false,"suffix":""}],"container-title":"Circulation research","id":"ITEM-1","issue":"2","issued":{"date-parts":[["1976","2"]]},"page":"60-6","title":"Distribution of myocardial blood flow in the exercising dog with restricted coronary artery inflow.","type":"article-journal","volume":"38"},"uris":["http://www.mendeley.com/documents/?uuid=8819b48f-a407-37d3-83ad-fb09c08f2077"]}],"mendeley":{"formattedCitation":"(11)","plainTextFormattedCitation":"(11)","previouslyFormattedCitation":"(11)"},"properties":{"noteIndex":0},"schema":"https://github.com/citation-style-language/schema/raw/master/csl-citation.json"}</w:instrText>
      </w:r>
      <w:r w:rsidR="0083211D">
        <w:fldChar w:fldCharType="separate"/>
      </w:r>
      <w:r w:rsidR="00625E74" w:rsidRPr="00625E74">
        <w:rPr>
          <w:noProof/>
        </w:rPr>
        <w:t>(11)</w:t>
      </w:r>
      <w:r w:rsidR="0083211D">
        <w:fldChar w:fldCharType="end"/>
      </w:r>
      <w:r w:rsidR="00864379">
        <w:t xml:space="preserve"> </w:t>
      </w:r>
      <w:r w:rsidR="00EF1BAC">
        <w:t>reported</w:t>
      </w:r>
      <w:r w:rsidR="00864379">
        <w:t xml:space="preserve"> a 50-60% decrease in the ENDO/EPI ratio in canine </w:t>
      </w:r>
      <w:r w:rsidR="00897A76">
        <w:t xml:space="preserve">left </w:t>
      </w:r>
      <w:r w:rsidR="004A45E8">
        <w:t>ventricle</w:t>
      </w:r>
      <w:r w:rsidR="00864379">
        <w:t xml:space="preserve"> as a result of mild</w:t>
      </w:r>
      <w:r w:rsidR="0071440F">
        <w:t xml:space="preserve"> to </w:t>
      </w:r>
      <w:r w:rsidR="00864379">
        <w:t>severe obstructions in large coronary arteries.</w:t>
      </w:r>
      <w:r w:rsidR="004F0E5D">
        <w:t xml:space="preserve"> </w:t>
      </w:r>
      <w:r w:rsidR="00384B10">
        <w:t xml:space="preserve">Furthermore, </w:t>
      </w:r>
      <w:r w:rsidR="004F0E5D">
        <w:t xml:space="preserve">Canty </w:t>
      </w:r>
      <w:r w:rsidR="004F0E5D" w:rsidRPr="005D1E97">
        <w:fldChar w:fldCharType="begin" w:fldLock="1"/>
      </w:r>
      <w:r w:rsidR="00625E74">
        <w:instrText>ADDIN CSL_CITATION {"citationItems":[{"id":"ITEM-1","itemData":{"DOI":"10.1161/01.RES.63.4.821","ISSN":"0009-7330","PMID":"3168181","abstract":"The present study was intended to define the interrelation among endocardial flow, endocardial function, and coronary arterial pressure during spontaneous autoregulation in the left ventricle of chronically instrumented unanesthetized dogs. Steady-state sonomicrometric measurements of regional function and epicardial coronary artery pressure were used to determine the lower pressure limit of endocardial autoregulation while global indexes of myocardial demand remained constant. Transmural wall thickening in the circumflex bed remained unchanged (+/- 5% of control values) until coronary pressure fell below 39 +/- 5.6 (SD) mm Hg. Endocardial segment shortening was similarly constant until coronary pressure fell below 42 +/- 7.4 mm Hg. There was no significant change in endocardial flow as coronary pressure was reduced over the autoregulatory plateau from 84 to 49 mm Hg (1.05-0.99 ml/min/g, p = NS). Below the critical pressure limits, small additional reductions in pressure were associated with marked reduct...","author":[{"dropping-particle":"","family":"Canty","given":"J M","non-dropping-particle":"","parse-names":false,"suffix":""}],"container-title":"Circulation Research","id":"ITEM-1","issue":"4","issued":{"date-parts":[["1988","10"]]},"page":"821-836","title":"Coronary pressure-function and steady-state pressure-flow relations during autoregulation in the unanesthetized dog.","type":"article-journal","volume":"63"},"uris":["http://www.mendeley.com/documents/?uuid=cf33b664-1efc-343e-8378-d1e3f2d02fa0"]}],"mendeley":{"formattedCitation":"(14)","plainTextFormattedCitation":"(14)","previouslyFormattedCitation":"(14)"},"properties":{"noteIndex":0},"schema":"https://github.com/citation-style-language/schema/raw/master/csl-citation.json"}</w:instrText>
      </w:r>
      <w:r w:rsidR="004F0E5D" w:rsidRPr="005D1E97">
        <w:fldChar w:fldCharType="separate"/>
      </w:r>
      <w:r w:rsidR="00625E74" w:rsidRPr="00625E74">
        <w:rPr>
          <w:noProof/>
        </w:rPr>
        <w:t>(14)</w:t>
      </w:r>
      <w:r w:rsidR="004F0E5D" w:rsidRPr="005D1E97">
        <w:fldChar w:fldCharType="end"/>
      </w:r>
      <w:r w:rsidR="004F0E5D">
        <w:t xml:space="preserve"> </w:t>
      </w:r>
      <w:r w:rsidR="00B72C69">
        <w:t xml:space="preserve">indicated a </w:t>
      </w:r>
      <w:r w:rsidR="00760F70">
        <w:t xml:space="preserve">redistribution of blood towards </w:t>
      </w:r>
      <w:r w:rsidR="006928BF">
        <w:t>subepicardi</w:t>
      </w:r>
      <w:r w:rsidR="005F538F">
        <w:t>al tree</w:t>
      </w:r>
      <w:r w:rsidR="00B72C69">
        <w:t xml:space="preserve"> </w:t>
      </w:r>
      <w:r w:rsidR="00760F70">
        <w:t>(</w:t>
      </w:r>
      <w:r w:rsidR="00B72C69">
        <w:t>ENDO/EPI</w:t>
      </w:r>
      <w:r w:rsidR="00760F70">
        <w:t>&lt;1)</w:t>
      </w:r>
      <w:r w:rsidR="00B72C69">
        <w:t xml:space="preserve"> for coronary pressures lower than ~33 mmHg.</w:t>
      </w:r>
    </w:p>
    <w:p w14:paraId="602C6595" w14:textId="44D4AF36" w:rsidR="005D1E97" w:rsidRDefault="005D1E97" w:rsidP="00A63839">
      <w:pPr>
        <w:keepNext/>
        <w:jc w:val="center"/>
      </w:pPr>
      <w:r w:rsidRPr="005D1E97">
        <w:rPr>
          <w:noProof/>
        </w:rPr>
        <w:drawing>
          <wp:inline distT="0" distB="0" distL="0" distR="0" wp14:anchorId="67DAE97C" wp14:editId="1AA991D9">
            <wp:extent cx="3048000" cy="2286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harahih\Desktop\CoronaryProject_UMICH\Tree_CMM_Autoregulation\Figs\ENDOEPI.emf"/>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p w14:paraId="11155325" w14:textId="18B03D7F" w:rsidR="005D1E97" w:rsidRDefault="005D1E97" w:rsidP="00A63839">
      <w:pPr>
        <w:pStyle w:val="Caption"/>
      </w:pPr>
      <w:bookmarkStart w:id="558" w:name="_Ref21006963"/>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12</w:t>
      </w:r>
      <w:r w:rsidR="00830068">
        <w:rPr>
          <w:noProof/>
        </w:rPr>
        <w:fldChar w:fldCharType="end"/>
      </w:r>
      <w:bookmarkEnd w:id="558"/>
      <w:r>
        <w:t xml:space="preserve">. Transmural distribution of the blood flow during pressure-flow autoregulation. </w:t>
      </w:r>
      <w:r w:rsidR="00E0669E">
        <w:t xml:space="preserve">A regulation of the ENDO/EPI is predicted when the coronary pressure is </w:t>
      </w:r>
      <w:r w:rsidR="008E24D8">
        <w:t>80-160 mmHg</w:t>
      </w:r>
      <w:r w:rsidR="00E0669E">
        <w:t xml:space="preserve">. </w:t>
      </w:r>
      <w:r w:rsidR="008B0443">
        <w:t>In contrast</w:t>
      </w:r>
      <w:r w:rsidR="002742E3">
        <w:t>, the ENDO/EPI drops significantly as the coronary pressure is reduced below 80 mmHg.</w:t>
      </w:r>
    </w:p>
    <w:p w14:paraId="3EE37B04" w14:textId="7BF25077" w:rsidR="00C67FCC" w:rsidRDefault="00C67FCC" w:rsidP="00D20BB4">
      <w:pPr>
        <w:pStyle w:val="Heading2"/>
        <w:numPr>
          <w:ilvl w:val="1"/>
          <w:numId w:val="5"/>
        </w:numPr>
        <w:ind w:left="540" w:hanging="540"/>
        <w:jc w:val="both"/>
      </w:pPr>
      <w:r>
        <w:lastRenderedPageBreak/>
        <w:t xml:space="preserve">Model </w:t>
      </w:r>
      <w:r w:rsidR="00A765AE">
        <w:t>a</w:t>
      </w:r>
      <w:r w:rsidR="00043491">
        <w:t>pplication</w:t>
      </w:r>
      <w:r>
        <w:t>: Response to drops in epicardial pressure</w:t>
      </w:r>
    </w:p>
    <w:p w14:paraId="75B52EC4" w14:textId="61400ED6" w:rsidR="00407979" w:rsidRDefault="00014B59" w:rsidP="00407979">
      <w:pPr>
        <w:jc w:val="both"/>
      </w:pPr>
      <w:r w:rsidRPr="00E11309">
        <w:rPr>
          <w:b/>
        </w:rPr>
        <w:t>Figure 1</w:t>
      </w:r>
      <w:r>
        <w:rPr>
          <w:b/>
        </w:rPr>
        <w:t>3</w:t>
      </w:r>
      <w:r>
        <w:t xml:space="preserve"> shows the </w:t>
      </w:r>
      <w:r w:rsidR="007E6DB0">
        <w:t>predictions</w:t>
      </w:r>
      <w:r w:rsidR="00C967C2">
        <w:t xml:space="preserve"> of </w:t>
      </w:r>
      <w:r>
        <w:t xml:space="preserve">diameter changes </w:t>
      </w:r>
      <w:r w:rsidR="00384B10">
        <w:t xml:space="preserve">in our model for each coronary tree </w:t>
      </w:r>
      <w:r w:rsidR="009A6DF7">
        <w:t>due to mild</w:t>
      </w:r>
      <w:r w:rsidR="004F1EE4">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m:t>
        </m:r>
      </m:oMath>
      <w:r w:rsidR="00FA3BA5">
        <w:rPr>
          <w:rFonts w:eastAsiaTheme="minorEastAsia"/>
        </w:rPr>
        <w:t>59</w:t>
      </w:r>
      <w:r w:rsidR="004F1EE4" w:rsidRPr="0083211D">
        <w:rPr>
          <w:rFonts w:eastAsiaTheme="minorEastAsia"/>
        </w:rPr>
        <w:t xml:space="preserve"> mmHg</w:t>
      </w:r>
      <w:r w:rsidR="004F1EE4">
        <w:rPr>
          <w:rFonts w:eastAsiaTheme="minorEastAsia"/>
        </w:rPr>
        <w:t>)</w:t>
      </w:r>
      <w:r w:rsidR="009A6DF7">
        <w:t xml:space="preserve"> and severe </w:t>
      </w:r>
      <w:r w:rsidR="004F1EE4">
        <w:t>(</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m:t>
        </m:r>
      </m:oMath>
      <w:r w:rsidR="00FA3BA5">
        <w:rPr>
          <w:rFonts w:eastAsiaTheme="minorEastAsia"/>
        </w:rPr>
        <w:t>38</w:t>
      </w:r>
      <w:r w:rsidR="004F1EE4" w:rsidRPr="0083211D">
        <w:rPr>
          <w:rFonts w:eastAsiaTheme="minorEastAsia"/>
        </w:rPr>
        <w:t xml:space="preserve"> mmHg</w:t>
      </w:r>
      <w:r w:rsidR="004F1EE4">
        <w:t xml:space="preserve">) </w:t>
      </w:r>
      <w:r w:rsidR="009A6DF7">
        <w:t>reductions</w:t>
      </w:r>
      <w:r w:rsidR="006A0B26">
        <w:t xml:space="preserve"> in coronary perfusion pressure</w:t>
      </w:r>
      <w:r w:rsidR="00384B10">
        <w:t xml:space="preserve">, </w:t>
      </w:r>
      <w:r>
        <w:t>compar</w:t>
      </w:r>
      <w:r w:rsidR="006A0B26">
        <w:t>ed</w:t>
      </w:r>
      <w:r>
        <w:t xml:space="preserve"> </w:t>
      </w:r>
      <w:r w:rsidR="00384B10">
        <w:t>with</w:t>
      </w:r>
      <w:r w:rsidR="000D2FB4">
        <w:t xml:space="preserve"> </w:t>
      </w:r>
      <w:r w:rsidR="006F4C18">
        <w:t xml:space="preserve">experimental </w:t>
      </w:r>
      <w:r>
        <w:t xml:space="preserve">data </w:t>
      </w:r>
      <w:bookmarkStart w:id="559" w:name="_Hlk37769280"/>
      <w:r>
        <w:fldChar w:fldCharType="begin" w:fldLock="1"/>
      </w:r>
      <w:r w:rsidR="003F6F36">
        <w:instrText>ADDIN CSL_CITATION {"citationItems":[{"id":"ITEM-1","itemData":{"ISSN":"0009-7330","PMID":"2297810","abstract":"The purpose of this study was to determine the coronary microvascular sites of autoregulation. The epimyocardial coronary microcirculation was observed through an intravital microscope by stroboscopic epi-illumination in anesthetized open-chest dogs (n = 20). Aortic pressure and heart rate were held constant by an aortic snare and atrial pacing, respectively. Distal pressure of the left anterior descending coronary artery was controlled by a screw occluder on the proximal left anterior descending coronary artery and monitored with a 24-gauge plastic cannula inserted into the branch or distal portion of the left anterior descending coronary artery. Distal pressure of the left anterior descending coronary artery was stepwisely reduced to 59 +/- 1 mm Hg (mild stenosis, n = 20) and 38 +/- 1 mm Hg (severe stenosis, n = 16). In the left circumflex coronary artery area, myocardial blood flow measured with radioactive microspheres to subepicardium, midmyocardium, and subendocardium did not change with the mild and severe stenosis from control. In the left anterior descending coronary artery area, myocardial blood flow to each layer remained at nearly control level with the mild stenosis but was reduced in midmyocardium and subendocardium with the severe stenosis. With the mild stenosis, diameters of coronary arterial microvessels less than 100 microns in diameter dilated, and those larger than 100 microns in diameter did not change. The magnitude of vasodilation in small arterial microvessels was inversely related to control diameter. With the severe stenosis, small arterial microvessels dilated, and simultaneously, large arterial microvessels constricted. Again, the magnitude of vasodilation in small arterial microvessels was inversely related to control diameter.(ABSTRACT TRUNCATED AT 250 WORDS)","author":[{"dropping-particle":"","family":"Kanatsuka","given":"H","non-dropping-particle":"","parse-names":false,"suffix":""},{"dropping-particle":"","family":"Lamping","given":"K G","non-dropping-particle":"","parse-names":false,"suffix":""},{"dropping-particle":"","family":"Eastham","given":"C L","non-dropping-particle":"","parse-names":false,"suffix":""},{"dropping-particle":"","family":"Marcus","given":"M L","non-dropping-particle":"","parse-names":false,"suffix":""}],"container-title":"Circulation research","id":"ITEM-1","issue":"2","issued":{"date-parts":[["1990","2"]]},"page":"389-96","title":"Heterogeneous changes in epimyocardial microvascular size during graded coronary stenosis. Evidence of the microvascular site for autoregulation.","type":"article-journal","volume":"66"},"uris":["http://www.mendeley.com/documents/?uuid=4b2ed602-b6b1-3b97-a586-0fe8ad1c7e53"]}],"mendeley":{"formattedCitation":"(44)","plainTextFormattedCitation":"(44)","previouslyFormattedCitation":"(43)"},"properties":{"noteIndex":0},"schema":"https://github.com/citation-style-language/schema/raw/master/csl-citation.json"}</w:instrText>
      </w:r>
      <w:r>
        <w:fldChar w:fldCharType="separate"/>
      </w:r>
      <w:r w:rsidR="003F6F36" w:rsidRPr="003F6F36">
        <w:rPr>
          <w:noProof/>
        </w:rPr>
        <w:t>(44)</w:t>
      </w:r>
      <w:r>
        <w:fldChar w:fldCharType="end"/>
      </w:r>
      <w:bookmarkEnd w:id="559"/>
      <w:r w:rsidR="00E17BD2">
        <w:t xml:space="preserve"> on epicardial vessels</w:t>
      </w:r>
      <w:r w:rsidR="001E4BA2">
        <w:t xml:space="preserve"> at the same pressure</w:t>
      </w:r>
      <w:r w:rsidR="006A0B26">
        <w:t xml:space="preserve">s. </w:t>
      </w:r>
      <w:ins w:id="560" w:author="Hamidreza Gharahi" w:date="2020-08-27T10:25:00Z">
        <w:r w:rsidR="00947402" w:rsidRPr="00045749">
          <w:rPr>
            <w:color w:val="FF0000"/>
          </w:rPr>
          <w:t>Alt</w:t>
        </w:r>
        <w:r w:rsidR="00947402" w:rsidRPr="0056323A">
          <w:rPr>
            <w:color w:val="FF0000"/>
          </w:rPr>
          <w:t>h</w:t>
        </w:r>
        <w:r w:rsidR="00947402" w:rsidRPr="003F6F36">
          <w:rPr>
            <w:color w:val="FF0000"/>
          </w:rPr>
          <w:t>ough</w:t>
        </w:r>
        <w:r w:rsidR="00947402" w:rsidRPr="001056FD">
          <w:rPr>
            <w:color w:val="FF0000"/>
          </w:rPr>
          <w:t xml:space="preserve"> </w:t>
        </w:r>
      </w:ins>
      <w:del w:id="561" w:author="Hamidreza Gharahi" w:date="2020-08-27T10:25:00Z">
        <w:r w:rsidR="006A0B26" w:rsidRPr="00377F4E" w:rsidDel="00947402">
          <w:rPr>
            <w:color w:val="FF0000"/>
            <w:rPrChange w:id="562" w:author="Hamidreza Gharahi" w:date="2020-08-27T10:30:00Z">
              <w:rPr/>
            </w:rPrChange>
          </w:rPr>
          <w:delText>T</w:delText>
        </w:r>
      </w:del>
      <w:ins w:id="563" w:author="Hamidreza Gharahi" w:date="2020-08-27T10:25:00Z">
        <w:r w:rsidR="00947402" w:rsidRPr="00377F4E">
          <w:rPr>
            <w:color w:val="FF0000"/>
            <w:rPrChange w:id="564" w:author="Hamidreza Gharahi" w:date="2020-08-27T10:30:00Z">
              <w:rPr/>
            </w:rPrChange>
          </w:rPr>
          <w:t>t</w:t>
        </w:r>
      </w:ins>
      <w:r w:rsidR="006A0B26" w:rsidRPr="00377F4E">
        <w:rPr>
          <w:color w:val="FF0000"/>
          <w:rPrChange w:id="565" w:author="Hamidreza Gharahi" w:date="2020-08-27T10:30:00Z">
            <w:rPr/>
          </w:rPrChange>
        </w:rPr>
        <w:t>he</w:t>
      </w:r>
      <w:del w:id="566" w:author="Hamidreza Gharahi" w:date="2020-08-27T10:28:00Z">
        <w:r w:rsidR="006A0B26" w:rsidRPr="00377F4E" w:rsidDel="007A38C3">
          <w:rPr>
            <w:color w:val="FF0000"/>
            <w:rPrChange w:id="567" w:author="Hamidreza Gharahi" w:date="2020-08-27T10:30:00Z">
              <w:rPr/>
            </w:rPrChange>
          </w:rPr>
          <w:delText>se</w:delText>
        </w:r>
      </w:del>
      <w:r w:rsidR="006A0B26" w:rsidRPr="00377F4E">
        <w:rPr>
          <w:color w:val="FF0000"/>
          <w:rPrChange w:id="568" w:author="Hamidreza Gharahi" w:date="2020-08-27T10:30:00Z">
            <w:rPr/>
          </w:rPrChange>
        </w:rPr>
        <w:t xml:space="preserve"> pressure reductions</w:t>
      </w:r>
      <w:ins w:id="569" w:author="Hamidreza Gharahi" w:date="2020-08-27T10:28:00Z">
        <w:r w:rsidR="007A38C3" w:rsidRPr="00377F4E">
          <w:rPr>
            <w:color w:val="FF0000"/>
            <w:rPrChange w:id="570" w:author="Hamidreza Gharahi" w:date="2020-08-27T10:30:00Z">
              <w:rPr/>
            </w:rPrChange>
          </w:rPr>
          <w:t xml:space="preserve"> across stenoses</w:t>
        </w:r>
      </w:ins>
      <w:r w:rsidR="006A0B26" w:rsidRPr="00377F4E">
        <w:rPr>
          <w:color w:val="FF0000"/>
          <w:rPrChange w:id="571" w:author="Hamidreza Gharahi" w:date="2020-08-27T10:30:00Z">
            <w:rPr/>
          </w:rPrChange>
        </w:rPr>
        <w:t xml:space="preserve"> are triggered by different levels of</w:t>
      </w:r>
      <w:r w:rsidR="00905964" w:rsidRPr="00377F4E">
        <w:rPr>
          <w:color w:val="FF0000"/>
          <w:rPrChange w:id="572" w:author="Hamidreza Gharahi" w:date="2020-08-27T10:30:00Z">
            <w:rPr/>
          </w:rPrChange>
        </w:rPr>
        <w:t xml:space="preserve"> epicardial </w:t>
      </w:r>
      <w:del w:id="573" w:author="Hamidreza Gharahi" w:date="2020-08-27T10:28:00Z">
        <w:r w:rsidR="00905964" w:rsidRPr="00377F4E" w:rsidDel="007A38C3">
          <w:rPr>
            <w:color w:val="FF0000"/>
            <w:rPrChange w:id="574" w:author="Hamidreza Gharahi" w:date="2020-08-27T10:30:00Z">
              <w:rPr/>
            </w:rPrChange>
          </w:rPr>
          <w:delText>stenos</w:delText>
        </w:r>
        <w:r w:rsidR="006A0B26" w:rsidRPr="00377F4E" w:rsidDel="007A38C3">
          <w:rPr>
            <w:color w:val="FF0000"/>
            <w:rPrChange w:id="575" w:author="Hamidreza Gharahi" w:date="2020-08-27T10:30:00Z">
              <w:rPr/>
            </w:rPrChange>
          </w:rPr>
          <w:delText>e</w:delText>
        </w:r>
        <w:r w:rsidR="00905964" w:rsidRPr="00377F4E" w:rsidDel="007A38C3">
          <w:rPr>
            <w:color w:val="FF0000"/>
            <w:rPrChange w:id="576" w:author="Hamidreza Gharahi" w:date="2020-08-27T10:30:00Z">
              <w:rPr/>
            </w:rPrChange>
          </w:rPr>
          <w:delText>s</w:delText>
        </w:r>
      </w:del>
      <w:ins w:id="577" w:author="Hamidreza Gharahi" w:date="2020-08-27T10:30:00Z">
        <w:r w:rsidR="007A38C3" w:rsidRPr="00377F4E">
          <w:rPr>
            <w:color w:val="FF0000"/>
            <w:rPrChange w:id="578" w:author="Hamidreza Gharahi" w:date="2020-08-27T10:30:00Z">
              <w:rPr/>
            </w:rPrChange>
          </w:rPr>
          <w:t>occlusion</w:t>
        </w:r>
      </w:ins>
      <w:ins w:id="579" w:author="Hamidreza Gharahi" w:date="2020-08-27T10:25:00Z">
        <w:r w:rsidR="00947402" w:rsidRPr="00377F4E">
          <w:rPr>
            <w:color w:val="FF0000"/>
            <w:rPrChange w:id="580" w:author="Hamidreza Gharahi" w:date="2020-08-27T10:30:00Z">
              <w:rPr/>
            </w:rPrChange>
          </w:rPr>
          <w:t>, our choice</w:t>
        </w:r>
      </w:ins>
      <w:ins w:id="581" w:author="Hamidreza Gharahi" w:date="2020-08-27T10:30:00Z">
        <w:r w:rsidR="00377F4E" w:rsidRPr="00377F4E">
          <w:rPr>
            <w:color w:val="FF0000"/>
            <w:rPrChange w:id="582" w:author="Hamidreza Gharahi" w:date="2020-08-27T10:30:00Z">
              <w:rPr/>
            </w:rPrChange>
          </w:rPr>
          <w:t>s</w:t>
        </w:r>
      </w:ins>
      <w:ins w:id="583" w:author="Hamidreza Gharahi" w:date="2020-08-27T10:25:00Z">
        <w:r w:rsidR="00947402" w:rsidRPr="00377F4E">
          <w:rPr>
            <w:color w:val="FF0000"/>
            <w:rPrChange w:id="584" w:author="Hamidreza Gharahi" w:date="2020-08-27T10:30:00Z">
              <w:rPr/>
            </w:rPrChange>
          </w:rPr>
          <w:t xml:space="preserve"> of inlet pressures are motivated by the experimental stu</w:t>
        </w:r>
      </w:ins>
      <w:ins w:id="585" w:author="Hamidreza Gharahi" w:date="2020-08-27T10:26:00Z">
        <w:r w:rsidR="00947402" w:rsidRPr="00377F4E">
          <w:rPr>
            <w:color w:val="FF0000"/>
            <w:rPrChange w:id="586" w:author="Hamidreza Gharahi" w:date="2020-08-27T10:30:00Z">
              <w:rPr/>
            </w:rPrChange>
          </w:rPr>
          <w:t xml:space="preserve">dy by Kanatsuka et al. </w:t>
        </w:r>
        <w:r w:rsidR="00947402" w:rsidRPr="00377F4E">
          <w:rPr>
            <w:color w:val="FF0000"/>
            <w:rPrChange w:id="587" w:author="Hamidreza Gharahi" w:date="2020-08-27T10:30:00Z">
              <w:rPr/>
            </w:rPrChange>
          </w:rPr>
          <w:fldChar w:fldCharType="begin" w:fldLock="1"/>
        </w:r>
      </w:ins>
      <w:r w:rsidR="003F6F36">
        <w:rPr>
          <w:color w:val="FF0000"/>
        </w:rPr>
        <w:instrText>ADDIN CSL_CITATION {"citationItems":[{"id":"ITEM-1","itemData":{"ISSN":"0009-7330","PMID":"2297810","abstract":"The purpose of this study was to determine the coronary microvascular sites of autoregulation. The epimyocardial coronary microcirculation was observed through an intravital microscope by stroboscopic epi-illumination in anesthetized open-chest dogs (n = 20). Aortic pressure and heart rate were held constant by an aortic snare and atrial pacing, respectively. Distal pressure of the left anterior descending coronary artery was controlled by a screw occluder on the proximal left anterior descending coronary artery and monitored with a 24-gauge plastic cannula inserted into the branch or distal portion of the left anterior descending coronary artery. Distal pressure of the left anterior descending coronary artery was stepwisely reduced to 59 +/- 1 mm Hg (mild stenosis, n = 20) and 38 +/- 1 mm Hg (severe stenosis, n = 16). In the left circumflex coronary artery area, myocardial blood flow measured with radioactive microspheres to subepicardium, midmyocardium, and subendocardium did not change with the mild and severe stenosis from control. In the left anterior descending coronary artery area, myocardial blood flow to each layer remained at nearly control level with the mild stenosis but was reduced in midmyocardium and subendocardium with the severe stenosis. With the mild stenosis, diameters of coronary arterial microvessels less than 100 microns in diameter dilated, and those larger than 100 microns in diameter did not change. The magnitude of vasodilation in small arterial microvessels was inversely related to control diameter. With the severe stenosis, small arterial microvessels dilated, and simultaneously, large arterial microvessels constricted. Again, the magnitude of vasodilation in small arterial microvessels was inversely related to control diameter.(ABSTRACT TRUNCATED AT 250 WORDS)","author":[{"dropping-particle":"","family":"Kanatsuka","given":"H","non-dropping-particle":"","parse-names":false,"suffix":""},{"dropping-particle":"","family":"Lamping","given":"K G","non-dropping-particle":"","parse-names":false,"suffix":""},{"dropping-particle":"","family":"Eastham","given":"C L","non-dropping-particle":"","parse-names":false,"suffix":""},{"dropping-particle":"","family":"Marcus","given":"M L","non-dropping-particle":"","parse-names":false,"suffix":""}],"container-title":"Circulation research","id":"ITEM-1","issue":"2","issued":{"date-parts":[["1990","2"]]},"page":"389-96","title":"Heterogeneous changes in epimyocardial microvascular size during graded coronary stenosis. Evidence of the microvascular site for autoregulation.","type":"article-journal","volume":"66"},"uris":["http://www.mendeley.com/documents/?uuid=4b2ed602-b6b1-3b97-a586-0fe8ad1c7e53"]}],"mendeley":{"formattedCitation":"(44)","plainTextFormattedCitation":"(44)","previouslyFormattedCitation":"(43)"},"properties":{"noteIndex":0},"schema":"https://github.com/citation-style-language/schema/raw/master/csl-citation.json"}</w:instrText>
      </w:r>
      <w:r w:rsidR="00947402" w:rsidRPr="00377F4E">
        <w:rPr>
          <w:color w:val="FF0000"/>
          <w:rPrChange w:id="588" w:author="Hamidreza Gharahi" w:date="2020-08-27T10:30:00Z">
            <w:rPr/>
          </w:rPrChange>
        </w:rPr>
        <w:fldChar w:fldCharType="separate"/>
      </w:r>
      <w:r w:rsidR="003F6F36" w:rsidRPr="003F6F36">
        <w:rPr>
          <w:noProof/>
          <w:color w:val="FF0000"/>
        </w:rPr>
        <w:t>(44)</w:t>
      </w:r>
      <w:ins w:id="589" w:author="Hamidreza Gharahi" w:date="2020-08-27T10:26:00Z">
        <w:r w:rsidR="00947402" w:rsidRPr="00377F4E">
          <w:rPr>
            <w:color w:val="FF0000"/>
            <w:rPrChange w:id="590" w:author="Hamidreza Gharahi" w:date="2020-08-27T10:30:00Z">
              <w:rPr/>
            </w:rPrChange>
          </w:rPr>
          <w:fldChar w:fldCharType="end"/>
        </w:r>
      </w:ins>
      <w:r w:rsidR="00905964" w:rsidRPr="00377F4E">
        <w:rPr>
          <w:color w:val="FF0000"/>
          <w:rPrChange w:id="591" w:author="Hamidreza Gharahi" w:date="2020-08-27T10:30:00Z">
            <w:rPr/>
          </w:rPrChange>
        </w:rPr>
        <w:t>.</w:t>
      </w:r>
      <w:r w:rsidR="00905964">
        <w:t xml:space="preserve"> </w:t>
      </w:r>
      <w:r w:rsidR="006A0B26">
        <w:t>For mildly reduced</w:t>
      </w:r>
      <w:r w:rsidR="00407979">
        <w:t xml:space="preserve"> coronary pressure</w:t>
      </w:r>
      <w:r w:rsidR="006A0B26">
        <w:t>s</w:t>
      </w:r>
      <w:r w:rsidR="00407979">
        <w:t xml:space="preserve">, the </w:t>
      </w:r>
      <w:r w:rsidR="009D56AA">
        <w:t xml:space="preserve">subepicardial </w:t>
      </w:r>
      <w:r w:rsidR="00562125">
        <w:t>arterioles</w:t>
      </w:r>
      <w:r w:rsidR="00407979">
        <w:t xml:space="preserve"> </w:t>
      </w:r>
      <w:r w:rsidR="006A0B26">
        <w:t>(</w:t>
      </w:r>
      <m:oMath>
        <m:sSub>
          <m:sSubPr>
            <m:ctrlPr>
              <w:rPr>
                <w:rFonts w:ascii="Cambria Math" w:hAnsi="Cambria Math"/>
                <w:i/>
              </w:rPr>
            </m:ctrlPr>
          </m:sSubPr>
          <m:e>
            <m:r>
              <w:rPr>
                <w:rFonts w:ascii="Cambria Math" w:hAnsi="Cambria Math"/>
              </w:rPr>
              <m:t>D</m:t>
            </m:r>
          </m:e>
          <m:sub>
            <m:r>
              <w:rPr>
                <w:rFonts w:ascii="Cambria Math" w:hAnsi="Cambria Math"/>
                <w:vertAlign w:val="subscript"/>
              </w:rPr>
              <m:t>h</m:t>
            </m:r>
          </m:sub>
        </m:sSub>
      </m:oMath>
      <w:r w:rsidR="006A0B26">
        <w:t xml:space="preserve"> &lt; 190 </w:t>
      </w:r>
      <w:r w:rsidR="006A0B26" w:rsidRPr="006A0B26">
        <w:rPr>
          <w:rFonts w:ascii="Symbol" w:hAnsi="Symbol"/>
        </w:rPr>
        <w:t></w:t>
      </w:r>
      <w:r w:rsidR="006A0B26">
        <w:t xml:space="preserve">m) </w:t>
      </w:r>
      <w:r w:rsidR="00407979">
        <w:t>dilated</w:t>
      </w:r>
      <w:r w:rsidR="00657CEE">
        <w:t>, indicating a clear autoregulation response. Conversely,</w:t>
      </w:r>
      <w:r w:rsidR="00407979">
        <w:t xml:space="preserve"> the </w:t>
      </w:r>
      <w:r w:rsidR="00EF3F41">
        <w:t>subepicardial</w:t>
      </w:r>
      <w:r w:rsidR="00BF3A0A">
        <w:t xml:space="preserve"> arteries</w:t>
      </w:r>
      <w:r w:rsidR="00407979">
        <w:t xml:space="preserve"> remained near their baseline values</w:t>
      </w:r>
      <w:r w:rsidR="00791923">
        <w:t>, showing a mild vasoconstriction</w:t>
      </w:r>
      <w:r w:rsidR="0047660A">
        <w:t xml:space="preserve"> (</w:t>
      </w:r>
      <w:r w:rsidR="0047660A" w:rsidRPr="0027646B">
        <w:rPr>
          <w:b/>
          <w:bCs/>
        </w:rPr>
        <w:fldChar w:fldCharType="begin"/>
      </w:r>
      <w:r w:rsidR="0047660A" w:rsidRPr="0027646B">
        <w:rPr>
          <w:b/>
          <w:bCs/>
        </w:rPr>
        <w:instrText xml:space="preserve"> REF _Ref37672726 \h </w:instrText>
      </w:r>
      <w:r w:rsidR="0047660A">
        <w:rPr>
          <w:b/>
          <w:bCs/>
        </w:rPr>
        <w:instrText xml:space="preserve"> \* MERGEFORMAT </w:instrText>
      </w:r>
      <w:r w:rsidR="0047660A" w:rsidRPr="0027646B">
        <w:rPr>
          <w:b/>
          <w:bCs/>
        </w:rPr>
      </w:r>
      <w:r w:rsidR="0047660A" w:rsidRPr="0027646B">
        <w:rPr>
          <w:b/>
          <w:bCs/>
        </w:rPr>
        <w:fldChar w:fldCharType="separate"/>
      </w:r>
      <w:r w:rsidR="00925441" w:rsidRPr="00925441">
        <w:rPr>
          <w:b/>
          <w:bCs/>
        </w:rPr>
        <w:t>Fig</w:t>
      </w:r>
      <w:r w:rsidR="00C80CC7">
        <w:rPr>
          <w:b/>
          <w:bCs/>
        </w:rPr>
        <w:t>.</w:t>
      </w:r>
      <w:r w:rsidR="00925441" w:rsidRPr="00925441">
        <w:rPr>
          <w:b/>
          <w:bCs/>
        </w:rPr>
        <w:t xml:space="preserve"> </w:t>
      </w:r>
      <w:r w:rsidR="00925441" w:rsidRPr="00925441">
        <w:rPr>
          <w:b/>
          <w:bCs/>
          <w:noProof/>
        </w:rPr>
        <w:t>13</w:t>
      </w:r>
      <w:r w:rsidR="0047660A" w:rsidRPr="0027646B">
        <w:rPr>
          <w:b/>
          <w:bCs/>
        </w:rPr>
        <w:fldChar w:fldCharType="end"/>
      </w:r>
      <w:r w:rsidR="0047660A" w:rsidRPr="0047660A">
        <w:t>-</w:t>
      </w:r>
      <w:r w:rsidR="0047660A">
        <w:rPr>
          <w:b/>
          <w:bCs/>
        </w:rPr>
        <w:t>A)</w:t>
      </w:r>
      <w:r w:rsidR="00407979">
        <w:t xml:space="preserve">. </w:t>
      </w:r>
      <w:r w:rsidR="00657CEE">
        <w:t xml:space="preserve">Our results for </w:t>
      </w:r>
      <w:r w:rsidR="00F271F6">
        <w:t xml:space="preserve">the subendocardial </w:t>
      </w:r>
      <w:r w:rsidR="00657CEE">
        <w:t>vessels</w:t>
      </w:r>
      <w:r w:rsidR="00F271F6">
        <w:t xml:space="preserve"> did not </w:t>
      </w:r>
      <w:r w:rsidR="00657CEE">
        <w:t xml:space="preserve">reveal substantial changes in diameter </w:t>
      </w:r>
      <w:r w:rsidR="00F271F6">
        <w:t>relative to their baseline values</w:t>
      </w:r>
      <w:r w:rsidR="00657CEE">
        <w:t xml:space="preserve"> for the entire tree</w:t>
      </w:r>
      <w:r w:rsidR="00F271F6">
        <w:t>.</w:t>
      </w:r>
      <w:r w:rsidR="00C666E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407979" w14:paraId="36CE9865" w14:textId="77777777" w:rsidTr="001E4BA2">
        <w:tc>
          <w:tcPr>
            <w:tcW w:w="4680" w:type="dxa"/>
          </w:tcPr>
          <w:p w14:paraId="42D00705" w14:textId="56264AC2" w:rsidR="00407979" w:rsidRDefault="00140389" w:rsidP="006179C3">
            <w:pPr>
              <w:jc w:val="both"/>
            </w:pPr>
            <w:r>
              <w:t>A</w:t>
            </w:r>
            <w:r w:rsidR="00407979" w:rsidRPr="001E7D6F">
              <w:rPr>
                <w:noProof/>
              </w:rPr>
              <w:drawing>
                <wp:inline distT="0" distB="0" distL="0" distR="0" wp14:anchorId="107D69F7" wp14:editId="650C8497">
                  <wp:extent cx="3037585" cy="228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harahih\Desktop\CoronaryProject_UMICH\Tree_CMM_Autoregulation\Figs\Delta_mild.emf"/>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c>
          <w:tcPr>
            <w:tcW w:w="4680" w:type="dxa"/>
          </w:tcPr>
          <w:p w14:paraId="41AA215C" w14:textId="2E46D826" w:rsidR="00407979" w:rsidRDefault="00140389" w:rsidP="006179C3">
            <w:pPr>
              <w:keepNext/>
              <w:jc w:val="both"/>
            </w:pPr>
            <w:r>
              <w:t>B</w:t>
            </w:r>
            <w:r w:rsidR="00407979" w:rsidRPr="001E7D6F">
              <w:rPr>
                <w:noProof/>
              </w:rPr>
              <w:drawing>
                <wp:inline distT="0" distB="0" distL="0" distR="0" wp14:anchorId="3B67C4A7" wp14:editId="50DAD5DF">
                  <wp:extent cx="3037585" cy="228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harahih\Desktop\CoronaryProject_UMICH\Tree_CMM_Autoregulation\Figs\Delta_severe.emf"/>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r>
    </w:tbl>
    <w:p w14:paraId="2EB92998" w14:textId="46EC0CB3" w:rsidR="00407979" w:rsidRDefault="00407979" w:rsidP="00407979">
      <w:pPr>
        <w:pStyle w:val="Caption"/>
      </w:pPr>
      <w:bookmarkStart w:id="592" w:name="_Ref37672726"/>
      <w:r>
        <w:t xml:space="preserve">Figure </w:t>
      </w:r>
      <w:r>
        <w:rPr>
          <w:noProof/>
        </w:rPr>
        <w:fldChar w:fldCharType="begin"/>
      </w:r>
      <w:r>
        <w:rPr>
          <w:noProof/>
        </w:rPr>
        <w:instrText xml:space="preserve"> SEQ Figure \* ARABIC </w:instrText>
      </w:r>
      <w:r>
        <w:rPr>
          <w:noProof/>
        </w:rPr>
        <w:fldChar w:fldCharType="separate"/>
      </w:r>
      <w:r w:rsidR="00925441">
        <w:rPr>
          <w:noProof/>
        </w:rPr>
        <w:t>13</w:t>
      </w:r>
      <w:r>
        <w:rPr>
          <w:noProof/>
        </w:rPr>
        <w:fldChar w:fldCharType="end"/>
      </w:r>
      <w:bookmarkEnd w:id="592"/>
      <w:r>
        <w:t xml:space="preserve">. </w:t>
      </w:r>
      <w:r w:rsidR="00D7507E">
        <w:t>E</w:t>
      </w:r>
      <w:r>
        <w:t xml:space="preserve">ffects of mild and severe pressure reduction on coronary arterial tree compared with experimental observations on </w:t>
      </w:r>
      <w:r w:rsidR="00D7507E">
        <w:t xml:space="preserve">canine </w:t>
      </w:r>
      <w:r>
        <w:t>epicardial vessel</w:t>
      </w:r>
      <w:r w:rsidR="00D7507E">
        <w:t>s</w:t>
      </w:r>
      <w:r w:rsidR="001E4BA2">
        <w:t xml:space="preserve"> </w:t>
      </w:r>
      <w:r w:rsidR="001E4BA2">
        <w:fldChar w:fldCharType="begin" w:fldLock="1"/>
      </w:r>
      <w:r w:rsidR="003F6F36">
        <w:instrText>ADDIN CSL_CITATION {"citationItems":[{"id":"ITEM-1","itemData":{"ISSN":"0009-7330","PMID":"2297810","abstract":"The purpose of this study was to determine the coronary microvascular sites of autoregulation. The epimyocardial coronary microcirculation was observed through an intravital microscope by stroboscopic epi-illumination in anesthetized open-chest dogs (n = 20). Aortic pressure and heart rate were held constant by an aortic snare and atrial pacing, respectively. Distal pressure of the left anterior descending coronary artery was controlled by a screw occluder on the proximal left anterior descending coronary artery and monitored with a 24-gauge plastic cannula inserted into the branch or distal portion of the left anterior descending coronary artery. Distal pressure of the left anterior descending coronary artery was stepwisely reduced to 59 +/- 1 mm Hg (mild stenosis, n = 20) and 38 +/- 1 mm Hg (severe stenosis, n = 16). In the left circumflex coronary artery area, myocardial blood flow measured with radioactive microspheres to subepicardium, midmyocardium, and subendocardium did not change with the mild and severe stenosis from control. In the left anterior descending coronary artery area, myocardial blood flow to each layer remained at nearly control level with the mild stenosis but was reduced in midmyocardium and subendocardium with the severe stenosis. With the mild stenosis, diameters of coronary arterial microvessels less than 100 microns in diameter dilated, and those larger than 100 microns in diameter did not change. The magnitude of vasodilation in small arterial microvessels was inversely related to control diameter. With the severe stenosis, small arterial microvessels dilated, and simultaneously, large arterial microvessels constricted. Again, the magnitude of vasodilation in small arterial microvessels was inversely related to control diameter.(ABSTRACT TRUNCATED AT 250 WORDS)","author":[{"dropping-particle":"","family":"Kanatsuka","given":"H","non-dropping-particle":"","parse-names":false,"suffix":""},{"dropping-particle":"","family":"Lamping","given":"K G","non-dropping-particle":"","parse-names":false,"suffix":""},{"dropping-particle":"","family":"Eastham","given":"C L","non-dropping-particle":"","parse-names":false,"suffix":""},{"dropping-particle":"","family":"Marcus","given":"M L","non-dropping-particle":"","parse-names":false,"suffix":""}],"container-title":"Circulation research","id":"ITEM-1","issue":"2","issued":{"date-parts":[["1990","2"]]},"page":"389-96","title":"Heterogeneous changes in epimyocardial microvascular size during graded coronary stenosis. Evidence of the microvascular site for autoregulation.","type":"article-journal","volume":"66"},"uris":["http://www.mendeley.com/documents/?uuid=4b2ed602-b6b1-3b97-a586-0fe8ad1c7e53"]}],"mendeley":{"formattedCitation":"(44)","plainTextFormattedCitation":"(44)","previouslyFormattedCitation":"(43)"},"properties":{"noteIndex":0},"schema":"https://github.com/citation-style-language/schema/raw/master/csl-citation.json"}</w:instrText>
      </w:r>
      <w:r w:rsidR="001E4BA2">
        <w:fldChar w:fldCharType="separate"/>
      </w:r>
      <w:r w:rsidR="003F6F36" w:rsidRPr="003F6F36">
        <w:rPr>
          <w:b w:val="0"/>
          <w:noProof/>
        </w:rPr>
        <w:t>(44)</w:t>
      </w:r>
      <w:r w:rsidR="001E4BA2">
        <w:fldChar w:fldCharType="end"/>
      </w:r>
      <w:r>
        <w:t>.</w:t>
      </w:r>
      <w:r w:rsidR="000231D8">
        <w:t xml:space="preserve"> </w:t>
      </w:r>
    </w:p>
    <w:p w14:paraId="053DE728" w14:textId="76632F07" w:rsidR="00C67FCC" w:rsidRDefault="00657CEE" w:rsidP="00C67FCC">
      <w:pPr>
        <w:jc w:val="both"/>
      </w:pPr>
      <w:r>
        <w:t>For a</w:t>
      </w:r>
      <w:r w:rsidR="00C67FCC">
        <w:t xml:space="preserve"> severe reduction in p</w:t>
      </w:r>
      <w:r>
        <w:t>erfusion p</w:t>
      </w:r>
      <w:r w:rsidR="00C67FCC">
        <w:t xml:space="preserve">ressure, </w:t>
      </w:r>
      <w:r w:rsidR="00C67FCC" w:rsidRPr="00E41D7D">
        <w:rPr>
          <w:rFonts w:eastAsiaTheme="minorEastAsia"/>
        </w:rPr>
        <w:t>however</w:t>
      </w:r>
      <w:r w:rsidR="00C67FCC">
        <w:rPr>
          <w:rFonts w:eastAsiaTheme="minorEastAsia"/>
        </w:rPr>
        <w:t>,</w:t>
      </w:r>
      <w:r w:rsidR="00C67FCC">
        <w:t xml:space="preserve"> subepicardial vessels dilated</w:t>
      </w:r>
      <w:r>
        <w:t xml:space="preserve"> in a similar fashion as in the mild reduction in pressure</w:t>
      </w:r>
      <w:r w:rsidR="00C67FCC">
        <w:t xml:space="preserve">, while </w:t>
      </w:r>
      <w:r w:rsidR="00B51E30">
        <w:t xml:space="preserve">all </w:t>
      </w:r>
      <w:r w:rsidR="00C67FCC">
        <w:t>subendocardial</w:t>
      </w:r>
      <w:r w:rsidR="00911B47">
        <w:t xml:space="preserve"> vessels</w:t>
      </w:r>
      <w:r w:rsidR="00C67FCC">
        <w:t xml:space="preserve"> constricted</w:t>
      </w:r>
      <w:r w:rsidR="00B51E30">
        <w:t xml:space="preserve"> </w:t>
      </w:r>
      <w:r w:rsidR="00C67FCC">
        <w:t>(</w:t>
      </w:r>
      <w:r w:rsidR="00C67FCC" w:rsidRPr="0027646B">
        <w:rPr>
          <w:b/>
          <w:bCs/>
        </w:rPr>
        <w:fldChar w:fldCharType="begin"/>
      </w:r>
      <w:r w:rsidR="00C67FCC" w:rsidRPr="0027646B">
        <w:rPr>
          <w:b/>
          <w:bCs/>
        </w:rPr>
        <w:instrText xml:space="preserve"> REF _Ref37672726 \h </w:instrText>
      </w:r>
      <w:r w:rsidR="00C67FCC">
        <w:rPr>
          <w:b/>
          <w:bCs/>
        </w:rPr>
        <w:instrText xml:space="preserve"> \* MERGEFORMAT </w:instrText>
      </w:r>
      <w:r w:rsidR="00C67FCC" w:rsidRPr="0027646B">
        <w:rPr>
          <w:b/>
          <w:bCs/>
        </w:rPr>
      </w:r>
      <w:r w:rsidR="00C67FCC" w:rsidRPr="0027646B">
        <w:rPr>
          <w:b/>
          <w:bCs/>
        </w:rPr>
        <w:fldChar w:fldCharType="separate"/>
      </w:r>
      <w:r w:rsidR="00925441" w:rsidRPr="00925441">
        <w:rPr>
          <w:b/>
          <w:bCs/>
        </w:rPr>
        <w:t>Fig</w:t>
      </w:r>
      <w:r w:rsidR="00C80CC7">
        <w:rPr>
          <w:b/>
          <w:bCs/>
        </w:rPr>
        <w:t>.</w:t>
      </w:r>
      <w:r w:rsidR="00925441" w:rsidRPr="00925441">
        <w:rPr>
          <w:b/>
          <w:bCs/>
        </w:rPr>
        <w:t xml:space="preserve"> 13</w:t>
      </w:r>
      <w:r w:rsidR="00C67FCC" w:rsidRPr="0027646B">
        <w:rPr>
          <w:b/>
          <w:bCs/>
        </w:rPr>
        <w:fldChar w:fldCharType="end"/>
      </w:r>
      <w:r w:rsidR="00C67FCC" w:rsidRPr="0047660A">
        <w:t>-</w:t>
      </w:r>
      <w:r w:rsidR="00C67FCC">
        <w:rPr>
          <w:b/>
          <w:bCs/>
        </w:rPr>
        <w:t>B)</w:t>
      </w:r>
      <w:r w:rsidR="00C67FCC">
        <w:t>. This subendocardial tree constriction is likely due to the large intramyocardial pressures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rsidR="00C67FCC">
        <w:rPr>
          <w:rFonts w:eastAsiaTheme="minorEastAsia"/>
        </w:rPr>
        <w:t>= 47 mmHg</w:t>
      </w:r>
      <w:r w:rsidR="00C67FCC">
        <w:t xml:space="preserve">), which in combination with the small luminal pressure (38 mmHg &gt; </w:t>
      </w:r>
      <w:r w:rsidR="00C67FCC">
        <w:rPr>
          <w:i/>
          <w:iCs/>
        </w:rPr>
        <w:t>p</w:t>
      </w:r>
      <w:r w:rsidR="00C67FCC">
        <w:t xml:space="preserve"> &gt; 20 mmHg), results in a negative transmural pressure and therefore in vasoconstriction. The dilation of the subepicardial tree and constriction of the subendocardial tree explains the ENDO/EPI flow redistribution in low coronary pressures (</w:t>
      </w:r>
      <w:r w:rsidR="00C67FCC" w:rsidRPr="005E5AA5">
        <w:rPr>
          <w:b/>
          <w:bCs/>
        </w:rPr>
        <w:fldChar w:fldCharType="begin"/>
      </w:r>
      <w:r w:rsidR="00C67FCC" w:rsidRPr="005E5AA5">
        <w:rPr>
          <w:b/>
          <w:bCs/>
        </w:rPr>
        <w:instrText xml:space="preserve"> REF _Ref37672726 \h </w:instrText>
      </w:r>
      <w:r w:rsidR="00C67FCC">
        <w:rPr>
          <w:b/>
          <w:bCs/>
        </w:rPr>
        <w:instrText xml:space="preserve"> \* MERGEFORMAT </w:instrText>
      </w:r>
      <w:r w:rsidR="00C67FCC" w:rsidRPr="005E5AA5">
        <w:rPr>
          <w:b/>
          <w:bCs/>
        </w:rPr>
      </w:r>
      <w:r w:rsidR="00C67FCC" w:rsidRPr="005E5AA5">
        <w:rPr>
          <w:b/>
          <w:bCs/>
        </w:rPr>
        <w:fldChar w:fldCharType="separate"/>
      </w:r>
      <w:r w:rsidR="00925441" w:rsidRPr="00925441">
        <w:rPr>
          <w:b/>
          <w:bCs/>
        </w:rPr>
        <w:t>Fig</w:t>
      </w:r>
      <w:r w:rsidR="00C80CC7">
        <w:rPr>
          <w:b/>
          <w:bCs/>
        </w:rPr>
        <w:t>.</w:t>
      </w:r>
      <w:r w:rsidR="00925441" w:rsidRPr="00925441">
        <w:rPr>
          <w:b/>
          <w:bCs/>
        </w:rPr>
        <w:t xml:space="preserve"> 13</w:t>
      </w:r>
      <w:r w:rsidR="00C67FCC" w:rsidRPr="005E5AA5">
        <w:rPr>
          <w:b/>
          <w:bCs/>
        </w:rPr>
        <w:fldChar w:fldCharType="end"/>
      </w:r>
      <w:r w:rsidR="00C67FCC">
        <w:t>).</w:t>
      </w:r>
    </w:p>
    <w:p w14:paraId="7AB3D167" w14:textId="77777777" w:rsidR="00C67FCC" w:rsidRPr="00407979" w:rsidRDefault="00C67FCC" w:rsidP="00407979"/>
    <w:p w14:paraId="3E385A51" w14:textId="0B47C3AB" w:rsidR="00864379" w:rsidRDefault="00C67FCC" w:rsidP="00D20BB4">
      <w:pPr>
        <w:pStyle w:val="Heading2"/>
        <w:numPr>
          <w:ilvl w:val="1"/>
          <w:numId w:val="5"/>
        </w:numPr>
        <w:ind w:left="540" w:hanging="540"/>
        <w:jc w:val="both"/>
      </w:pPr>
      <w:r>
        <w:t xml:space="preserve">Model </w:t>
      </w:r>
      <w:r w:rsidR="00A765AE">
        <w:t>a</w:t>
      </w:r>
      <w:r w:rsidR="00043491">
        <w:t>pplication</w:t>
      </w:r>
      <w:r>
        <w:t xml:space="preserve">: </w:t>
      </w:r>
      <w:r w:rsidR="00864379">
        <w:t xml:space="preserve">Effects of adenosine and </w:t>
      </w:r>
      <w:r w:rsidR="00E96250">
        <w:t>L-NAME infusion</w:t>
      </w:r>
    </w:p>
    <w:p w14:paraId="03B85F74" w14:textId="3DED4C4D" w:rsidR="00DE7CD7" w:rsidRDefault="00D62B9C" w:rsidP="00E74F93">
      <w:pPr>
        <w:jc w:val="both"/>
      </w:pPr>
      <w:r>
        <w:t xml:space="preserve">We </w:t>
      </w:r>
      <w:r w:rsidR="00097101">
        <w:t xml:space="preserve">further </w:t>
      </w:r>
      <w:r w:rsidR="00294D02">
        <w:t>demonstrated</w:t>
      </w:r>
      <w:r>
        <w:t xml:space="preserve"> o</w:t>
      </w:r>
      <w:r w:rsidR="009916A6">
        <w:t>ur</w:t>
      </w:r>
      <w:r w:rsidR="00562325">
        <w:t xml:space="preserve"> model </w:t>
      </w:r>
      <w:r w:rsidR="00097101">
        <w:t>by</w:t>
      </w:r>
      <w:r w:rsidR="00610516">
        <w:t xml:space="preserve"> </w:t>
      </w:r>
      <w:r w:rsidR="00C95139">
        <w:t>simulat</w:t>
      </w:r>
      <w:r w:rsidR="00097101">
        <w:t>ing</w:t>
      </w:r>
      <w:r w:rsidR="00A04713">
        <w:t xml:space="preserve"> response</w:t>
      </w:r>
      <w:r w:rsidR="000F59FB">
        <w:t>s</w:t>
      </w:r>
      <w:r w:rsidR="007D7B6A">
        <w:t xml:space="preserve"> of </w:t>
      </w:r>
      <w:r w:rsidR="00294D02">
        <w:t xml:space="preserve">the </w:t>
      </w:r>
      <w:r w:rsidR="007D7B6A">
        <w:t>coronary trees</w:t>
      </w:r>
      <w:r w:rsidR="00A04713">
        <w:t xml:space="preserve"> to</w:t>
      </w:r>
      <w:r w:rsidR="00294D02">
        <w:t xml:space="preserve"> two different</w:t>
      </w:r>
      <w:r w:rsidR="00A04713">
        <w:t xml:space="preserve"> pharmacological</w:t>
      </w:r>
      <w:r w:rsidR="00AF5612">
        <w:t xml:space="preserve"> agents</w:t>
      </w:r>
      <w:r w:rsidR="00A04713">
        <w:t xml:space="preserve">. </w:t>
      </w:r>
      <w:r w:rsidR="00C7693A" w:rsidRPr="00ED2544">
        <w:rPr>
          <w:b/>
        </w:rPr>
        <w:fldChar w:fldCharType="begin"/>
      </w:r>
      <w:r w:rsidR="00C7693A" w:rsidRPr="00ED2544">
        <w:rPr>
          <w:b/>
        </w:rPr>
        <w:instrText xml:space="preserve"> REF _Ref21007544 \h  \* MERGEFORMAT </w:instrText>
      </w:r>
      <w:r w:rsidR="00C7693A" w:rsidRPr="00ED2544">
        <w:rPr>
          <w:b/>
        </w:rPr>
      </w:r>
      <w:r w:rsidR="00C7693A" w:rsidRPr="00ED2544">
        <w:rPr>
          <w:b/>
        </w:rPr>
        <w:fldChar w:fldCharType="separate"/>
      </w:r>
      <w:r w:rsidR="00925441" w:rsidRPr="00925441">
        <w:rPr>
          <w:b/>
          <w:noProof/>
        </w:rPr>
        <w:t>Figur</w:t>
      </w:r>
      <w:r w:rsidR="00925441" w:rsidRPr="00300250">
        <w:rPr>
          <w:b/>
          <w:noProof/>
        </w:rPr>
        <w:t>e 14</w:t>
      </w:r>
      <w:r w:rsidR="00C7693A" w:rsidRPr="00ED2544">
        <w:rPr>
          <w:b/>
        </w:rPr>
        <w:fldChar w:fldCharType="end"/>
      </w:r>
      <w:r w:rsidR="00C7693A">
        <w:t xml:space="preserve"> shows </w:t>
      </w:r>
      <w:r w:rsidR="00EE7DA8">
        <w:t>the</w:t>
      </w:r>
      <w:r w:rsidR="00C7693A">
        <w:t xml:space="preserve"> model </w:t>
      </w:r>
      <w:r w:rsidR="002C7602">
        <w:t>results</w:t>
      </w:r>
      <w:r w:rsidR="00C7693A">
        <w:t xml:space="preserve"> </w:t>
      </w:r>
      <w:r w:rsidR="00710AA8">
        <w:t xml:space="preserve">together with </w:t>
      </w:r>
      <w:r w:rsidR="00C7693A">
        <w:t>experimental</w:t>
      </w:r>
      <w:r w:rsidR="0074044C">
        <w:t xml:space="preserve"> data</w:t>
      </w:r>
      <w:r w:rsidR="00C7693A">
        <w:t xml:space="preserve"> </w:t>
      </w:r>
      <w:r w:rsidR="00D87331">
        <w:fldChar w:fldCharType="begin" w:fldLock="1"/>
      </w:r>
      <w:r w:rsidR="003F6F36">
        <w:instrText>ADDIN CSL_CITATION {"citationItems":[{"id":"ITEM-1","itemData":{"DOI":"10.1161/01.CIR.91.6.1807","ISSN":"0009-7322","abstract":"Background The purpose of this study was to test the hypothesis that endothelium-derived nitric oxide (NO) participates in coronary microvascular responses to adenosine and pacing-induced increases in metabolic demand by maintaining an optimal distribution of coronary resistance. Methods and Results Coronary microvascular diameters were measured by stroboscopic epi-illumination and intravital microscopy in open-chest dogs (n=20). Epicardial coronary blood velocity (CBV) was measured by Doppler flowmetry. Responses to adenosine (1 and 10 μg · kg−1 · min−1 IC) and left atrial pacing (180 beats per minute) were recorded before and after inhibition of NO synthesis by NG-nitro-l-arginine methyl ester (L-NAME, 30 μg · kg−1 · min−1 IC). At baseline, adenosine dilated arterioles (&lt;100 μm) (11±4% and 25±3% diameter changes, P&lt;.05) more than small arteries (&gt;100 μm) (−4±6% and 7±3%, P&lt;.05 for the higher dose) and increased CBV (43±31% and 118±25%, P&lt;.05). Left atrial pacing dilated arterioles (12±2%, P&lt;.05) and sma...","author":[{"dropping-particle":"","family":"Jones","given":"Christopher J. H.","non-dropping-particle":"","parse-names":false,"suffix":""},{"dropping-particle":"","family":"Kuo","given":"Lih","non-dropping-particle":"","parse-names":false,"suffix":""},{"dropping-particle":"","family":"Davis","given":"Michael J.","non-dropping-particle":"","parse-names":false,"suffix":""},{"dropping-particle":"V.","family":"DeFily","given":"David","non-dropping-particle":"","parse-names":false,"suffix":""},{"dropping-particle":"","family":"Chilian","given":"William M.","non-dropping-particle":"","parse-names":false,"suffix":""}],"container-title":"Circulation","id":"ITEM-1","issue":"6","issued":{"date-parts":[["1995","3","15"]]},"page":"1807-1813","publisher":"Lippincott Williams &amp; Wilkins","title":"Role of Nitric Oxide in the Coronary Microvascular Responses to Adenosine and Increased Metabolic Demand","type":"article-journal","volume":"91"},"uris":["http://www.mendeley.com/documents/?uuid=2825c325-aaea-3160-a32f-30d7c4757820"]}],"mendeley":{"formattedCitation":"(40)","plainTextFormattedCitation":"(40)","previouslyFormattedCitation":"(39)"},"properties":{"noteIndex":0},"schema":"https://github.com/citation-style-language/schema/raw/master/csl-citation.json"}</w:instrText>
      </w:r>
      <w:r w:rsidR="00D87331">
        <w:fldChar w:fldCharType="separate"/>
      </w:r>
      <w:r w:rsidR="003F6F36" w:rsidRPr="003F6F36">
        <w:rPr>
          <w:noProof/>
        </w:rPr>
        <w:t>(40)</w:t>
      </w:r>
      <w:r w:rsidR="00D87331">
        <w:fldChar w:fldCharType="end"/>
      </w:r>
      <w:r w:rsidR="00D87331">
        <w:t xml:space="preserve"> </w:t>
      </w:r>
      <w:r w:rsidR="00C7693A">
        <w:t xml:space="preserve">for diameter changes </w:t>
      </w:r>
      <w:r w:rsidR="00294D02">
        <w:t>in</w:t>
      </w:r>
      <w:r w:rsidR="00C7693A">
        <w:t xml:space="preserve"> response to </w:t>
      </w:r>
      <w:r w:rsidR="00FF3F22">
        <w:t xml:space="preserve">intracoronary </w:t>
      </w:r>
      <w:r w:rsidR="00C7693A">
        <w:t>adenosine</w:t>
      </w:r>
      <w:r w:rsidR="00294D02">
        <w:t xml:space="preserve"> </w:t>
      </w:r>
      <w:r w:rsidR="00C7693A">
        <w:t xml:space="preserve">and L-NAME infusion. </w:t>
      </w:r>
    </w:p>
    <w:p w14:paraId="7779AECB" w14:textId="20D113A3" w:rsidR="006A3FE1" w:rsidRDefault="00E217FC" w:rsidP="00E74F93">
      <w:pPr>
        <w:jc w:val="both"/>
        <w:rPr>
          <w:bCs/>
        </w:rPr>
      </w:pPr>
      <w:r>
        <w:t>Adenosine is a metabolic vasodilator which</w:t>
      </w:r>
      <w:r w:rsidR="0082215F" w:rsidRPr="0082215F">
        <w:t xml:space="preserve"> </w:t>
      </w:r>
      <w:r w:rsidR="0082215F">
        <w:t>binds to purinergic receptors and causes SMC relaxation</w:t>
      </w:r>
      <w:r>
        <w:t xml:space="preserve"> mostly </w:t>
      </w:r>
      <w:r w:rsidR="0082215F">
        <w:t>in the intermediate and small</w:t>
      </w:r>
      <w:r w:rsidR="00564CE2">
        <w:t xml:space="preserve"> </w:t>
      </w:r>
      <w:r>
        <w:t xml:space="preserve">coronary arterioles </w:t>
      </w:r>
      <w:r>
        <w:fldChar w:fldCharType="begin" w:fldLock="1"/>
      </w:r>
      <w:r w:rsidR="003F6F36">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(53)"},"properties":{"noteIndex":0},"schema":"https://github.com/citation-style-language/schema/raw/master/csl-citation.json"}</w:instrText>
      </w:r>
      <w:r>
        <w:fldChar w:fldCharType="separate"/>
      </w:r>
      <w:r w:rsidR="003F6F36" w:rsidRPr="003F6F36">
        <w:rPr>
          <w:noProof/>
        </w:rPr>
        <w:t>(54)</w:t>
      </w:r>
      <w:r>
        <w:fldChar w:fldCharType="end"/>
      </w:r>
      <w:r>
        <w:t xml:space="preserve">. </w:t>
      </w:r>
      <w:r w:rsidR="00AA7984">
        <w:t xml:space="preserve">In this </w:t>
      </w:r>
      <w:r w:rsidR="00AC1190">
        <w:t>work</w:t>
      </w:r>
      <w:r>
        <w:t xml:space="preserve">, adenosine administration </w:t>
      </w:r>
      <w:r w:rsidR="00294D02">
        <w:t>wa</w:t>
      </w:r>
      <w:r>
        <w:t xml:space="preserve">s modeled by setting the activation in </w:t>
      </w:r>
      <w:r w:rsidR="00B024A4">
        <w:t xml:space="preserve">intermediate and small </w:t>
      </w:r>
      <w:r w:rsidR="002470DE">
        <w:t>arterioles</w:t>
      </w:r>
      <w:r w:rsidR="0067672E">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r>
          <w:rPr>
            <w:rFonts w:ascii="Cambria Math" w:eastAsiaTheme="minorEastAsia" w:hAnsi="Cambria Math"/>
          </w:rPr>
          <m:t>≤</m:t>
        </m:r>
      </m:oMath>
      <w:r w:rsidR="0067672E">
        <w:rPr>
          <w:rFonts w:eastAsiaTheme="minorEastAsia"/>
        </w:rPr>
        <w:t xml:space="preserve">100 </w:t>
      </w:r>
      <w:r w:rsidR="0067672E" w:rsidRPr="005442A7">
        <w:rPr>
          <w:rFonts w:eastAsiaTheme="minorEastAsia"/>
        </w:rPr>
        <w:t>μm</w:t>
      </w:r>
      <w:r w:rsidR="0067672E">
        <w:rPr>
          <w:rFonts w:eastAsiaTheme="minorEastAsia"/>
        </w:rPr>
        <w:t>)</w:t>
      </w:r>
      <w:r w:rsidR="002470DE">
        <w:t xml:space="preserve"> </w:t>
      </w:r>
      <w:r>
        <w:t>to zero (</w:t>
      </w:r>
      <m:oMath>
        <m:r>
          <w:rPr>
            <w:rFonts w:ascii="Cambria Math" w:hAnsi="Cambria Math"/>
          </w:rPr>
          <m:t>A</m:t>
        </m:r>
      </m:oMath>
      <w:r>
        <w:t>=0).</w:t>
      </w:r>
      <w:r w:rsidR="00C80CC7">
        <w:rPr>
          <w:b/>
        </w:rPr>
        <w:t xml:space="preserve"> </w:t>
      </w:r>
      <w:r w:rsidR="00BE2EE3" w:rsidRPr="00C80CC7">
        <w:rPr>
          <w:b/>
        </w:rPr>
        <w:fldChar w:fldCharType="begin"/>
      </w:r>
      <w:r w:rsidR="00BE2EE3" w:rsidRPr="00C80CC7">
        <w:rPr>
          <w:b/>
        </w:rPr>
        <w:instrText xml:space="preserve"> REF _Ref21007544 \h  \* MERGEFORMAT </w:instrText>
      </w:r>
      <w:r w:rsidR="00BE2EE3" w:rsidRPr="00C80CC7">
        <w:rPr>
          <w:b/>
        </w:rPr>
      </w:r>
      <w:r w:rsidR="00BE2EE3" w:rsidRPr="00C80CC7">
        <w:rPr>
          <w:b/>
        </w:rPr>
        <w:fldChar w:fldCharType="separate"/>
      </w:r>
      <w:r w:rsidR="00925441" w:rsidRPr="00C80CC7">
        <w:rPr>
          <w:b/>
          <w:noProof/>
        </w:rPr>
        <w:t>Figure 14</w:t>
      </w:r>
      <w:r w:rsidR="00BE2EE3" w:rsidRPr="00C80CC7">
        <w:rPr>
          <w:b/>
        </w:rPr>
        <w:fldChar w:fldCharType="end"/>
      </w:r>
      <w:r w:rsidR="00BE2EE3" w:rsidRPr="00BE2EE3">
        <w:rPr>
          <w:bCs/>
        </w:rPr>
        <w:t>-</w:t>
      </w:r>
      <w:r w:rsidR="00BE2EE3">
        <w:rPr>
          <w:b/>
        </w:rPr>
        <w:t>A</w:t>
      </w:r>
      <w:r w:rsidR="00BE2EE3">
        <w:rPr>
          <w:bCs/>
        </w:rPr>
        <w:t xml:space="preserve"> shows that adenosine </w:t>
      </w:r>
      <w:r w:rsidR="007610BB">
        <w:rPr>
          <w:bCs/>
        </w:rPr>
        <w:t>infusion</w:t>
      </w:r>
      <w:r w:rsidR="00BE2EE3">
        <w:rPr>
          <w:bCs/>
        </w:rPr>
        <w:t xml:space="preserve"> leads to </w:t>
      </w:r>
      <w:r w:rsidR="00C07065">
        <w:rPr>
          <w:bCs/>
        </w:rPr>
        <w:t>up to</w:t>
      </w:r>
      <w:r w:rsidR="00BE2EE3">
        <w:rPr>
          <w:bCs/>
        </w:rPr>
        <w:t xml:space="preserve"> </w:t>
      </w:r>
      <w:r w:rsidR="00C07065">
        <w:rPr>
          <w:bCs/>
        </w:rPr>
        <w:t>25</w:t>
      </w:r>
      <w:r w:rsidR="00BE2EE3">
        <w:rPr>
          <w:bCs/>
        </w:rPr>
        <w:t>% increase in</w:t>
      </w:r>
      <w:r w:rsidR="007437E4">
        <w:rPr>
          <w:bCs/>
        </w:rPr>
        <w:t xml:space="preserve"> the</w:t>
      </w:r>
      <w:r w:rsidR="00BE2EE3">
        <w:rPr>
          <w:bCs/>
        </w:rPr>
        <w:t xml:space="preserve"> diameter of these arterioles</w:t>
      </w:r>
      <w:r w:rsidR="007610BB">
        <w:rPr>
          <w:bCs/>
        </w:rPr>
        <w:t xml:space="preserve">, while the </w:t>
      </w:r>
      <w:r w:rsidR="00DA308A">
        <w:rPr>
          <w:bCs/>
        </w:rPr>
        <w:t xml:space="preserve">diameters of </w:t>
      </w:r>
      <w:r w:rsidR="007610BB">
        <w:rPr>
          <w:bCs/>
        </w:rPr>
        <w:t>small arteries and large arterioles remain close to their baseline.</w:t>
      </w:r>
      <w:r w:rsidR="00E74F93">
        <w:rPr>
          <w:bCs/>
        </w:rPr>
        <w:t xml:space="preserve"> </w:t>
      </w:r>
    </w:p>
    <w:p w14:paraId="12ED9DCF" w14:textId="74E1273F" w:rsidR="00864379" w:rsidRDefault="00E217FC" w:rsidP="0048583D">
      <w:pPr>
        <w:jc w:val="both"/>
      </w:pPr>
      <w:r>
        <w:lastRenderedPageBreak/>
        <w:t xml:space="preserve">L-NAME is </w:t>
      </w:r>
      <w:r w:rsidR="00143D0C">
        <w:t>a</w:t>
      </w:r>
      <w:r w:rsidR="0048583D">
        <w:t>n</w:t>
      </w:r>
      <w:r w:rsidR="00143D0C">
        <w:t xml:space="preserve"> </w:t>
      </w:r>
      <w:r w:rsidR="00CD20F0">
        <w:t xml:space="preserve">endothelial </w:t>
      </w:r>
      <w:r>
        <w:t>NO synthesis</w:t>
      </w:r>
      <w:r w:rsidR="00DE7CD7">
        <w:t xml:space="preserve"> inhibitor</w:t>
      </w:r>
      <w:r>
        <w:t xml:space="preserve"> </w:t>
      </w:r>
      <w:r>
        <w:fldChar w:fldCharType="begin" w:fldLock="1"/>
      </w:r>
      <w:r w:rsidR="003F6F36">
        <w:instrText>ADDIN CSL_CITATION {"citationItems":[{"id":"ITEM-1","itemData":{"DOI":"10.1016/S1734-1140(12)70846-0","ISSN":"17341140","PMID":"22814004","abstract":"L-arginine analogues are widely used inhibitors of nitric oxide synthase (NOS) activity both in vitro and in vivo, with Nω-nitro-L- arginine methyl ester (L-NAME) being at the head. On the one hand, acute and chronic L-NAME treatment leads to changes in blood pressure and vascular reactivity due to decreased nitric oxide (NO) bioavailability. However, lower doses of L-NAME may also activate NO production via feedback regulatory mechanisms if administered for longer time. Such L-NAME-induced activation has been observed in both NOS expression and activity and revealed considerable differences in regulatory mechanisms of NO production between particular tissues depending on the amount of L-NAME. Moreover, feedback activation of NO production by L-NAME seems to be regulated diversely under conditions of hypertension. This review summarizes the mechanisms of NOS regulation in order to better understand the apparent discrepancies found in the current literature. Copyright © 2012 by Institute of Pharmacology Polish Academy of Sciences.","author":[{"dropping-particle":"","family":"Kopincová","given":"Jana","non-dropping-particle":"","parse-names":false,"suffix":""},{"dropping-particle":"","family":"Púzserová","given":"Angelika","non-dropping-particle":"","parse-names":false,"suffix":""},{"dropping-particle":"","family":"Bernátová","given":"Iveta","non-dropping-particle":"","parse-names":false,"suffix":""}],"container-title":"Pharmacological Reports","id":"ITEM-1","issue":"3","issued":{"date-parts":[["2012"]]},"page":"511-520","publisher":"Elsevier B.V.","title":"L-NAME in the cardiovascular system - Nitric oxide synthase activator?","type":"article","volume":"64"},"uris":["http://www.mendeley.com/documents/?uuid=bc3c9c56-3c4f-3117-9d77-41c8e7f1f7aa"]}],"mendeley":{"formattedCitation":"(50)","plainTextFormattedCitation":"(50)","previouslyFormattedCitation":"(49)"},"properties":{"noteIndex":0},"schema":"https://github.com/citation-style-language/schema/raw/master/csl-citation.json"}</w:instrText>
      </w:r>
      <w:r>
        <w:fldChar w:fldCharType="separate"/>
      </w:r>
      <w:r w:rsidR="003F6F36" w:rsidRPr="003F6F36">
        <w:rPr>
          <w:noProof/>
        </w:rPr>
        <w:t>(50)</w:t>
      </w:r>
      <w:r>
        <w:fldChar w:fldCharType="end"/>
      </w:r>
      <w:r>
        <w:t xml:space="preserve">. </w:t>
      </w:r>
      <w:r w:rsidR="004577D9">
        <w:t>Based on</w:t>
      </w:r>
      <w:r w:rsidR="00916D6A">
        <w:t xml:space="preserve"> the </w:t>
      </w:r>
      <w:r w:rsidR="006252FB">
        <w:t xml:space="preserve">observations in the </w:t>
      </w:r>
      <w:r w:rsidR="00143261">
        <w:t xml:space="preserve">study </w:t>
      </w:r>
      <w:r w:rsidR="00737317">
        <w:t>by</w:t>
      </w:r>
      <w:r w:rsidR="00FA297D">
        <w:t xml:space="preserve"> Jones et al.</w:t>
      </w:r>
      <w:r w:rsidR="00916D6A">
        <w:t xml:space="preserve"> </w:t>
      </w:r>
      <w:r w:rsidR="00916D6A">
        <w:fldChar w:fldCharType="begin" w:fldLock="1"/>
      </w:r>
      <w:r w:rsidR="003F6F36">
        <w:instrText>ADDIN CSL_CITATION {"citationItems":[{"id":"ITEM-1","itemData":{"DOI":"10.1161/01.CIR.91.6.1807","ISSN":"0009-7322","abstract":"Background The purpose of this study was to test the hypothesis that endothelium-derived nitric oxide (NO) participates in coronary microvascular responses to adenosine and pacing-induced increases in metabolic demand by maintaining an optimal distribution of coronary resistance. Methods and Results Coronary microvascular diameters were measured by stroboscopic epi-illumination and intravital microscopy in open-chest dogs (n=20). Epicardial coronary blood velocity (CBV) was measured by Doppler flowmetry. Responses to adenosine (1 and 10 μg · kg−1 · min−1 IC) and left atrial pacing (180 beats per minute) were recorded before and after inhibition of NO synthesis by NG-nitro-l-arginine methyl ester (L-NAME, 30 μg · kg−1 · min−1 IC). At baseline, adenosine dilated arterioles (&lt;100 μm) (11±4% and 25±3% diameter changes, P&lt;.05) more than small arteries (&gt;100 μm) (−4±6% and 7±3%, P&lt;.05 for the higher dose) and increased CBV (43±31% and 118±25%, P&lt;.05). Left atrial pacing dilated arterioles (12±2%, P&lt;.05) and sma...","author":[{"dropping-particle":"","family":"Jones","given":"Christopher J. H.","non-dropping-particle":"","parse-names":false,"suffix":""},{"dropping-particle":"","family":"Kuo","given":"Lih","non-dropping-particle":"","parse-names":false,"suffix":""},{"dropping-particle":"","family":"Davis","given":"Michael J.","non-dropping-particle":"","parse-names":false,"suffix":""},{"dropping-particle":"V.","family":"DeFily","given":"David","non-dropping-particle":"","parse-names":false,"suffix":""},{"dropping-particle":"","family":"Chilian","given":"William M.","non-dropping-particle":"","parse-names":false,"suffix":""}],"container-title":"Circulation","id":"ITEM-1","issue":"6","issued":{"date-parts":[["1995","3","15"]]},"page":"1807-1813","publisher":"Lippincott Williams &amp; Wilkins","title":"Role of Nitric Oxide in the Coronary Microvascular Responses to Adenosine and Increased Metabolic Demand","type":"article-journal","volume":"91"},"uris":["http://www.mendeley.com/documents/?uuid=2825c325-aaea-3160-a32f-30d7c4757820"]}],"mendeley":{"formattedCitation":"(40)","plainTextFormattedCitation":"(40)","previouslyFormattedCitation":"(39)"},"properties":{"noteIndex":0},"schema":"https://github.com/citation-style-language/schema/raw/master/csl-citation.json"}</w:instrText>
      </w:r>
      <w:r w:rsidR="00916D6A">
        <w:fldChar w:fldCharType="separate"/>
      </w:r>
      <w:r w:rsidR="003F6F36" w:rsidRPr="003F6F36">
        <w:rPr>
          <w:noProof/>
        </w:rPr>
        <w:t>(40)</w:t>
      </w:r>
      <w:r w:rsidR="00916D6A">
        <w:fldChar w:fldCharType="end"/>
      </w:r>
      <w:r w:rsidR="00916D6A">
        <w:t>, L-NAME</w:t>
      </w:r>
      <w:r w:rsidR="006252FB">
        <w:t xml:space="preserve"> led to full myogenic constriction of small arteries and large arterioles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6252FB">
        <w:rPr>
          <w:rFonts w:eastAsiaTheme="minorEastAsia"/>
        </w:rPr>
        <w:t xml:space="preserve"> &gt;100 </w:t>
      </w:r>
      <w:r w:rsidR="006252FB" w:rsidRPr="005442A7">
        <w:rPr>
          <w:rFonts w:eastAsiaTheme="minorEastAsia"/>
        </w:rPr>
        <w:t>μm</w:t>
      </w:r>
      <w:r w:rsidR="006252FB">
        <w:rPr>
          <w:rFonts w:eastAsiaTheme="minorEastAsia"/>
        </w:rPr>
        <w:t xml:space="preserve">). However, they reported that </w:t>
      </w:r>
      <w:r w:rsidR="006252FB">
        <w:t>although the experimental data showed both constrictive and dilatory responses in intermediate and small arterioles</w:t>
      </w:r>
      <w:r w:rsidR="00D606AF">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r>
          <w:rPr>
            <w:rFonts w:ascii="Cambria Math" w:eastAsiaTheme="minorEastAsia" w:hAnsi="Cambria Math"/>
          </w:rPr>
          <m:t>≤</m:t>
        </m:r>
      </m:oMath>
      <w:r w:rsidR="00D606AF">
        <w:rPr>
          <w:rFonts w:eastAsiaTheme="minorEastAsia"/>
        </w:rPr>
        <w:t xml:space="preserve">100 </w:t>
      </w:r>
      <w:r w:rsidR="00D606AF" w:rsidRPr="005442A7">
        <w:rPr>
          <w:rFonts w:eastAsiaTheme="minorEastAsia"/>
        </w:rPr>
        <w:t>μm</w:t>
      </w:r>
      <w:r w:rsidR="00D606AF">
        <w:rPr>
          <w:rFonts w:eastAsiaTheme="minorEastAsia"/>
        </w:rPr>
        <w:t>)</w:t>
      </w:r>
      <w:r w:rsidR="006252FB">
        <w:t xml:space="preserve">, most of the arterioles were dilated. In addition, they </w:t>
      </w:r>
      <w:r w:rsidR="0048583D">
        <w:t>observed</w:t>
      </w:r>
      <w:r w:rsidR="006252FB">
        <w:t xml:space="preserve"> that administering adenosine to L-NAME infused hearts did not further affect the dilated arterioles, indicating that th</w:t>
      </w:r>
      <w:r w:rsidR="0048583D">
        <w:t>e</w:t>
      </w:r>
      <w:r w:rsidR="006252FB">
        <w:t xml:space="preserve">se arterioles were likely fully dilated in response to L-NAME. Therefore, we set </w:t>
      </w:r>
      <m:oMath>
        <m:r>
          <w:rPr>
            <w:rFonts w:ascii="Cambria Math" w:hAnsi="Cambria Math"/>
          </w:rPr>
          <m:t>A=1</m:t>
        </m:r>
      </m:oMath>
      <w:r w:rsidR="006252FB">
        <w:rPr>
          <w:rFonts w:eastAsiaTheme="minorEastAsia"/>
        </w:rPr>
        <w:t xml:space="preserve"> for </w:t>
      </w:r>
      <w:r w:rsidR="006252FB">
        <w:t xml:space="preserve">small arteries and large arterioles </w:t>
      </w:r>
      <w:r w:rsidR="006252FB">
        <w:rPr>
          <w:rFonts w:eastAsiaTheme="minorEastAsia"/>
        </w:rPr>
        <w:t xml:space="preserve">and </w:t>
      </w:r>
      <m:oMath>
        <m:r>
          <w:rPr>
            <w:rFonts w:ascii="Cambria Math" w:hAnsi="Cambria Math"/>
          </w:rPr>
          <m:t>A=0</m:t>
        </m:r>
      </m:oMath>
      <w:r w:rsidR="006252FB">
        <w:rPr>
          <w:rFonts w:eastAsiaTheme="minorEastAsia"/>
        </w:rPr>
        <w:t xml:space="preserve"> for </w:t>
      </w:r>
      <w:r w:rsidR="006252FB">
        <w:t>intermediate and small arterioles</w:t>
      </w:r>
      <w:r w:rsidR="00D606AF">
        <w:t>.</w:t>
      </w:r>
      <w:r w:rsidR="009A5080">
        <w:t xml:space="preserve"> </w:t>
      </w:r>
      <w:r w:rsidR="00BF558E">
        <w:t xml:space="preserve">Our results </w:t>
      </w:r>
      <w:r w:rsidR="00BE16F5">
        <w:t>revealed</w:t>
      </w:r>
      <w:r w:rsidR="00BF558E">
        <w:t xml:space="preserve"> </w:t>
      </w:r>
      <w:r w:rsidR="00BE16F5">
        <w:t>small arteries</w:t>
      </w:r>
      <w:r w:rsidR="00EF4C0F">
        <w:t xml:space="preserve"> </w:t>
      </w:r>
      <w:r w:rsidR="00BE16F5">
        <w:t>vasoconstriction</w:t>
      </w:r>
      <w:r w:rsidR="00722ED1">
        <w:t xml:space="preserve"> </w:t>
      </w:r>
      <w:r w:rsidR="00A12C4B">
        <w:t>in</w:t>
      </w:r>
      <w:r w:rsidR="00EF4C0F">
        <w:t xml:space="preserve"> both trees and a</w:t>
      </w:r>
      <w:r w:rsidR="00BF558E">
        <w:t xml:space="preserve"> </w:t>
      </w:r>
      <w:r w:rsidR="008707D7">
        <w:t>higher degree of</w:t>
      </w:r>
      <w:r w:rsidR="00BF558E">
        <w:t xml:space="preserve"> </w:t>
      </w:r>
      <w:r w:rsidR="008707D7">
        <w:t>vaso</w:t>
      </w:r>
      <w:r w:rsidR="00030DE1">
        <w:t xml:space="preserve">constriction </w:t>
      </w:r>
      <w:r w:rsidR="008707D7">
        <w:t>in</w:t>
      </w:r>
      <w:r w:rsidR="00BF558E">
        <w:t xml:space="preserve"> the large </w:t>
      </w:r>
      <w:r w:rsidR="00B37052">
        <w:t xml:space="preserve">subepicardial </w:t>
      </w:r>
      <w:r w:rsidR="00BF558E">
        <w:t xml:space="preserve">arterioles </w:t>
      </w:r>
      <w:r w:rsidR="00B37052">
        <w:t>compared to the</w:t>
      </w:r>
      <w:r w:rsidR="00F36132">
        <w:t>ir</w:t>
      </w:r>
      <w:r w:rsidR="00B37052">
        <w:t xml:space="preserve"> subendocardial counterparts</w:t>
      </w:r>
      <w:r w:rsidR="00CD24E8">
        <w:t xml:space="preserve"> (</w:t>
      </w:r>
      <w:r w:rsidR="00CD24E8" w:rsidRPr="00ED2544">
        <w:rPr>
          <w:b/>
        </w:rPr>
        <w:fldChar w:fldCharType="begin"/>
      </w:r>
      <w:r w:rsidR="00CD24E8" w:rsidRPr="00ED2544">
        <w:rPr>
          <w:b/>
        </w:rPr>
        <w:instrText xml:space="preserve"> REF _Ref21007544 \h  \* MERGEFORMAT </w:instrText>
      </w:r>
      <w:r w:rsidR="00CD24E8" w:rsidRPr="00ED2544">
        <w:rPr>
          <w:b/>
        </w:rPr>
      </w:r>
      <w:r w:rsidR="00CD24E8" w:rsidRPr="00ED2544">
        <w:rPr>
          <w:b/>
        </w:rPr>
        <w:fldChar w:fldCharType="separate"/>
      </w:r>
      <w:r w:rsidR="00925441" w:rsidRPr="00925441">
        <w:rPr>
          <w:b/>
          <w:noProof/>
        </w:rPr>
        <w:t>Fig</w:t>
      </w:r>
      <w:r w:rsidR="00C80CC7">
        <w:rPr>
          <w:b/>
          <w:noProof/>
        </w:rPr>
        <w:t>.</w:t>
      </w:r>
      <w:r w:rsidR="00925441" w:rsidRPr="00925441">
        <w:rPr>
          <w:b/>
          <w:noProof/>
        </w:rPr>
        <w:t xml:space="preserve"> </w:t>
      </w:r>
      <w:r w:rsidR="00925441" w:rsidRPr="00C80CC7">
        <w:rPr>
          <w:b/>
          <w:bCs/>
          <w:noProof/>
        </w:rPr>
        <w:t>14</w:t>
      </w:r>
      <w:r w:rsidR="00CD24E8" w:rsidRPr="00ED2544">
        <w:rPr>
          <w:b/>
        </w:rPr>
        <w:fldChar w:fldCharType="end"/>
      </w:r>
      <w:r w:rsidR="00CD24E8" w:rsidRPr="00BE2EE3">
        <w:rPr>
          <w:bCs/>
        </w:rPr>
        <w:t>-</w:t>
      </w:r>
      <w:r w:rsidR="00CD24E8">
        <w:rPr>
          <w:b/>
        </w:rPr>
        <w:t>B</w:t>
      </w:r>
      <w:r w:rsidR="00CD24E8">
        <w:t>)</w:t>
      </w:r>
      <w:r w:rsidR="00B37052">
        <w:t>.</w:t>
      </w:r>
      <w:r w:rsidR="00983A1E">
        <w:t xml:space="preserve"> Th</w:t>
      </w:r>
      <w:r w:rsidR="00F81AC8">
        <w:t>e latter</w:t>
      </w:r>
      <w:r w:rsidR="00983A1E">
        <w:t xml:space="preserve"> </w:t>
      </w:r>
      <w:r w:rsidR="007F7C5B">
        <w:t>can be</w:t>
      </w:r>
      <w:r w:rsidR="00983A1E">
        <w:t xml:space="preserve"> due to a higher transmural pressure</w:t>
      </w:r>
      <w:r w:rsidR="00727A3D">
        <w:t xml:space="preserv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rsidR="00983A1E">
        <w:t xml:space="preserve"> leading to </w:t>
      </w:r>
      <w:r w:rsidR="000C1CEA">
        <w:t>larger</w:t>
      </w:r>
      <w:r w:rsidR="00494D13">
        <w:t xml:space="preserve"> myogenic </w:t>
      </w:r>
      <w:r w:rsidR="00C558E0">
        <w:t xml:space="preserve">pressure-dependent </w:t>
      </w:r>
      <w:del w:id="593" w:author="Hamidreza Gharahi" w:date="2020-08-27T14:26:00Z">
        <w:r w:rsidR="00C558E0" w:rsidDel="009060BB">
          <w:delText>tension</w:delText>
        </w:r>
      </w:del>
      <w:ins w:id="594" w:author="Hamidreza Gharahi" w:date="2020-08-27T14:26:00Z">
        <w:r w:rsidR="009060BB">
          <w:t>stress</w:t>
        </w:r>
      </w:ins>
      <w:r w:rsidR="00494D13">
        <w:t xml:space="preserve"> </w:t>
      </w:r>
      <w:r w:rsidR="001D3E48">
        <w:t xml:space="preserve">(Eq. </w:t>
      </w:r>
      <w:r w:rsidR="001D3E48">
        <w:fldChar w:fldCharType="begin"/>
      </w:r>
      <w:r w:rsidR="001D3E48">
        <w:instrText xml:space="preserve"> REF eq6 \h </w:instrText>
      </w:r>
      <w:r w:rsidR="001D3E48">
        <w:fldChar w:fldCharType="separate"/>
      </w:r>
      <w:r w:rsidR="00925441">
        <w:rPr>
          <w:noProof/>
        </w:rPr>
        <w:t>3</w:t>
      </w:r>
      <w:r w:rsidR="001D3E48">
        <w:fldChar w:fldCharType="end"/>
      </w:r>
      <w:r w:rsidR="0021096F">
        <w:t>)</w:t>
      </w:r>
      <w:r w:rsidR="00950DE5">
        <w:t>.</w:t>
      </w:r>
      <w:r w:rsidR="008E6025">
        <w:t xml:space="preserve"> </w:t>
      </w:r>
      <w:r w:rsidR="008707D7">
        <w:t>D</w:t>
      </w:r>
      <w:r w:rsidR="000248CA">
        <w:t>iameter changes</w:t>
      </w:r>
      <w:r w:rsidR="00155690">
        <w:t xml:space="preserve"> in intermediate arterioles</w:t>
      </w:r>
      <w:r w:rsidR="003A43ED">
        <w:t xml:space="preserve"> (50&lt;</w:t>
      </w:r>
      <w:r w:rsidR="003A43ED" w:rsidRPr="005442A7">
        <w:rPr>
          <w:rFonts w:eastAsiaTheme="minorEastAsia"/>
        </w:rPr>
        <w:t>D</w:t>
      </w:r>
      <m:oMath>
        <m:r>
          <w:rPr>
            <w:rFonts w:ascii="Cambria Math" w:eastAsiaTheme="minorEastAsia" w:hAnsi="Cambria Math"/>
          </w:rPr>
          <m:t>≤</m:t>
        </m:r>
      </m:oMath>
      <w:r w:rsidR="003A43ED">
        <w:rPr>
          <w:rFonts w:eastAsiaTheme="minorEastAsia"/>
        </w:rPr>
        <w:t xml:space="preserve">100 </w:t>
      </w:r>
      <w:r w:rsidR="003A43ED" w:rsidRPr="005442A7">
        <w:rPr>
          <w:rFonts w:eastAsiaTheme="minorEastAsia"/>
        </w:rPr>
        <w:t>μm</w:t>
      </w:r>
      <w:r w:rsidR="003A43ED">
        <w:rPr>
          <w:rFonts w:eastAsiaTheme="minorEastAsia"/>
        </w:rPr>
        <w:t>)</w:t>
      </w:r>
      <w:r w:rsidR="003A43ED">
        <w:t xml:space="preserve"> </w:t>
      </w:r>
      <w:r w:rsidR="008707D7">
        <w:t>we</w:t>
      </w:r>
      <w:r w:rsidR="00155690">
        <w:t xml:space="preserve">re </w:t>
      </w:r>
      <w:r w:rsidR="008707D7">
        <w:t>similar</w:t>
      </w:r>
      <w:r w:rsidR="00B41C92">
        <w:t xml:space="preserve"> in both coronary trees</w:t>
      </w:r>
      <w:r w:rsidR="00155690">
        <w:t xml:space="preserve">. </w:t>
      </w:r>
      <w:r w:rsidR="008707D7">
        <w:t>Lastly</w:t>
      </w:r>
      <w:r w:rsidR="003A43ED">
        <w:t xml:space="preserve">, the small </w:t>
      </w:r>
      <w:r w:rsidR="008707D7">
        <w:t xml:space="preserve">subendocardial </w:t>
      </w:r>
      <w:r w:rsidR="003A43ED">
        <w:t>arterioles (</w:t>
      </w:r>
      <w:r w:rsidR="003A43ED" w:rsidRPr="005442A7">
        <w:rPr>
          <w:rFonts w:eastAsiaTheme="minorEastAsia"/>
        </w:rPr>
        <w:t>D</w:t>
      </w:r>
      <m:oMath>
        <m:r>
          <w:rPr>
            <w:rFonts w:ascii="Cambria Math" w:eastAsiaTheme="minorEastAsia" w:hAnsi="Cambria Math"/>
          </w:rPr>
          <m:t>≤</m:t>
        </m:r>
      </m:oMath>
      <w:r w:rsidR="003A43ED">
        <w:rPr>
          <w:rFonts w:eastAsiaTheme="minorEastAsia"/>
        </w:rPr>
        <w:t xml:space="preserve">50 </w:t>
      </w:r>
      <w:r w:rsidR="003A43ED" w:rsidRPr="005442A7">
        <w:rPr>
          <w:rFonts w:eastAsiaTheme="minorEastAsia"/>
        </w:rPr>
        <w:t>μm</w:t>
      </w:r>
      <w:r w:rsidR="003A43ED">
        <w:rPr>
          <w:rFonts w:eastAsiaTheme="minorEastAsia"/>
        </w:rPr>
        <w:t>)</w:t>
      </w:r>
      <w:r w:rsidR="003A43ED">
        <w:t xml:space="preserve"> of </w:t>
      </w:r>
      <w:r w:rsidR="008707D7">
        <w:t>we</w:t>
      </w:r>
      <w:r w:rsidR="003A43ED">
        <w:t xml:space="preserve">re less dilated compared to the small </w:t>
      </w:r>
      <w:r w:rsidR="008707D7">
        <w:t xml:space="preserve">subepicardial </w:t>
      </w:r>
      <w:r w:rsidR="003A43ED">
        <w:t xml:space="preserve">arterioles </w:t>
      </w:r>
      <w:r w:rsidR="007F786D">
        <w:t xml:space="preserve">due to </w:t>
      </w:r>
      <w:r w:rsidR="008707D7">
        <w:t xml:space="preserve">the </w:t>
      </w:r>
      <w:r w:rsidR="007F786D">
        <w:t>larger intramyocardial pressure</w:t>
      </w:r>
      <w:r w:rsidR="003A43ED">
        <w:t xml:space="preserve">. </w:t>
      </w:r>
    </w:p>
    <w:p w14:paraId="64FDB258" w14:textId="0904E58B" w:rsidR="003B0D81" w:rsidRDefault="002A4F0B" w:rsidP="00E74F93">
      <w:pPr>
        <w:jc w:val="both"/>
      </w:pPr>
      <w:r>
        <w:t>We must note that a</w:t>
      </w:r>
      <w:r w:rsidR="003B0D81">
        <w:t xml:space="preserve"> direct comparison between model </w:t>
      </w:r>
      <w:r w:rsidR="00215D98">
        <w:t>results</w:t>
      </w:r>
      <w:r w:rsidR="003B0D81">
        <w:t xml:space="preserve"> and the experimental data on canine epicardial vessels is not feasible.</w:t>
      </w:r>
      <w:r w:rsidR="008707D7">
        <w:t xml:space="preserve"> This is due to the conceptual separation between subendocardial and subepicardial trees in our model, a separation not possible to establish in the experimental data. Furthermore, the experimental data </w:t>
      </w:r>
      <w:r w:rsidR="005032F4">
        <w:t xml:space="preserve">in </w:t>
      </w:r>
      <w:r w:rsidR="005032F4" w:rsidRPr="005032F4">
        <w:rPr>
          <w:b/>
          <w:bCs/>
        </w:rPr>
        <w:t>Figs.</w:t>
      </w:r>
      <w:r w:rsidR="005032F4">
        <w:t xml:space="preserve"> </w:t>
      </w:r>
      <w:r w:rsidR="005032F4" w:rsidRPr="0027646B">
        <w:rPr>
          <w:b/>
          <w:bCs/>
          <w:noProof/>
        </w:rPr>
        <w:t>13</w:t>
      </w:r>
      <w:r w:rsidR="005032F4">
        <w:rPr>
          <w:b/>
          <w:bCs/>
          <w:noProof/>
        </w:rPr>
        <w:t xml:space="preserve"> </w:t>
      </w:r>
      <w:r w:rsidR="005032F4" w:rsidRPr="005032F4">
        <w:rPr>
          <w:noProof/>
        </w:rPr>
        <w:t>and</w:t>
      </w:r>
      <w:r w:rsidR="005032F4" w:rsidRPr="00C80CC7">
        <w:rPr>
          <w:b/>
        </w:rPr>
        <w:fldChar w:fldCharType="begin"/>
      </w:r>
      <w:r w:rsidR="005032F4" w:rsidRPr="00C80CC7">
        <w:rPr>
          <w:b/>
        </w:rPr>
        <w:instrText xml:space="preserve"> REF _Ref21007544 \h  \* MERGEFORMAT </w:instrText>
      </w:r>
      <w:r w:rsidR="005032F4" w:rsidRPr="00C80CC7">
        <w:rPr>
          <w:b/>
        </w:rPr>
      </w:r>
      <w:r w:rsidR="005032F4" w:rsidRPr="00C80CC7">
        <w:rPr>
          <w:b/>
        </w:rPr>
        <w:fldChar w:fldCharType="separate"/>
      </w:r>
      <w:r w:rsidR="00925441" w:rsidRPr="00C80CC7">
        <w:rPr>
          <w:b/>
          <w:noProof/>
        </w:rPr>
        <w:t xml:space="preserve"> 14</w:t>
      </w:r>
      <w:r w:rsidR="005032F4" w:rsidRPr="00C80CC7">
        <w:rPr>
          <w:b/>
        </w:rPr>
        <w:fldChar w:fldCharType="end"/>
      </w:r>
      <w:r w:rsidR="005032F4">
        <w:rPr>
          <w:b/>
        </w:rPr>
        <w:t xml:space="preserve"> </w:t>
      </w:r>
      <w:r w:rsidR="008707D7">
        <w:t>w</w:t>
      </w:r>
      <w:r w:rsidR="005032F4">
        <w:t>ere</w:t>
      </w:r>
      <w:r w:rsidR="008707D7">
        <w:t xml:space="preserve"> acquired in dogs, whereas our model had been calibrated using porcine data.</w:t>
      </w:r>
      <w:r w:rsidR="003B0D81">
        <w:t xml:space="preserve"> </w:t>
      </w:r>
      <w:r w:rsidR="008707D7">
        <w:t xml:space="preserve">Nevertheless, our model managed to </w:t>
      </w:r>
      <w:r w:rsidR="00F944C4">
        <w:t xml:space="preserve">capture the </w:t>
      </w:r>
      <w:r w:rsidR="00584EE4">
        <w:t>overall</w:t>
      </w:r>
      <w:r w:rsidR="00F944C4">
        <w:t xml:space="preserve"> </w:t>
      </w:r>
      <w:r w:rsidR="00A35DC9">
        <w:t>responses to changes in perfusion pressure and</w:t>
      </w:r>
      <w:r w:rsidR="0050719D">
        <w:t xml:space="preserve"> administration of adenosine and L-N</w:t>
      </w:r>
      <w:r w:rsidR="002A35DE">
        <w:t>AME</w:t>
      </w:r>
      <w:r w:rsidR="00F944C4">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F00382" w14:paraId="56C46E2F" w14:textId="77777777" w:rsidTr="00F00382">
        <w:tc>
          <w:tcPr>
            <w:tcW w:w="4675" w:type="dxa"/>
          </w:tcPr>
          <w:p w14:paraId="672A2F39" w14:textId="2D553481" w:rsidR="00F00382" w:rsidRDefault="000B4687" w:rsidP="00F624F6">
            <w:pPr>
              <w:jc w:val="both"/>
            </w:pPr>
            <w:r>
              <w:t>A</w:t>
            </w:r>
            <w:r w:rsidR="00F00382" w:rsidRPr="00F00382">
              <w:rPr>
                <w:noProof/>
              </w:rPr>
              <w:drawing>
                <wp:inline distT="0" distB="0" distL="0" distR="0" wp14:anchorId="4B913972" wp14:editId="0522C8E0">
                  <wp:extent cx="3037585"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gharahih\Desktop\CoronaryProject_UMICH\Tree_CMM_Autoregulation\Figs\ADE.emf"/>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c>
          <w:tcPr>
            <w:tcW w:w="4675" w:type="dxa"/>
          </w:tcPr>
          <w:p w14:paraId="5862863B" w14:textId="5C831F50" w:rsidR="00F00382" w:rsidRDefault="000B4687" w:rsidP="00F624F6">
            <w:pPr>
              <w:keepNext/>
              <w:jc w:val="both"/>
            </w:pPr>
            <w:r>
              <w:t>B</w:t>
            </w:r>
            <w:r w:rsidR="00F00382" w:rsidRPr="00F00382">
              <w:rPr>
                <w:noProof/>
              </w:rPr>
              <w:drawing>
                <wp:inline distT="0" distB="0" distL="0" distR="0" wp14:anchorId="7DBF2311" wp14:editId="47C8F055">
                  <wp:extent cx="3037585" cy="228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harahih\Desktop\CoronaryProject_UMICH\Tree_CMM_Autoregulation\Figs\NOinhibit.emf"/>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r>
    </w:tbl>
    <w:p w14:paraId="5D64C53B" w14:textId="11792850" w:rsidR="00F00382" w:rsidRDefault="00F00382" w:rsidP="00A63839">
      <w:pPr>
        <w:pStyle w:val="Caption"/>
      </w:pPr>
      <w:bookmarkStart w:id="595" w:name="_Ref21007544"/>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14</w:t>
      </w:r>
      <w:r w:rsidR="00830068">
        <w:rPr>
          <w:noProof/>
        </w:rPr>
        <w:fldChar w:fldCharType="end"/>
      </w:r>
      <w:bookmarkEnd w:id="595"/>
      <w:r>
        <w:t xml:space="preserve">. </w:t>
      </w:r>
      <w:r w:rsidR="00981B14">
        <w:t>E</w:t>
      </w:r>
      <w:r>
        <w:t xml:space="preserve">ffects of adenosine and </w:t>
      </w:r>
      <w:r w:rsidR="00C15877">
        <w:t>L-NAME infusion</w:t>
      </w:r>
      <w:r>
        <w:t xml:space="preserve"> on coronary </w:t>
      </w:r>
      <w:r w:rsidR="004A688A">
        <w:t xml:space="preserve">trees </w:t>
      </w:r>
      <w:r w:rsidRPr="00F00382">
        <w:t xml:space="preserve">compared </w:t>
      </w:r>
      <w:r w:rsidR="00360E6C">
        <w:t>with</w:t>
      </w:r>
      <w:r w:rsidRPr="00F00382">
        <w:t xml:space="preserve"> experimental </w:t>
      </w:r>
      <w:r w:rsidR="00D7507E">
        <w:t xml:space="preserve">canine </w:t>
      </w:r>
      <w:r w:rsidR="004A4006">
        <w:t>data</w:t>
      </w:r>
      <w:r w:rsidRPr="00F00382">
        <w:t xml:space="preserve"> on epicardial </w:t>
      </w:r>
      <w:r w:rsidR="00D7507E">
        <w:t>microvascular response</w:t>
      </w:r>
      <w:r w:rsidRPr="00F00382">
        <w:t xml:space="preserve"> </w:t>
      </w:r>
      <w:r w:rsidRPr="00F00382">
        <w:fldChar w:fldCharType="begin" w:fldLock="1"/>
      </w:r>
      <w:r w:rsidR="003F6F36">
        <w:instrText>ADDIN CSL_CITATION {"citationItems":[{"id":"ITEM-1","itemData":{"DOI":"10.1161/01.CIR.91.6.1807","ISSN":"0009-7322","abstract":"Background The purpose of this study was to test the hypothesis that endothelium-derived nitric oxide (NO) participates in coronary microvascular responses to adenosine and pacing-induced increases in metabolic demand by maintaining an optimal distribution of coronary resistance. Methods and Results Coronary microvascular diameters were measured by stroboscopic epi-illumination and intravital microscopy in open-chest dogs (n=20). Epicardial coronary blood velocity (CBV) was measured by Doppler flowmetry. Responses to adenosine (1 and 10 μg · kg−1 · min−1 IC) and left atrial pacing (180 beats per minute) were recorded before and after inhibition of NO synthesis by NG-nitro-l-arginine methyl ester (L-NAME, 30 μg · kg−1 · min−1 IC). At baseline, adenosine dilated arterioles (&lt;100 μm) (11±4% and 25±3% diameter changes, P&lt;.05) more than small arteries (&gt;100 μm) (−4±6% and 7±3%, P&lt;.05 for the higher dose) and increased CBV (43±31% and 118±25%, P&lt;.05). Left atrial pacing dilated arterioles (12±2%, P&lt;.05) and sma...","author":[{"dropping-particle":"","family":"Jones","given":"Christopher J. H.","non-dropping-particle":"","parse-names":false,"suffix":""},{"dropping-particle":"","family":"Kuo","given":"Lih","non-dropping-particle":"","parse-names":false,"suffix":""},{"dropping-particle":"","family":"Davis","given":"Michael J.","non-dropping-particle":"","parse-names":false,"suffix":""},{"dropping-particle":"V.","family":"DeFily","given":"David","non-dropping-particle":"","parse-names":false,"suffix":""},{"dropping-particle":"","family":"Chilian","given":"William M.","non-dropping-particle":"","parse-names":false,"suffix":""}],"container-title":"Circulation","id":"ITEM-1","issue":"6","issued":{"date-parts":[["1995","3","15"]]},"page":"1807-1813","publisher":"Lippincott Williams &amp; Wilkins","title":"Role of Nitric Oxide in the Coronary Microvascular Responses to Adenosine and Increased Metabolic Demand","type":"article-journal","volume":"91"},"uris":["http://www.mendeley.com/documents/?uuid=2825c325-aaea-3160-a32f-30d7c4757820"]}],"mendeley":{"formattedCitation":"(40)","plainTextFormattedCitation":"(40)","previouslyFormattedCitation":"(39)"},"properties":{"noteIndex":0},"schema":"https://github.com/citation-style-language/schema/raw/master/csl-citation.json"}</w:instrText>
      </w:r>
      <w:r w:rsidRPr="00F00382">
        <w:fldChar w:fldCharType="separate"/>
      </w:r>
      <w:r w:rsidR="003F6F36" w:rsidRPr="003F6F36">
        <w:rPr>
          <w:b w:val="0"/>
          <w:noProof/>
        </w:rPr>
        <w:t>(40)</w:t>
      </w:r>
      <w:r w:rsidRPr="00F00382">
        <w:fldChar w:fldCharType="end"/>
      </w:r>
      <w:r>
        <w:t>.</w:t>
      </w:r>
      <w:r w:rsidR="001641F5">
        <w:t xml:space="preserve"> Adenosine infusion </w:t>
      </w:r>
      <w:r w:rsidR="00D7507E">
        <w:t>wa</w:t>
      </w:r>
      <w:r w:rsidR="001641F5">
        <w:t>s modeled by full dilation of small and intermediate arterioles</w:t>
      </w:r>
      <w:r w:rsidR="00667733">
        <w:t xml:space="preserve"> </w:t>
      </w:r>
      <m:oMath>
        <m:r>
          <m:rPr>
            <m:sty m:val="bi"/>
          </m:rPr>
          <w:rPr>
            <w:rFonts w:ascii="Cambria Math" w:hAnsi="Cambria Math"/>
          </w:rPr>
          <m:t>A=0</m:t>
        </m:r>
      </m:oMath>
      <w:r w:rsidR="00E94313">
        <w:t xml:space="preserve">. L-NAME infusion </w:t>
      </w:r>
      <w:r w:rsidR="00D7507E">
        <w:t>wa</w:t>
      </w:r>
      <w:r w:rsidR="00133D95">
        <w:t>s modeled by full dilation of small and intermediate arterioles</w:t>
      </w:r>
      <m:oMath>
        <m:r>
          <m:rPr>
            <m:sty m:val="bi"/>
          </m:rPr>
          <w:rPr>
            <w:rFonts w:ascii="Cambria Math" w:hAnsi="Cambria Math"/>
          </w:rPr>
          <m:t xml:space="preserve"> A=0</m:t>
        </m:r>
      </m:oMath>
      <w:r w:rsidR="00133D95">
        <w:t xml:space="preserve"> and </w:t>
      </w:r>
      <w:r w:rsidR="00FA056C">
        <w:t xml:space="preserve">full </w:t>
      </w:r>
      <w:r w:rsidR="00320BCF">
        <w:t xml:space="preserve">myogenic </w:t>
      </w:r>
      <w:r w:rsidR="00133D95">
        <w:t>constriction of large arterioles</w:t>
      </w:r>
      <w:r w:rsidR="00FA056C">
        <w:t xml:space="preserve"> and small arteries</w:t>
      </w:r>
      <m:oMath>
        <m:r>
          <m:rPr>
            <m:sty m:val="bi"/>
          </m:rPr>
          <w:rPr>
            <w:rFonts w:ascii="Cambria Math" w:hAnsi="Cambria Math"/>
          </w:rPr>
          <m:t xml:space="preserve"> A=1</m:t>
        </m:r>
      </m:oMath>
      <w:r w:rsidR="00133D95">
        <w:t>.</w:t>
      </w:r>
    </w:p>
    <w:p w14:paraId="40CBD382" w14:textId="6C0C6912" w:rsidR="00864379" w:rsidRDefault="00C43309" w:rsidP="00D20BB4">
      <w:pPr>
        <w:pStyle w:val="Heading1"/>
        <w:numPr>
          <w:ilvl w:val="0"/>
          <w:numId w:val="5"/>
        </w:numPr>
        <w:jc w:val="both"/>
      </w:pPr>
      <w:r>
        <w:t>Discussion</w:t>
      </w:r>
    </w:p>
    <w:p w14:paraId="5E6492F4" w14:textId="1E6683A1" w:rsidR="00A6062C" w:rsidRDefault="00A765AE" w:rsidP="00675386">
      <w:pPr>
        <w:jc w:val="both"/>
      </w:pPr>
      <w:r>
        <w:t>The c</w:t>
      </w:r>
      <w:r w:rsidR="00E3590C">
        <w:t xml:space="preserve">oronary </w:t>
      </w:r>
      <w:r w:rsidR="00D20F7F">
        <w:t>circulation</w:t>
      </w:r>
      <w:r w:rsidR="00E3590C">
        <w:t xml:space="preserve"> manifests </w:t>
      </w:r>
      <w:r w:rsidR="00E74CFD">
        <w:t xml:space="preserve">a </w:t>
      </w:r>
      <w:r w:rsidR="00E3590C">
        <w:t xml:space="preserve">complex </w:t>
      </w:r>
      <w:r w:rsidR="00F5365D">
        <w:t xml:space="preserve">dynamic </w:t>
      </w:r>
      <w:r w:rsidR="000A579A">
        <w:t>response</w:t>
      </w:r>
      <w:r w:rsidR="004030FC">
        <w:t xml:space="preserve"> </w:t>
      </w:r>
      <w:r w:rsidR="00892E69">
        <w:t>to</w:t>
      </w:r>
      <w:r w:rsidR="004030FC">
        <w:t xml:space="preserve"> </w:t>
      </w:r>
      <w:r w:rsidR="00991224">
        <w:t>changes in</w:t>
      </w:r>
      <w:r w:rsidR="00B9235B">
        <w:t xml:space="preserve"> perfusion</w:t>
      </w:r>
      <w:r w:rsidR="00991224">
        <w:t xml:space="preserve"> </w:t>
      </w:r>
      <w:r w:rsidR="00457171">
        <w:t>pressure</w:t>
      </w:r>
      <w:r w:rsidR="00E16FB3">
        <w:t xml:space="preserve"> </w:t>
      </w:r>
      <w:r>
        <w:t>over</w:t>
      </w:r>
      <w:r w:rsidR="004030FC">
        <w:t xml:space="preserve"> multiple timescales</w:t>
      </w:r>
      <w:r w:rsidR="006C3366">
        <w:t>. These timescales span</w:t>
      </w:r>
      <w:r w:rsidR="004030FC">
        <w:t xml:space="preserve"> </w:t>
      </w:r>
      <w:r w:rsidR="000069C5">
        <w:t xml:space="preserve">from </w:t>
      </w:r>
      <w:r w:rsidR="007B7A6D">
        <w:t xml:space="preserve">autoregulatory </w:t>
      </w:r>
      <w:r w:rsidR="001E7FC4">
        <w:t>variations</w:t>
      </w:r>
      <w:r w:rsidR="00612267">
        <w:t xml:space="preserve"> </w:t>
      </w:r>
      <w:r w:rsidR="00E3590C">
        <w:t>in</w:t>
      </w:r>
      <w:r w:rsidR="00500FBB">
        <w:t xml:space="preserve"> active</w:t>
      </w:r>
      <w:r w:rsidR="00E3590C">
        <w:t xml:space="preserve"> </w:t>
      </w:r>
      <w:r w:rsidR="003A174C">
        <w:t>SMC</w:t>
      </w:r>
      <w:r w:rsidR="00E3590C">
        <w:t xml:space="preserve"> </w:t>
      </w:r>
      <w:r w:rsidR="00500FBB">
        <w:t>tension</w:t>
      </w:r>
      <w:r>
        <w:t>, taking place</w:t>
      </w:r>
      <w:r w:rsidR="00500FBB">
        <w:t xml:space="preserve"> </w:t>
      </w:r>
      <w:r w:rsidR="004030FC">
        <w:t xml:space="preserve">within minutes, </w:t>
      </w:r>
      <w:r w:rsidR="00256393">
        <w:t xml:space="preserve">to </w:t>
      </w:r>
      <w:r w:rsidR="004030FC">
        <w:t xml:space="preserve">slower changes </w:t>
      </w:r>
      <w:r w:rsidR="005C79B9">
        <w:t>in</w:t>
      </w:r>
      <w:r w:rsidR="004030FC">
        <w:t xml:space="preserve"> </w:t>
      </w:r>
      <w:r>
        <w:t xml:space="preserve">vessel </w:t>
      </w:r>
      <w:r w:rsidR="00215C06">
        <w:t>micro</w:t>
      </w:r>
      <w:r w:rsidR="00EC48B4">
        <w:t>structure</w:t>
      </w:r>
      <w:ins w:id="596" w:author="Hamidreza Gharahi" w:date="2020-08-27T16:26:00Z">
        <w:r w:rsidR="00045749">
          <w:t xml:space="preserve"> </w:t>
        </w:r>
        <w:r w:rsidR="00045749">
          <w:fldChar w:fldCharType="begin" w:fldLock="1"/>
        </w:r>
      </w:ins>
      <w:r w:rsidR="003F6F36">
        <w:instrText>ADDIN CSL_CITATION {"citationItems":[{"id":"ITEM-1","itemData":{"DOI":"10.1152/japplphysiol.00604.2012","ISSN":"8750-7587","abstract":"&lt;p&gt; Previous studies from our laboratory showed that coronary arterioles from type 2 diabetic mice undergo inward hypertrophic remodeling and reduced stiffness. The aim of the current study was to determine if coronary resistance microvessels (CRMs) in Ossabaw swine with metabolic syndrome (MetS) undergo remodeling distinct from coronary conduit arteries. Male Ossabaw swine were fed normal ( n = 7, Lean) or hypercaloric high-fat ( n = 7, MetS) diets for 6 mo, and then CRMs were isolated and mounted on a pressure myograph. CRMs isolated from MetS swine exhibited decreased luminal diameters (126 ± 5 and 105 ± 9 μm in Lean and MetS, respectively, P &amp;lt; 0.05) with thicker walls (18 ± 3 and 31 ± 3 μm in Lean and MetS, respectively, P &amp;lt; 0.05), which doubled the wall-to-lumen ratio (14 ± 2 and 30 ± 2 in Lean and MetS, respectively, P &amp;lt; 0.01). Incremental modulus of elasticity (IME) and beta stiffness index (BSI) were reduced in CRMs isolated from MetS pigs (IME: 3.6 × 10 &lt;sup&gt;6&lt;/sup&gt; ± 0.7 × 10 &lt;sup&gt;6&lt;/sup&gt; and 1.1 × 10 &lt;sup&gt;6&lt;/sup&gt; ± 0.2 × 10 &lt;sup&gt;6&lt;/sup&gt; dyn/cm &lt;sup&gt;2&lt;/sup&gt; in Lean and MetS, respectively, P &amp;lt; 0.001; BSI: 10.3 ± 0.4 and 7.3 ± 1.8 in Lean and MetS, respectively, P &amp;lt; 0.001). BSI in the left anterior descending coronary artery was augmented in pigs with MetS. Structural changes were associated with capillary rarefaction, decreased hyperemic-to-basal coronary flow velocity ratio, and augmented myogenic tone. MetS CRMs showed a reduced collagen-to-elastin ratio, while immunostaining for the receptor for advanced glycation end products was selectively increased in the left anterior descending coronary artery. These data suggest that MetS causes hypertrophic inward remodeling of CRMs and capillary rarefaction, which contribute to decreased coronary flow and myocardial ischemia. Moreover, our data demonstrate novel differential remodeling between coronary micro- and macrovessels in a clinically relevant model of MetS. &lt;/p&gt;","author":[{"dropping-particle":"","family":"Trask","given":"Aaron J.","non-dropping-particle":"","parse-names":false,"suffix":""},{"dropping-particle":"","family":"Katz","given":"Paige S.","non-dropping-particle":"","parse-names":false,"suffix":""},{"dropping-particle":"","family":"Kelly","given":"Amy P.","non-dropping-particle":"","parse-names":false,"suffix":""},{"dropping-particle":"","family":"Galantowicz","given":"Maarten L.","non-dropping-particle":"","parse-names":false,"suffix":""},{"dropping-particle":"","family":"Cismowski","given":"Mary J.","non-dropping-particle":"","parse-names":false,"suffix":""},{"dropping-particle":"","family":"West","given":"T. Aaron","non-dropping-particle":"","parse-names":false,"suffix":""},{"dropping-particle":"","family":"Neeb","given":"Zachary P.","non-dropping-particle":"","parse-names":false,"suffix":""},{"dropping-particle":"","family":"Berwick","given":"Zachary C.","non-dropping-particle":"","parse-names":false,"suffix":""},{"dropping-particle":"","family":"Goodwill","given":"Adam G.","non-dropping-particle":"","parse-names":false,"suffix":""},{"dropping-particle":"","family":"Alloosh","given":"Mouhamad","non-dropping-particle":"","parse-names":false,"suffix":""},{"dropping-particle":"","family":"Tune","given":"Johnathan D.","non-dropping-particle":"","parse-names":false,"suffix":""},{"dropping-particle":"","family":"Sturek","given":"Michael","non-dropping-particle":"","parse-names":false,"suffix":""},{"dropping-particle":"","family":"Lucchesi","given":"Pamela A.","non-dropping-particle":"","parse-names":false,"suffix":""}],"container-title":"Journal of Applied Physiology","id":"ITEM-1","issue":"7","issued":{"date-parts":[["2012","10","1"]]},"page":"1128-1140","publisher":" American Physiological Society Bethesda, MD","title":"Dynamic micro- and macrovascular remodeling in coronary circulation of obese Ossabaw pigs with metabolic syndrome","type":"article-journal","volume":"113"},"uris":["http://www.mendeley.com/documents/?uuid=7c0ece11-d463-31b4-9a62-2b38868f0770"]}],"mendeley":{"formattedCitation":"(82)","plainTextFormattedCitation":"(82)","previouslyFormattedCitation":"(81)"},"properties":{"noteIndex":0},"schema":"https://github.com/citation-style-language/schema/raw/master/csl-citation.json"}</w:instrText>
      </w:r>
      <w:r w:rsidR="00045749">
        <w:fldChar w:fldCharType="separate"/>
      </w:r>
      <w:r w:rsidR="003F6F36" w:rsidRPr="003F6F36">
        <w:rPr>
          <w:noProof/>
        </w:rPr>
        <w:t>(82)</w:t>
      </w:r>
      <w:ins w:id="597" w:author="Hamidreza Gharahi" w:date="2020-08-27T16:26:00Z">
        <w:r w:rsidR="00045749">
          <w:fldChar w:fldCharType="end"/>
        </w:r>
      </w:ins>
      <w:r w:rsidR="005C79B9">
        <w:t xml:space="preserve"> </w:t>
      </w:r>
      <w:r>
        <w:t>or</w:t>
      </w:r>
      <w:r w:rsidR="004030FC">
        <w:t xml:space="preserve"> </w:t>
      </w:r>
      <w:r w:rsidR="002647A3">
        <w:t>vascular network</w:t>
      </w:r>
      <w:r>
        <w:t>s</w:t>
      </w:r>
      <w:r w:rsidR="004030FC">
        <w:t xml:space="preserve"> </w:t>
      </w:r>
      <w:r>
        <w:t xml:space="preserve">driven </w:t>
      </w:r>
      <w:r w:rsidR="004030FC">
        <w:t xml:space="preserve">by angiogenesis or </w:t>
      </w:r>
      <w:r w:rsidR="00882BDF">
        <w:t>rarefaction</w:t>
      </w:r>
      <w:r w:rsidR="004030FC">
        <w:t xml:space="preserve"> </w:t>
      </w:r>
      <w:r w:rsidR="00277B55">
        <w:t xml:space="preserve">over </w:t>
      </w:r>
      <w:r>
        <w:t xml:space="preserve">the course </w:t>
      </w:r>
      <w:r w:rsidR="00277B55">
        <w:t>weeks</w:t>
      </w:r>
      <w:r>
        <w:t xml:space="preserve"> to months</w:t>
      </w:r>
      <w:r w:rsidR="00C71290">
        <w:t xml:space="preserve"> </w:t>
      </w:r>
      <w:r w:rsidR="00A201B6">
        <w:fldChar w:fldCharType="begin" w:fldLock="1"/>
      </w:r>
      <w:r w:rsidR="003F6F36">
        <w:instrText>ADDIN CSL_CITATION {"citationItems":[{"id":"ITEM-1","itemData":{"DOI":"10.1093/eurheartj/ehv100","ISSN":"0195-668X","author":[{"dropping-particle":"","family":"Pries","given":"Axel R.","non-dropping-particle":"","parse-names":false,"suffix":""},{"dropping-particle":"","family":"Badimon","given":"Lina","non-dropping-particle":"","parse-names":false,"suffix":""},{"dropping-particle":"","family":"Bugiardini","given":"Raffaele","non-dropping-particle":"","parse-names":false,"suffix":""},{"dropping-particle":"","family":"Camici","given":"Paolo G.","non-dropping-particle":"","parse-names":false,"suffix":""},{"dropping-particle":"","family":"Dorobantu","given":"Maria","non-dropping-particle":"","parse-names":false,"suffix":""},{"dropping-particle":"","family":"Duncker","given":"Dirk J.","non-dropping-particle":"","parse-names":false,"suffix":""},{"dropping-particle":"","family":"Escaned","given":"Javier","non-dropping-particle":"","parse-names":false,"suffix":""},{"dropping-particle":"","family":"Koller","given":"Akos","non-dropping-particle":"","parse-names":false,"suffix":""},{"dropping-particle":"","family":"Piek","given":"Jan J.","non-dropping-particle":"","parse-names":false,"suffix":""},{"dropping-particle":"","family":"Wit","given":"Cor","non-dropping-particle":"de","parse-names":false,"suffix":""}],"container-title":"European Heart Journal","id":"ITEM-1","issue":"45","issued":{"date-parts":[["2015","12","1"]]},"page":"3134-3146","title":"Coronary vascular regulation, remodelling, and collateralization: mechanisms and clinical implications on behalf of the working group on coronary pathophysiology and microcirculation","type":"article-journal","volume":"36"},"uris":["http://www.mendeley.com/documents/?uuid=15a88352-ee87-390d-a896-ddf6fc24ae65"]}],"mendeley":{"formattedCitation":"(69)","plainTextFormattedCitation":"(69)","previouslyFormattedCitation":"(68)"},"properties":{"noteIndex":0},"schema":"https://github.com/citation-style-language/schema/raw/master/csl-citation.json"}</w:instrText>
      </w:r>
      <w:r w:rsidR="00A201B6">
        <w:fldChar w:fldCharType="separate"/>
      </w:r>
      <w:r w:rsidR="003F6F36" w:rsidRPr="003F6F36">
        <w:rPr>
          <w:noProof/>
        </w:rPr>
        <w:t>(69)</w:t>
      </w:r>
      <w:r w:rsidR="00A201B6">
        <w:fldChar w:fldCharType="end"/>
      </w:r>
      <w:r w:rsidR="004030FC">
        <w:t>.</w:t>
      </w:r>
      <w:r w:rsidR="00F00D9F">
        <w:t xml:space="preserve"> </w:t>
      </w:r>
    </w:p>
    <w:p w14:paraId="024AE1E7" w14:textId="483F1054" w:rsidR="00D41A44" w:rsidRDefault="009072FC" w:rsidP="00675386">
      <w:pPr>
        <w:jc w:val="both"/>
      </w:pPr>
      <w:r w:rsidRPr="005F416E">
        <w:rPr>
          <w:color w:val="FF0000"/>
          <w:rPrChange w:id="598" w:author="Hamidreza Gharahi" w:date="2020-08-27T11:00:00Z">
            <w:rPr/>
          </w:rPrChange>
        </w:rPr>
        <w:t>R</w:t>
      </w:r>
      <w:r w:rsidR="00D4223A" w:rsidRPr="005F416E">
        <w:rPr>
          <w:color w:val="FF0000"/>
          <w:rPrChange w:id="599" w:author="Hamidreza Gharahi" w:date="2020-08-27T11:00:00Z">
            <w:rPr/>
          </w:rPrChange>
        </w:rPr>
        <w:t>ecent</w:t>
      </w:r>
      <w:r w:rsidR="004807F0" w:rsidRPr="005F416E">
        <w:rPr>
          <w:color w:val="FF0000"/>
          <w:rPrChange w:id="600" w:author="Hamidreza Gharahi" w:date="2020-08-27T11:00:00Z">
            <w:rPr/>
          </w:rPrChange>
        </w:rPr>
        <w:t xml:space="preserve"> computational</w:t>
      </w:r>
      <w:r w:rsidR="00D4223A" w:rsidRPr="005F416E">
        <w:rPr>
          <w:color w:val="FF0000"/>
          <w:rPrChange w:id="601" w:author="Hamidreza Gharahi" w:date="2020-08-27T11:00:00Z">
            <w:rPr/>
          </w:rPrChange>
        </w:rPr>
        <w:t xml:space="preserve"> </w:t>
      </w:r>
      <w:r w:rsidR="00DE257C" w:rsidRPr="005F416E">
        <w:rPr>
          <w:color w:val="FF0000"/>
          <w:rPrChange w:id="602" w:author="Hamidreza Gharahi" w:date="2020-08-27T11:00:00Z">
            <w:rPr/>
          </w:rPrChange>
        </w:rPr>
        <w:t>modeling</w:t>
      </w:r>
      <w:r w:rsidR="004038A6" w:rsidRPr="005F416E">
        <w:rPr>
          <w:color w:val="FF0000"/>
          <w:rPrChange w:id="603" w:author="Hamidreza Gharahi" w:date="2020-08-27T11:00:00Z">
            <w:rPr/>
          </w:rPrChange>
        </w:rPr>
        <w:t xml:space="preserve"> endeavors in</w:t>
      </w:r>
      <w:r w:rsidR="00F00D9F" w:rsidRPr="005F416E">
        <w:rPr>
          <w:color w:val="FF0000"/>
          <w:rPrChange w:id="604" w:author="Hamidreza Gharahi" w:date="2020-08-27T11:00:00Z">
            <w:rPr/>
          </w:rPrChange>
        </w:rPr>
        <w:t xml:space="preserve"> coronary </w:t>
      </w:r>
      <w:r w:rsidR="00DE257C" w:rsidRPr="005F416E">
        <w:rPr>
          <w:color w:val="FF0000"/>
          <w:rPrChange w:id="605" w:author="Hamidreza Gharahi" w:date="2020-08-27T11:00:00Z">
            <w:rPr/>
          </w:rPrChange>
        </w:rPr>
        <w:t>physiology</w:t>
      </w:r>
      <w:r w:rsidR="00D4223A" w:rsidRPr="005F416E">
        <w:rPr>
          <w:color w:val="FF0000"/>
          <w:rPrChange w:id="606" w:author="Hamidreza Gharahi" w:date="2020-08-27T11:00:00Z">
            <w:rPr/>
          </w:rPrChange>
        </w:rPr>
        <w:t xml:space="preserve"> </w:t>
      </w:r>
      <w:r w:rsidR="00A6062C" w:rsidRPr="005F416E">
        <w:rPr>
          <w:color w:val="FF0000"/>
          <w:rPrChange w:id="607" w:author="Hamidreza Gharahi" w:date="2020-08-27T11:00:00Z">
            <w:rPr/>
          </w:rPrChange>
        </w:rPr>
        <w:t>focused on</w:t>
      </w:r>
      <w:r w:rsidR="001E0059" w:rsidRPr="005F416E">
        <w:rPr>
          <w:color w:val="FF0000"/>
          <w:rPrChange w:id="608" w:author="Hamidreza Gharahi" w:date="2020-08-27T11:00:00Z">
            <w:rPr/>
          </w:rPrChange>
        </w:rPr>
        <w:t xml:space="preserve"> captur</w:t>
      </w:r>
      <w:r w:rsidR="00A6062C" w:rsidRPr="005F416E">
        <w:rPr>
          <w:color w:val="FF0000"/>
          <w:rPrChange w:id="609" w:author="Hamidreza Gharahi" w:date="2020-08-27T11:00:00Z">
            <w:rPr/>
          </w:rPrChange>
        </w:rPr>
        <w:t>ing</w:t>
      </w:r>
      <w:r w:rsidR="001E0059" w:rsidRPr="005F416E">
        <w:rPr>
          <w:color w:val="FF0000"/>
          <w:rPrChange w:id="610" w:author="Hamidreza Gharahi" w:date="2020-08-27T11:00:00Z">
            <w:rPr/>
          </w:rPrChange>
        </w:rPr>
        <w:t xml:space="preserve"> key features of</w:t>
      </w:r>
      <w:r w:rsidR="00487C34" w:rsidRPr="005F416E">
        <w:rPr>
          <w:color w:val="FF0000"/>
          <w:rPrChange w:id="611" w:author="Hamidreza Gharahi" w:date="2020-08-27T11:00:00Z">
            <w:rPr/>
          </w:rPrChange>
        </w:rPr>
        <w:t xml:space="preserve"> short-term</w:t>
      </w:r>
      <w:r w:rsidR="001E0059" w:rsidRPr="005F416E">
        <w:rPr>
          <w:color w:val="FF0000"/>
          <w:rPrChange w:id="612" w:author="Hamidreza Gharahi" w:date="2020-08-27T11:00:00Z">
            <w:rPr/>
          </w:rPrChange>
        </w:rPr>
        <w:t xml:space="preserve"> </w:t>
      </w:r>
      <w:r w:rsidR="000404FB" w:rsidRPr="005F416E">
        <w:rPr>
          <w:color w:val="FF0000"/>
          <w:rPrChange w:id="613" w:author="Hamidreza Gharahi" w:date="2020-08-27T11:00:00Z">
            <w:rPr/>
          </w:rPrChange>
        </w:rPr>
        <w:t>coronary</w:t>
      </w:r>
      <w:r w:rsidR="001E0059" w:rsidRPr="005F416E">
        <w:rPr>
          <w:color w:val="FF0000"/>
          <w:rPrChange w:id="614" w:author="Hamidreza Gharahi" w:date="2020-08-27T11:00:00Z">
            <w:rPr/>
          </w:rPrChange>
        </w:rPr>
        <w:t xml:space="preserve"> </w:t>
      </w:r>
      <w:r w:rsidR="000404FB" w:rsidRPr="005F416E">
        <w:rPr>
          <w:color w:val="FF0000"/>
          <w:rPrChange w:id="615" w:author="Hamidreza Gharahi" w:date="2020-08-27T11:00:00Z">
            <w:rPr/>
          </w:rPrChange>
        </w:rPr>
        <w:t>auto</w:t>
      </w:r>
      <w:r w:rsidR="001E0059" w:rsidRPr="005F416E">
        <w:rPr>
          <w:color w:val="FF0000"/>
          <w:rPrChange w:id="616" w:author="Hamidreza Gharahi" w:date="2020-08-27T11:00:00Z">
            <w:rPr/>
          </w:rPrChange>
        </w:rPr>
        <w:t>regulation</w:t>
      </w:r>
      <w:r w:rsidR="00FC2DC9" w:rsidRPr="005F416E">
        <w:rPr>
          <w:color w:val="FF0000"/>
          <w:rPrChange w:id="617" w:author="Hamidreza Gharahi" w:date="2020-08-27T11:00:00Z">
            <w:rPr/>
          </w:rPrChange>
        </w:rPr>
        <w:t xml:space="preserve"> using lumped</w:t>
      </w:r>
      <w:r w:rsidR="00D639E4" w:rsidRPr="005F416E">
        <w:rPr>
          <w:color w:val="FF0000"/>
          <w:rPrChange w:id="618" w:author="Hamidreza Gharahi" w:date="2020-08-27T11:00:00Z">
            <w:rPr/>
          </w:rPrChange>
        </w:rPr>
        <w:t>-</w:t>
      </w:r>
      <w:r w:rsidR="00FC2DC9" w:rsidRPr="005F416E">
        <w:rPr>
          <w:color w:val="FF0000"/>
          <w:rPrChange w:id="619" w:author="Hamidreza Gharahi" w:date="2020-08-27T11:00:00Z">
            <w:rPr/>
          </w:rPrChange>
        </w:rPr>
        <w:t>parameter models</w:t>
      </w:r>
      <w:r w:rsidR="00744092" w:rsidRPr="005F416E">
        <w:rPr>
          <w:color w:val="FF0000"/>
          <w:rPrChange w:id="620" w:author="Hamidreza Gharahi" w:date="2020-08-27T11:00:00Z">
            <w:rPr/>
          </w:rPrChange>
        </w:rPr>
        <w:t xml:space="preserve"> </w:t>
      </w:r>
      <w:r w:rsidR="00744092" w:rsidRPr="005F416E">
        <w:rPr>
          <w:color w:val="FF0000"/>
          <w:rPrChange w:id="621" w:author="Hamidreza Gharahi" w:date="2020-08-27T11:00:00Z">
            <w:rPr/>
          </w:rPrChange>
        </w:rPr>
        <w:fldChar w:fldCharType="begin" w:fldLock="1"/>
      </w:r>
      <w:r w:rsidR="003F6F36">
        <w:rPr>
          <w:color w:val="FF0000"/>
        </w:rPr>
        <w:instrText>ADDIN CSL_CITATION {"citationItems":[{"id":"ITEM-1","itemData":{"DOI":"10.1085/JGP.201711795","ISSN":"0022-1295","PMID":"29196421","abstract":"Coronary blood flow is regulated to match the oxygen demand of myocytes in the heart wall. Flow regulation is essential to meet the wide range of cardiac workload. The blood flows through a complex coronary vasculature of elastic vessels having nonlinear wall properties, under transmural heterogeneous myocardial extravascular loading. To date, there is no fully integrative flow analysis that incorporates global and local passive and flow control determinants. Here, we provide an integrative model of coronary flow regulation that considers the realistic asymmetric morphology of the coronary network, the dynamic myocardial loading on the vessels embedded in it, and the combined effects of local myogenic effect, local shear regulation, and conducted metabolic control driven by venous O2 saturation level. The model predicts autoregulation (approximately constant flow over a wide range of coronary perfusion pressures), reduced heterogeneity of regulated flow, and presence of flow reserve, in agreement with experimental observations. Furthermore, the model shows that the metabolic and myogenic regulations play a primary role, whereas shear has a secondary one. Regulation was found to have a significant effect on the flow except under extreme (high and low) inlet pressures and metabolic demand. Novel outcomes of the model are that cyclic myocardial loading on coronary vessels enhances the coronary flow reserve except under low inlet perfusion pressure, increases the pressure range of effective autoregulation, and reduces the network flow in the absence of metabolic regulation. Collectively, these findings demonstrate the utility of the present biophysical model, which can be used to unravel the underlying mechanisms of coronary physiopathology.","author":[{"dropping-particle":"","family":"Namani","given":"Ravi","non-dropping-particle":"","parse-names":false,"suffix":""},{"dropping-particle":"","family":"Kassab","given":"Ghassan S.","non-dropping-particle":"","parse-names":false,"suffix":""},{"dropping-particle":"","family":"Lanir","given":"Yoram","non-dropping-particle":"","parse-names":false,"suffix":""}],"container-title":"The Journal of General Physiology","id":"ITEM-1","issue":"1","issued":{"date-parts":[["2018","1","2"]]},"page":"145-168","publisher":"Rockefeller University Press","title":"Integrative model of coronary flow in anatomically based vasculature under myogenic, shear, and metabolic regulation","type":"article-journal","volume":"150"},"uris":["http://www.mendeley.com/documents/?uuid=d432c86b-7471-31f3-ad05-41978c2a9881"]},{"id":"ITEM-2","itemData":{"DOI":"10.1371/journal.pone.0125778","ISSN":"1932-6203","abstract":"Background: Coronary blood flow can always be matched to the metabolic demand of the myocardium due to the regulation of vasoactive segments. Myocardial compressive forces play an important role in determining coronary blood flow but its impact on flow regulation is still unknown. The purpose of this study was to develop a coronary specified flow regulation model, which can integrate myocardial compressive forces and other identified regulation factors, to further investigate the coronary blood flow regulation behavior. Method: A theoretical coronary flow regulation model including the myogenic, shear-dependent and metabolic responses was developed. Myocardial compressive forces were included in the modified wall tension model. Shear-dependent response was estimated by using the experimental data from coronary circulation. Capillary density and basal oxygen consumption were specified to corresponding to those in coronary circulation. Zero flow pressure was also modeled by using a simplified capillary model. Result: Pressure-flow relations predicted by the proposed model are consistent with previous experimental data. The predicted diameter changes in small arteries are in good agreement with experiment observations in adenosine infusion and inhibition of NO synthesis conditions. Results demonstrate that the myocardial compressive forces acting on the vessel wall would extend the auto-regulatory range by decreasing themyogenic tone at the given perfusion pressure. Conclusions: Myocardial compressive forces had great impact on coronary auto-regulation effect. The proposed model was proved to be consistent with experiment observations and can be employed to investigate the coronary blood flow regulation effect in physiological and pathophysiological conditions.","author":[{"dropping-particle":"","family":"Xie","given":"Xinzhou","non-dropping-particle":"","parse-names":false,"suffix":""},{"dropping-particle":"","family":"Wang","given":"Yuanyuan","non-dropping-particle":"","parse-names":false,"suffix":""}],"container-title":"PLOS ONE","editor":[{"dropping-particle":"","family":"Bhattacharya","given":"Sanjoy","non-dropping-particle":"","parse-names":false,"suffix":""}],"id":"ITEM-2","issue":"4","issued":{"date-parts":[["2015","4","30"]]},"page":"e0125778","publisher":"Public Library of Science","title":"Flow Regulation in Coronary Vascular Tree: A Model Study","type":"article-journal","volume":"10"},"uris":["http://www.mendeley.com/documents/?uuid=f363d8be-644b-32c0-86aa-b18b9ca2ef08"]},{"id":"ITEM-3","itemData":{"DOI":"10.1152/ajpheart.00491.2001","ISSN":"0363-6135","abstract":"Myogenic response, flow-dependent dilation, and direct metabolic control are important mechanisms controlling coronary flow. A model was developed to study how these control mechanisms interact at different locations in the arteriolar tree and to evaluate their contribution to autoregulatory and metabolic flow control. The model consists of 10 resistance compartments in series, each representing parallel vessel units, with their diameters determined by tone depending on either flow and pressure [flow-dependent tone reduction factor (TRFflow) × Tonemyo] or directly on metabolic factors (Tonemeta). The pressure-Tonemyo and flow-TRFflow relations depend on the vessel size obtained from interpolation of data on isolated vessels. Flow-dependent dilation diminishes autoregulatory properties compared with pressure-flow lines obtained from vessels solely influenced by Tonemyo. By applying Tonemeta to the four distal compartments, the autoregulatory properties are restored and tone is equally distributed over the ...","author":[{"dropping-particle":"","family":"Cornelissen","given":"Annemiek J. M.","non-dropping-particle":"","parse-names":false,"suffix":""},{"dropping-particle":"","family":"Dankelman","given":"Jenny","non-dropping-particle":"","parse-names":false,"suffix":""},{"dropping-particle":"","family":"VanBavel","given":"Ed","non-dropping-particle":"","parse-names":false,"suffix":""},{"dropping-particle":"","family":"Spaan","given":"Jos A. E.","non-dropping-particle":"","parse-names":false,"suffix":""}],"container-title":"American Journal of Physiology-Heart and Circulatory Physiology","id":"ITEM-3","issue":"6","issued":{"date-parts":[["2002","6"]]},"page":"H2224-H2237","publisher":" American Physiological SocietyBethesda, MD ","title":"Balance between myogenic, flow-dependent, and metabolic flow control in coronary arterial tree: a model study","type":"article-journal","volume":"282"},"uris":["http://www.mendeley.com/documents/?uuid=66d2ec66-1f21-3334-ad52-00894cdafb56"]}],"mendeley":{"formattedCitation":"(18, 65, 88)","plainTextFormattedCitation":"(18, 65, 88)","previouslyFormattedCitation":"(18, 64, 87)"},"properties":{"noteIndex":0},"schema":"https://github.com/citation-style-language/schema/raw/master/csl-citation.json"}</w:instrText>
      </w:r>
      <w:r w:rsidR="00744092" w:rsidRPr="005F416E">
        <w:rPr>
          <w:color w:val="FF0000"/>
          <w:rPrChange w:id="622" w:author="Hamidreza Gharahi" w:date="2020-08-27T11:00:00Z">
            <w:rPr/>
          </w:rPrChange>
        </w:rPr>
        <w:fldChar w:fldCharType="separate"/>
      </w:r>
      <w:r w:rsidR="003F6F36" w:rsidRPr="003F6F36">
        <w:rPr>
          <w:noProof/>
          <w:color w:val="FF0000"/>
        </w:rPr>
        <w:t>(18, 65, 88)</w:t>
      </w:r>
      <w:r w:rsidR="00744092" w:rsidRPr="005F416E">
        <w:rPr>
          <w:color w:val="FF0000"/>
          <w:rPrChange w:id="623" w:author="Hamidreza Gharahi" w:date="2020-08-27T11:00:00Z">
            <w:rPr/>
          </w:rPrChange>
        </w:rPr>
        <w:fldChar w:fldCharType="end"/>
      </w:r>
      <w:r w:rsidR="00051697" w:rsidRPr="005F416E">
        <w:rPr>
          <w:color w:val="FF0000"/>
          <w:rPrChange w:id="624" w:author="Hamidreza Gharahi" w:date="2020-08-27T11:00:00Z">
            <w:rPr/>
          </w:rPrChange>
        </w:rPr>
        <w:t>. However, since the</w:t>
      </w:r>
      <w:r w:rsidR="00D639E4" w:rsidRPr="005F416E">
        <w:rPr>
          <w:color w:val="FF0000"/>
          <w:rPrChange w:id="625" w:author="Hamidreza Gharahi" w:date="2020-08-27T11:00:00Z">
            <w:rPr/>
          </w:rPrChange>
        </w:rPr>
        <w:t>se</w:t>
      </w:r>
      <w:r w:rsidR="00051697" w:rsidRPr="005F416E">
        <w:rPr>
          <w:color w:val="FF0000"/>
          <w:rPrChange w:id="626" w:author="Hamidreza Gharahi" w:date="2020-08-27T11:00:00Z">
            <w:rPr/>
          </w:rPrChange>
        </w:rPr>
        <w:t xml:space="preserve"> </w:t>
      </w:r>
      <w:r w:rsidR="00A6062C" w:rsidRPr="005F416E">
        <w:rPr>
          <w:color w:val="FF0000"/>
          <w:rPrChange w:id="627" w:author="Hamidreza Gharahi" w:date="2020-08-27T11:00:00Z">
            <w:rPr/>
          </w:rPrChange>
        </w:rPr>
        <w:lastRenderedPageBreak/>
        <w:t xml:space="preserve">approaches </w:t>
      </w:r>
      <w:r w:rsidR="00051697" w:rsidRPr="005F416E">
        <w:rPr>
          <w:color w:val="FF0000"/>
          <w:rPrChange w:id="628" w:author="Hamidreza Gharahi" w:date="2020-08-27T11:00:00Z">
            <w:rPr/>
          </w:rPrChange>
        </w:rPr>
        <w:t>lack structurally-motivated models for vascular tissue</w:t>
      </w:r>
      <w:r w:rsidR="001E425D" w:rsidRPr="005F416E">
        <w:rPr>
          <w:color w:val="FF0000"/>
          <w:rPrChange w:id="629" w:author="Hamidreza Gharahi" w:date="2020-08-27T11:00:00Z">
            <w:rPr/>
          </w:rPrChange>
        </w:rPr>
        <w:t>,</w:t>
      </w:r>
      <w:r w:rsidR="00D4223A" w:rsidRPr="005F416E">
        <w:rPr>
          <w:color w:val="FF0000"/>
          <w:rPrChange w:id="630" w:author="Hamidreza Gharahi" w:date="2020-08-27T11:00:00Z">
            <w:rPr/>
          </w:rPrChange>
        </w:rPr>
        <w:t xml:space="preserve"> the</w:t>
      </w:r>
      <w:r w:rsidR="00A6062C" w:rsidRPr="005F416E">
        <w:rPr>
          <w:color w:val="FF0000"/>
          <w:rPrChange w:id="631" w:author="Hamidreza Gharahi" w:date="2020-08-27T11:00:00Z">
            <w:rPr/>
          </w:rPrChange>
        </w:rPr>
        <w:t>y are not equipped for</w:t>
      </w:r>
      <w:r w:rsidR="00D4223A" w:rsidRPr="005F416E">
        <w:rPr>
          <w:color w:val="FF0000"/>
          <w:rPrChange w:id="632" w:author="Hamidreza Gharahi" w:date="2020-08-27T11:00:00Z">
            <w:rPr/>
          </w:rPrChange>
        </w:rPr>
        <w:t xml:space="preserve"> </w:t>
      </w:r>
      <w:r w:rsidR="00D1543D" w:rsidRPr="005F416E">
        <w:rPr>
          <w:color w:val="FF0000"/>
          <w:rPrChange w:id="633" w:author="Hamidreza Gharahi" w:date="2020-08-27T11:00:00Z">
            <w:rPr/>
          </w:rPrChange>
        </w:rPr>
        <w:t>predict</w:t>
      </w:r>
      <w:r w:rsidR="00A6062C" w:rsidRPr="005F416E">
        <w:rPr>
          <w:color w:val="FF0000"/>
          <w:rPrChange w:id="634" w:author="Hamidreza Gharahi" w:date="2020-08-27T11:00:00Z">
            <w:rPr/>
          </w:rPrChange>
        </w:rPr>
        <w:t>ing</w:t>
      </w:r>
      <w:r w:rsidR="00627316" w:rsidRPr="005F416E">
        <w:rPr>
          <w:color w:val="FF0000"/>
          <w:rPrChange w:id="635" w:author="Hamidreza Gharahi" w:date="2020-08-27T11:00:00Z">
            <w:rPr/>
          </w:rPrChange>
        </w:rPr>
        <w:t xml:space="preserve"> long-term</w:t>
      </w:r>
      <w:r w:rsidR="00D6200B" w:rsidRPr="005F416E">
        <w:rPr>
          <w:color w:val="FF0000"/>
          <w:rPrChange w:id="636" w:author="Hamidreza Gharahi" w:date="2020-08-27T11:00:00Z">
            <w:rPr/>
          </w:rPrChange>
        </w:rPr>
        <w:t xml:space="preserve"> pathophysiolog</w:t>
      </w:r>
      <w:r w:rsidR="005A2CF6" w:rsidRPr="005F416E">
        <w:rPr>
          <w:color w:val="FF0000"/>
          <w:rPrChange w:id="637" w:author="Hamidreza Gharahi" w:date="2020-08-27T11:00:00Z">
            <w:rPr/>
          </w:rPrChange>
        </w:rPr>
        <w:t>i</w:t>
      </w:r>
      <w:r w:rsidR="00A6062C" w:rsidRPr="005F416E">
        <w:rPr>
          <w:color w:val="FF0000"/>
          <w:rPrChange w:id="638" w:author="Hamidreza Gharahi" w:date="2020-08-27T11:00:00Z">
            <w:rPr/>
          </w:rPrChange>
        </w:rPr>
        <w:t>c</w:t>
      </w:r>
      <w:r w:rsidR="005E275A" w:rsidRPr="005F416E">
        <w:rPr>
          <w:color w:val="FF0000"/>
          <w:rPrChange w:id="639" w:author="Hamidreza Gharahi" w:date="2020-08-27T11:00:00Z">
            <w:rPr/>
          </w:rPrChange>
        </w:rPr>
        <w:t xml:space="preserve"> </w:t>
      </w:r>
      <w:r w:rsidR="00A6062C" w:rsidRPr="005F416E">
        <w:rPr>
          <w:color w:val="FF0000"/>
          <w:rPrChange w:id="640" w:author="Hamidreza Gharahi" w:date="2020-08-27T11:00:00Z">
            <w:rPr/>
          </w:rPrChange>
        </w:rPr>
        <w:t>responses of the coronary circulation</w:t>
      </w:r>
      <w:r w:rsidR="00854B78" w:rsidRPr="005F416E">
        <w:rPr>
          <w:color w:val="FF0000"/>
          <w:rPrChange w:id="641" w:author="Hamidreza Gharahi" w:date="2020-08-27T11:00:00Z">
            <w:rPr/>
          </w:rPrChange>
        </w:rPr>
        <w:t xml:space="preserve">. </w:t>
      </w:r>
      <w:r w:rsidR="004733EC" w:rsidRPr="005F416E">
        <w:rPr>
          <w:color w:val="FF0000"/>
          <w:rPrChange w:id="642" w:author="Hamidreza Gharahi" w:date="2020-08-27T11:00:00Z">
            <w:rPr/>
          </w:rPrChange>
        </w:rPr>
        <w:t>To address this need, this work aimed to produce a unified computational approach that could integrate vascular responses at the short time scales (e.g., autoregulation) as well as long time scales (e.g. vascular growth and remodeling)</w:t>
      </w:r>
      <w:ins w:id="643" w:author="Hamidreza Gharahi" w:date="2020-08-27T11:26:00Z">
        <w:r w:rsidR="00E91D5D">
          <w:rPr>
            <w:color w:val="FF0000"/>
          </w:rPr>
          <w:t xml:space="preserve"> with integration of </w:t>
        </w:r>
      </w:ins>
      <w:ins w:id="644" w:author="Hamidreza Gharahi" w:date="2020-08-27T11:27:00Z">
        <w:r w:rsidR="00E91D5D">
          <w:rPr>
            <w:color w:val="FF0000"/>
          </w:rPr>
          <w:t xml:space="preserve">diverse </w:t>
        </w:r>
      </w:ins>
      <w:ins w:id="645" w:author="Hamidreza Gharahi" w:date="2020-08-27T11:26:00Z">
        <w:r w:rsidR="00E91D5D">
          <w:rPr>
            <w:color w:val="FF0000"/>
          </w:rPr>
          <w:t xml:space="preserve">data from </w:t>
        </w:r>
      </w:ins>
      <w:ins w:id="646" w:author="Hamidreza Gharahi" w:date="2020-08-27T11:27:00Z">
        <w:r w:rsidR="00E91D5D">
          <w:rPr>
            <w:color w:val="FF0000"/>
          </w:rPr>
          <w:t xml:space="preserve">morphometric, hemodynamics and structural </w:t>
        </w:r>
      </w:ins>
      <w:ins w:id="647" w:author="Hamidreza Gharahi" w:date="2020-08-27T11:28:00Z">
        <w:r w:rsidR="00E91D5D">
          <w:rPr>
            <w:color w:val="FF0000"/>
          </w:rPr>
          <w:t>measurements</w:t>
        </w:r>
      </w:ins>
      <w:r w:rsidR="004733EC" w:rsidRPr="005F416E">
        <w:rPr>
          <w:color w:val="FF0000"/>
          <w:rPrChange w:id="648" w:author="Hamidreza Gharahi" w:date="2020-08-27T11:00:00Z">
            <w:rPr/>
          </w:rPrChange>
        </w:rPr>
        <w:t>. This design goal resulted in the adoption of a structurally-motivated modeling framework, widely used in tissue growth and remodeling, such as the constrained mixture theory.</w:t>
      </w:r>
      <w:r w:rsidR="00D41A44" w:rsidRPr="005F416E">
        <w:rPr>
          <w:color w:val="FF0000"/>
          <w:rPrChange w:id="649" w:author="Hamidreza Gharahi" w:date="2020-08-27T11:00:00Z">
            <w:rPr/>
          </w:rPrChange>
        </w:rPr>
        <w:t xml:space="preserve"> </w:t>
      </w:r>
      <w:r w:rsidR="00A6062C" w:rsidRPr="005F416E">
        <w:rPr>
          <w:color w:val="FF0000"/>
          <w:rPrChange w:id="650" w:author="Hamidreza Gharahi" w:date="2020-08-27T11:00:00Z">
            <w:rPr/>
          </w:rPrChange>
        </w:rPr>
        <w:t>The</w:t>
      </w:r>
      <w:r w:rsidR="0056314D" w:rsidRPr="005F416E">
        <w:rPr>
          <w:color w:val="FF0000"/>
          <w:rPrChange w:id="651" w:author="Hamidreza Gharahi" w:date="2020-08-27T11:00:00Z">
            <w:rPr/>
          </w:rPrChange>
        </w:rPr>
        <w:t xml:space="preserve"> </w:t>
      </w:r>
      <w:r w:rsidR="00AB39D8" w:rsidRPr="005F416E">
        <w:rPr>
          <w:color w:val="FF0000"/>
          <w:rPrChange w:id="652" w:author="Hamidreza Gharahi" w:date="2020-08-27T11:00:00Z">
            <w:rPr/>
          </w:rPrChange>
        </w:rPr>
        <w:t>constrained mixture</w:t>
      </w:r>
      <w:r w:rsidR="00A6062C" w:rsidRPr="005F416E">
        <w:rPr>
          <w:color w:val="FF0000"/>
          <w:rPrChange w:id="653" w:author="Hamidreza Gharahi" w:date="2020-08-27T11:00:00Z">
            <w:rPr/>
          </w:rPrChange>
        </w:rPr>
        <w:t xml:space="preserve"> enables</w:t>
      </w:r>
      <w:r w:rsidR="0056314D" w:rsidRPr="005F416E">
        <w:rPr>
          <w:color w:val="FF0000"/>
          <w:rPrChange w:id="654" w:author="Hamidreza Gharahi" w:date="2020-08-27T11:00:00Z">
            <w:rPr/>
          </w:rPrChange>
        </w:rPr>
        <w:t xml:space="preserve"> integrat</w:t>
      </w:r>
      <w:r w:rsidR="00A6062C" w:rsidRPr="005F416E">
        <w:rPr>
          <w:color w:val="FF0000"/>
          <w:rPrChange w:id="655" w:author="Hamidreza Gharahi" w:date="2020-08-27T11:00:00Z">
            <w:rPr/>
          </w:rPrChange>
        </w:rPr>
        <w:t>ion of</w:t>
      </w:r>
      <w:r w:rsidR="00F6640E" w:rsidRPr="005F416E">
        <w:rPr>
          <w:color w:val="FF0000"/>
          <w:rPrChange w:id="656" w:author="Hamidreza Gharahi" w:date="2020-08-27T11:00:00Z">
            <w:rPr/>
          </w:rPrChange>
        </w:rPr>
        <w:t xml:space="preserve"> microstructural properties and cellular level functions </w:t>
      </w:r>
      <w:r w:rsidR="00D057F4" w:rsidRPr="005F416E">
        <w:rPr>
          <w:color w:val="FF0000"/>
          <w:rPrChange w:id="657" w:author="Hamidreza Gharahi" w:date="2020-08-27T11:00:00Z">
            <w:rPr/>
          </w:rPrChange>
        </w:rPr>
        <w:t>within the</w:t>
      </w:r>
      <w:r w:rsidR="00F6640E" w:rsidRPr="005F416E">
        <w:rPr>
          <w:color w:val="FF0000"/>
          <w:rPrChange w:id="658" w:author="Hamidreza Gharahi" w:date="2020-08-27T11:00:00Z">
            <w:rPr/>
          </w:rPrChange>
        </w:rPr>
        <w:t xml:space="preserve"> vessel </w:t>
      </w:r>
      <w:r w:rsidR="00D057F4" w:rsidRPr="005F416E">
        <w:rPr>
          <w:color w:val="FF0000"/>
          <w:rPrChange w:id="659" w:author="Hamidreza Gharahi" w:date="2020-08-27T11:00:00Z">
            <w:rPr/>
          </w:rPrChange>
        </w:rPr>
        <w:t xml:space="preserve">wall </w:t>
      </w:r>
      <w:r w:rsidR="00F6640E" w:rsidRPr="005F416E">
        <w:rPr>
          <w:color w:val="FF0000"/>
          <w:rPrChange w:id="660" w:author="Hamidreza Gharahi" w:date="2020-08-27T11:00:00Z">
            <w:rPr/>
          </w:rPrChange>
        </w:rPr>
        <w:t xml:space="preserve">in a nonlinear continuum mechanics </w:t>
      </w:r>
      <w:r w:rsidR="003D5221" w:rsidRPr="005F416E">
        <w:rPr>
          <w:color w:val="FF0000"/>
          <w:rPrChange w:id="661" w:author="Hamidreza Gharahi" w:date="2020-08-27T11:00:00Z">
            <w:rPr/>
          </w:rPrChange>
        </w:rPr>
        <w:t>framework</w:t>
      </w:r>
      <w:del w:id="662" w:author="Hamidreza Gharahi" w:date="2020-08-27T11:26:00Z">
        <w:r w:rsidR="00F6640E" w:rsidRPr="005F416E" w:rsidDel="00206C5A">
          <w:rPr>
            <w:color w:val="FF0000"/>
            <w:rPrChange w:id="663" w:author="Hamidreza Gharahi" w:date="2020-08-27T11:00:00Z">
              <w:rPr/>
            </w:rPrChange>
          </w:rPr>
          <w:delText>.</w:delText>
        </w:r>
      </w:del>
      <w:ins w:id="664" w:author="Hamidreza Gharahi" w:date="2020-08-27T11:26:00Z">
        <w:r w:rsidR="00206C5A">
          <w:rPr>
            <w:color w:val="FF0000"/>
          </w:rPr>
          <w:t>.</w:t>
        </w:r>
      </w:ins>
      <w:r w:rsidR="00F6640E" w:rsidRPr="005F416E">
        <w:rPr>
          <w:color w:val="FF0000"/>
          <w:rPrChange w:id="665" w:author="Hamidreza Gharahi" w:date="2020-08-27T11:00:00Z">
            <w:rPr/>
          </w:rPrChange>
        </w:rPr>
        <w:t xml:space="preserve"> </w:t>
      </w:r>
      <w:r w:rsidR="00A6062C">
        <w:t>The proposed</w:t>
      </w:r>
      <w:r w:rsidR="0026784D">
        <w:t xml:space="preserve"> </w:t>
      </w:r>
      <w:r w:rsidR="00D41A44">
        <w:t xml:space="preserve">autoregulation </w:t>
      </w:r>
      <w:r w:rsidR="0026784D">
        <w:t>model was developed</w:t>
      </w:r>
      <w:r w:rsidR="00D41A44">
        <w:t xml:space="preserve"> in three stages (</w:t>
      </w:r>
      <w:r w:rsidR="00A54A44" w:rsidRPr="00A54A44">
        <w:rPr>
          <w:b/>
        </w:rPr>
        <w:fldChar w:fldCharType="begin"/>
      </w:r>
      <w:r w:rsidR="00A54A44" w:rsidRPr="00A54A44">
        <w:rPr>
          <w:b/>
        </w:rPr>
        <w:instrText xml:space="preserve"> REF _Ref43478903 \h  \* MERGEFORMAT </w:instrText>
      </w:r>
      <w:r w:rsidR="00A54A44" w:rsidRPr="00A54A44">
        <w:rPr>
          <w:b/>
        </w:rPr>
      </w:r>
      <w:r w:rsidR="00A54A44" w:rsidRPr="00A54A44">
        <w:rPr>
          <w:b/>
        </w:rPr>
        <w:fldChar w:fldCharType="separate"/>
      </w:r>
      <w:r w:rsidR="00A54A44" w:rsidRPr="00A54A44">
        <w:rPr>
          <w:b/>
        </w:rPr>
        <w:t xml:space="preserve">Fig. </w:t>
      </w:r>
      <w:r w:rsidR="00A54A44" w:rsidRPr="00A54A44">
        <w:rPr>
          <w:b/>
          <w:noProof/>
        </w:rPr>
        <w:t>1</w:t>
      </w:r>
      <w:r w:rsidR="00A54A44" w:rsidRPr="00A54A44">
        <w:rPr>
          <w:b/>
        </w:rPr>
        <w:fldChar w:fldCharType="end"/>
      </w:r>
      <w:r w:rsidR="00D41A44">
        <w:t xml:space="preserve">). </w:t>
      </w:r>
      <w:ins w:id="666" w:author="Hamidreza Gharahi" w:date="2020-08-27T16:36:00Z">
        <w:r w:rsidR="0056323A" w:rsidRPr="003C06C7">
          <w:rPr>
            <w:color w:val="FF0000"/>
            <w:rPrChange w:id="667" w:author="Hamidreza Gharahi" w:date="2020-08-27T16:40:00Z">
              <w:rPr/>
            </w:rPrChange>
          </w:rPr>
          <w:t>The main findings of</w:t>
        </w:r>
      </w:ins>
      <w:del w:id="668" w:author="Hamidreza Gharahi" w:date="2020-08-27T16:36:00Z">
        <w:r w:rsidR="00D41A44" w:rsidRPr="003C06C7" w:rsidDel="0056323A">
          <w:rPr>
            <w:color w:val="FF0000"/>
            <w:rPrChange w:id="669" w:author="Hamidreza Gharahi" w:date="2020-08-27T16:40:00Z">
              <w:rPr/>
            </w:rPrChange>
          </w:rPr>
          <w:delText xml:space="preserve">Calibration of </w:delText>
        </w:r>
      </w:del>
      <w:ins w:id="670" w:author="Hamidreza Gharahi" w:date="2020-08-27T16:36:00Z">
        <w:r w:rsidR="0056323A" w:rsidRPr="003C06C7">
          <w:rPr>
            <w:color w:val="FF0000"/>
            <w:rPrChange w:id="671" w:author="Hamidreza Gharahi" w:date="2020-08-27T16:40:00Z">
              <w:rPr/>
            </w:rPrChange>
          </w:rPr>
          <w:t xml:space="preserve"> </w:t>
        </w:r>
      </w:ins>
      <w:r w:rsidR="00D41A44" w:rsidRPr="003C06C7">
        <w:rPr>
          <w:color w:val="FF0000"/>
          <w:rPrChange w:id="672" w:author="Hamidreza Gharahi" w:date="2020-08-27T16:40:00Z">
            <w:rPr/>
          </w:rPrChange>
        </w:rPr>
        <w:t>each of the three stages of the model is discussed next.</w:t>
      </w:r>
    </w:p>
    <w:p w14:paraId="54B6FFBC" w14:textId="5BFA6479" w:rsidR="007C515E" w:rsidRDefault="00B55689" w:rsidP="001A61AC">
      <w:pPr>
        <w:jc w:val="both"/>
      </w:pPr>
      <w:r>
        <w:rPr>
          <w:i/>
          <w:iCs/>
        </w:rPr>
        <w:t xml:space="preserve">1. </w:t>
      </w:r>
      <w:r w:rsidR="00D41A44" w:rsidRPr="00D41A44">
        <w:rPr>
          <w:i/>
          <w:iCs/>
        </w:rPr>
        <w:t>Constrained mixture model parameter estimation</w:t>
      </w:r>
      <w:r w:rsidR="00D41A44">
        <w:t>: T</w:t>
      </w:r>
      <w:r w:rsidR="00312EBE">
        <w:t xml:space="preserve">he </w:t>
      </w:r>
      <w:r w:rsidR="001714C1">
        <w:t>p</w:t>
      </w:r>
      <w:r w:rsidR="00E1306A">
        <w:t xml:space="preserve">arameters of the constrained mixture model </w:t>
      </w:r>
      <w:r w:rsidR="00F5740A">
        <w:t>were</w:t>
      </w:r>
      <w:r w:rsidR="00E1306A">
        <w:t xml:space="preserve"> </w:t>
      </w:r>
      <w:r w:rsidR="00E36EDA">
        <w:t>estimated using</w:t>
      </w:r>
      <w:r w:rsidR="00E1306A">
        <w:t xml:space="preserve"> </w:t>
      </w:r>
      <w:r w:rsidR="00055BED">
        <w:t xml:space="preserve">passive and </w:t>
      </w:r>
      <w:r w:rsidR="00072FC4">
        <w:t>myogenic</w:t>
      </w:r>
      <w:r w:rsidR="00055BED">
        <w:t xml:space="preserve"> pressure-diameter</w:t>
      </w:r>
      <w:r w:rsidR="00D01A73">
        <w:t xml:space="preserve"> data</w:t>
      </w:r>
      <w:r w:rsidR="00D41A44">
        <w:t xml:space="preserve"> </w:t>
      </w:r>
      <w:r w:rsidR="00D41A44">
        <w:fldChar w:fldCharType="begin" w:fldLock="1"/>
      </w:r>
      <w:r w:rsidR="003F6F36">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(53)"},"properties":{"noteIndex":0},"schema":"https://github.com/citation-style-language/schema/raw/master/csl-citation.json"}</w:instrText>
      </w:r>
      <w:r w:rsidR="00D41A44">
        <w:fldChar w:fldCharType="separate"/>
      </w:r>
      <w:r w:rsidR="003F6F36" w:rsidRPr="003F6F36">
        <w:rPr>
          <w:noProof/>
        </w:rPr>
        <w:t>(54)</w:t>
      </w:r>
      <w:r w:rsidR="00D41A44">
        <w:fldChar w:fldCharType="end"/>
      </w:r>
      <w:r w:rsidR="003B2DE3">
        <w:t xml:space="preserve">. </w:t>
      </w:r>
      <w:r w:rsidR="005F3D2A">
        <w:t>These parameters include</w:t>
      </w:r>
      <w:r w:rsidR="00461C63">
        <w:t>d</w:t>
      </w:r>
      <w:r w:rsidR="005F3D2A">
        <w:t xml:space="preserve"> passive and active material properties, constituent pre-stretches, and </w:t>
      </w:r>
      <w:r w:rsidR="005366F5">
        <w:t xml:space="preserve">their </w:t>
      </w:r>
      <w:r w:rsidR="005F3D2A">
        <w:t xml:space="preserve">mass fractions. </w:t>
      </w:r>
      <w:r w:rsidR="002759E6">
        <w:t>Experimental observations have shown that i</w:t>
      </w:r>
      <w:r w:rsidR="004B5162">
        <w:t>n</w:t>
      </w:r>
      <w:r w:rsidR="00792B5D">
        <w:t xml:space="preserve"> </w:t>
      </w:r>
      <w:r w:rsidR="004B5162">
        <w:t xml:space="preserve">the </w:t>
      </w:r>
      <w:r w:rsidR="00792B5D">
        <w:t>physiological condition</w:t>
      </w:r>
      <w:r w:rsidR="002759E6">
        <w:t xml:space="preserve"> and in the presence of </w:t>
      </w:r>
      <w:r w:rsidR="00BA44EC" w:rsidRPr="00917532">
        <w:rPr>
          <w:i/>
          <w:iCs/>
        </w:rPr>
        <w:t>in-vivo</w:t>
      </w:r>
      <w:r w:rsidR="00BA44EC">
        <w:t xml:space="preserve"> levels of </w:t>
      </w:r>
      <w:r w:rsidR="002759E6">
        <w:t>active SMC tension</w:t>
      </w:r>
      <w:r w:rsidR="00BA44EC">
        <w:t>,</w:t>
      </w:r>
      <w:r w:rsidR="00792B5D">
        <w:t xml:space="preserve"> the extracellular matrix components in the</w:t>
      </w:r>
      <w:r w:rsidR="007D304B">
        <w:t xml:space="preserve"> </w:t>
      </w:r>
      <w:r w:rsidR="00792B5D">
        <w:t>arteriolar wall are</w:t>
      </w:r>
      <w:r w:rsidR="009A0198">
        <w:t xml:space="preserve"> wavy </w:t>
      </w:r>
      <w:r w:rsidR="003558DF">
        <w:t>and are</w:t>
      </w:r>
      <w:r w:rsidR="009A0198">
        <w:t xml:space="preserve"> likely</w:t>
      </w:r>
      <w:r w:rsidR="00792B5D">
        <w:t xml:space="preserve"> </w:t>
      </w:r>
      <w:r w:rsidR="00656B78">
        <w:t>under</w:t>
      </w:r>
      <w:r w:rsidR="00792B5D">
        <w:t xml:space="preserve"> a state of compression </w:t>
      </w:r>
      <w:r w:rsidR="00792B5D">
        <w:fldChar w:fldCharType="begin" w:fldLock="1"/>
      </w:r>
      <w:r w:rsidR="003F6F36">
        <w:instrText>ADDIN CSL_CITATION {"citationItems":[{"id":"ITEM-1","itemData":{"DOI":"10.1111/j.1742-7843.2011.00813.x","ISSN":"1742-7843","PMID":"21989114","abstract":"Arterioles are the blood vessels in the arterial side of the vascular tree that are located proximal to the capillaries and, in conjunction with the terminal arteries, provide the majority of resistance to blood flow. Consequently, arterioles are important contributors to the regulation of mean arterial pressure and tissue perfusion. Their wall consists of cellular and extracellular components that have been traditionally classified as conforming three layers: an intima containing endothelial cells sited on a basement membrane; a media made of an internal elastic lamina apposed by one or two layers of smooth muscle; and an adventitia composed mostly of collagen bundles, nerve endings and some fibroblasts. These components of the arteriolar wall are dynamically interconnected, providing a level of plasticity to the arteriolar wall that blurs the traditional boundaries of a rigid layered classification. This MiniReview focuses on the structural conformation of the arteriolar wall and shows how wall components interact spatially, functionally and temporally to control vascular diameter, regulate blood flow and maintain vascular permeability.","author":[{"dropping-particle":"","family":"Martinez-Lemus","given":"Luis A","non-dropping-particle":"","parse-names":false,"suffix":""}],"container-title":"Basic &amp; clinical pharmacology &amp; toxicology","id":"ITEM-1","issue":"1","issued":{"date-parts":[["2012","1"]]},"page":"5-11","publisher":"NIH Public Access","title":"The dynamic structure of arterioles.","type":"article-journal","volume":"110"},"uris":["http://www.mendeley.com/documents/?uuid=ba62556d-6267-39a7-8a87-65797bb4261f"]}],"mendeley":{"formattedCitation":"(57)","plainTextFormattedCitation":"(57)","previouslyFormattedCitation":"(56)"},"properties":{"noteIndex":0},"schema":"https://github.com/citation-style-language/schema/raw/master/csl-citation.json"}</w:instrText>
      </w:r>
      <w:r w:rsidR="00792B5D">
        <w:fldChar w:fldCharType="separate"/>
      </w:r>
      <w:r w:rsidR="003F6F36" w:rsidRPr="003F6F36">
        <w:rPr>
          <w:noProof/>
        </w:rPr>
        <w:t>(57)</w:t>
      </w:r>
      <w:r w:rsidR="00792B5D">
        <w:fldChar w:fldCharType="end"/>
      </w:r>
      <w:r w:rsidR="00792B5D">
        <w:t xml:space="preserve">. This observation </w:t>
      </w:r>
      <w:r w:rsidR="006E652A">
        <w:t xml:space="preserve">was </w:t>
      </w:r>
      <w:r w:rsidR="0013244D">
        <w:t>captur</w:t>
      </w:r>
      <w:r w:rsidR="00792B5D">
        <w:t xml:space="preserve">ed in our parameter </w:t>
      </w:r>
      <w:r w:rsidR="0013244D">
        <w:t xml:space="preserve">estimation which rendered a </w:t>
      </w:r>
      <w:r w:rsidR="00792B5D">
        <w:t xml:space="preserve">collagen fiber </w:t>
      </w:r>
      <w:r w:rsidR="0013244D">
        <w:t xml:space="preserve">pre-stretch </w:t>
      </w:r>
      <w:r w:rsidR="0077383B">
        <w:t xml:space="preserve">in </w:t>
      </w:r>
      <w:r w:rsidR="0013244D">
        <w:t xml:space="preserve">the </w:t>
      </w:r>
      <w:r w:rsidR="0077383B">
        <w:t xml:space="preserve">small arterioles </w:t>
      </w:r>
      <w:r w:rsidR="0013244D">
        <w:t>smaller</w:t>
      </w:r>
      <w:r w:rsidR="00792B5D">
        <w:t xml:space="preserve"> than 1 </w:t>
      </w:r>
      <w:r w:rsidR="00775A1C">
        <w:t>(</w:t>
      </w:r>
      <w:r w:rsidR="002C2766" w:rsidRPr="002C2766">
        <w:rPr>
          <w:b/>
          <w:bCs/>
        </w:rPr>
        <w:fldChar w:fldCharType="begin"/>
      </w:r>
      <w:r w:rsidR="002C2766" w:rsidRPr="002C2766">
        <w:rPr>
          <w:b/>
          <w:bCs/>
        </w:rPr>
        <w:instrText xml:space="preserve"> REF _Ref40271573 \h </w:instrText>
      </w:r>
      <w:r w:rsidR="002C2766">
        <w:rPr>
          <w:b/>
          <w:bCs/>
        </w:rPr>
        <w:instrText xml:space="preserve"> \* MERGEFORMAT </w:instrText>
      </w:r>
      <w:r w:rsidR="002C2766" w:rsidRPr="002C2766">
        <w:rPr>
          <w:b/>
          <w:bCs/>
        </w:rPr>
      </w:r>
      <w:r w:rsidR="002C2766" w:rsidRPr="002C2766">
        <w:rPr>
          <w:b/>
          <w:bCs/>
        </w:rPr>
        <w:fldChar w:fldCharType="separate"/>
      </w:r>
      <w:r w:rsidR="00925441" w:rsidRPr="00925441">
        <w:rPr>
          <w:b/>
          <w:bCs/>
        </w:rPr>
        <w:t xml:space="preserve">Table </w:t>
      </w:r>
      <w:r w:rsidR="00925441" w:rsidRPr="00925441">
        <w:rPr>
          <w:b/>
          <w:bCs/>
          <w:noProof/>
        </w:rPr>
        <w:t>4</w:t>
      </w:r>
      <w:r w:rsidR="002C2766" w:rsidRPr="002C2766">
        <w:rPr>
          <w:b/>
          <w:bCs/>
        </w:rPr>
        <w:fldChar w:fldCharType="end"/>
      </w:r>
      <w:r w:rsidR="00775A1C">
        <w:t>)</w:t>
      </w:r>
      <w:r w:rsidR="00792B5D">
        <w:t xml:space="preserve">. </w:t>
      </w:r>
      <w:r w:rsidR="0013244D">
        <w:t>A</w:t>
      </w:r>
      <w:r w:rsidR="00D47D0F">
        <w:t>nother</w:t>
      </w:r>
      <w:r w:rsidR="0003354B">
        <w:t xml:space="preserve"> determining factor in the </w:t>
      </w:r>
      <w:r w:rsidR="0076611F" w:rsidRPr="00917532">
        <w:rPr>
          <w:i/>
          <w:iCs/>
        </w:rPr>
        <w:t>in-vivo</w:t>
      </w:r>
      <w:r w:rsidR="0076611F">
        <w:t xml:space="preserve"> </w:t>
      </w:r>
      <w:r w:rsidR="0003354B">
        <w:t xml:space="preserve">structure of coronary vessels is their myocardial location. The </w:t>
      </w:r>
      <w:r w:rsidR="00E731D2">
        <w:t>significant</w:t>
      </w:r>
      <w:r w:rsidR="0003354B">
        <w:t xml:space="preserve"> </w:t>
      </w:r>
      <w:r w:rsidR="00E91775">
        <w:t>intramyocardial</w:t>
      </w:r>
      <w:r w:rsidR="0003354B">
        <w:t xml:space="preserve"> pressure on </w:t>
      </w:r>
      <w:r w:rsidR="0013244D">
        <w:t>subendocardial</w:t>
      </w:r>
      <w:r w:rsidR="0003354B">
        <w:t xml:space="preserve"> </w:t>
      </w:r>
      <w:r w:rsidR="00AE31B7">
        <w:t xml:space="preserve">vessels </w:t>
      </w:r>
      <w:r w:rsidR="004C61E3">
        <w:t>(47 mmHg)</w:t>
      </w:r>
      <w:r w:rsidR="0003354B">
        <w:t xml:space="preserve"> seems to compress collagen fibers</w:t>
      </w:r>
      <w:r w:rsidR="009739E8">
        <w:t xml:space="preserve"> even in large and intermediate arterioles</w:t>
      </w:r>
      <w:r w:rsidR="0003354B">
        <w:t xml:space="preserve"> (</w:t>
      </w:r>
      <w:r w:rsidR="0003354B" w:rsidRPr="002C2766">
        <w:rPr>
          <w:b/>
          <w:bCs/>
        </w:rPr>
        <w:fldChar w:fldCharType="begin"/>
      </w:r>
      <w:r w:rsidR="0003354B" w:rsidRPr="002C2766">
        <w:rPr>
          <w:b/>
          <w:bCs/>
        </w:rPr>
        <w:instrText xml:space="preserve"> REF _Ref40271573 \h </w:instrText>
      </w:r>
      <w:r w:rsidR="0003354B">
        <w:rPr>
          <w:b/>
          <w:bCs/>
        </w:rPr>
        <w:instrText xml:space="preserve"> \* MERGEFORMAT </w:instrText>
      </w:r>
      <w:r w:rsidR="0003354B" w:rsidRPr="002C2766">
        <w:rPr>
          <w:b/>
          <w:bCs/>
        </w:rPr>
      </w:r>
      <w:r w:rsidR="0003354B" w:rsidRPr="002C2766">
        <w:rPr>
          <w:b/>
          <w:bCs/>
        </w:rPr>
        <w:fldChar w:fldCharType="separate"/>
      </w:r>
      <w:r w:rsidR="00925441" w:rsidRPr="00925441">
        <w:rPr>
          <w:b/>
          <w:bCs/>
        </w:rPr>
        <w:t xml:space="preserve">Table </w:t>
      </w:r>
      <w:r w:rsidR="00925441" w:rsidRPr="00925441">
        <w:rPr>
          <w:b/>
          <w:bCs/>
          <w:noProof/>
        </w:rPr>
        <w:t>4</w:t>
      </w:r>
      <w:r w:rsidR="0003354B" w:rsidRPr="002C2766">
        <w:rPr>
          <w:b/>
          <w:bCs/>
        </w:rPr>
        <w:fldChar w:fldCharType="end"/>
      </w:r>
      <w:r w:rsidR="0003354B">
        <w:t>).</w:t>
      </w:r>
      <w:r w:rsidR="007D4900">
        <w:t xml:space="preserve"> </w:t>
      </w:r>
      <w:ins w:id="673" w:author="Hamidreza Gharahi" w:date="2020-08-27T16:37:00Z">
        <w:r w:rsidR="003F6F36" w:rsidRPr="003C06C7">
          <w:rPr>
            <w:color w:val="FF0000"/>
            <w:rPrChange w:id="674" w:author="Hamidreza Gharahi" w:date="2020-08-27T16:40:00Z">
              <w:rPr/>
            </w:rPrChange>
          </w:rPr>
          <w:t>Although the</w:t>
        </w:r>
      </w:ins>
      <w:ins w:id="675" w:author="Hamidreza Gharahi" w:date="2020-08-27T16:39:00Z">
        <w:r w:rsidR="00AB5809" w:rsidRPr="003C06C7">
          <w:rPr>
            <w:color w:val="FF0000"/>
            <w:rPrChange w:id="676" w:author="Hamidreza Gharahi" w:date="2020-08-27T16:40:00Z">
              <w:rPr/>
            </w:rPrChange>
          </w:rPr>
          <w:t xml:space="preserve"> constituent</w:t>
        </w:r>
      </w:ins>
      <w:ins w:id="677" w:author="Hamidreza Gharahi" w:date="2020-08-27T16:37:00Z">
        <w:r w:rsidR="003F6F36" w:rsidRPr="003C06C7">
          <w:rPr>
            <w:color w:val="FF0000"/>
            <w:rPrChange w:id="678" w:author="Hamidreza Gharahi" w:date="2020-08-27T16:40:00Z">
              <w:rPr/>
            </w:rPrChange>
          </w:rPr>
          <w:t xml:space="preserve"> pre-stretches </w:t>
        </w:r>
      </w:ins>
      <w:ins w:id="679" w:author="Hamidreza Gharahi" w:date="2020-08-27T16:39:00Z">
        <w:r w:rsidR="00985D90" w:rsidRPr="003C06C7">
          <w:rPr>
            <w:color w:val="FF0000"/>
            <w:rPrChange w:id="680" w:author="Hamidreza Gharahi" w:date="2020-08-27T16:40:00Z">
              <w:rPr/>
            </w:rPrChange>
          </w:rPr>
          <w:t>are difficult to</w:t>
        </w:r>
      </w:ins>
      <w:ins w:id="681" w:author="Hamidreza Gharahi" w:date="2020-08-27T16:37:00Z">
        <w:r w:rsidR="003F6F36" w:rsidRPr="003C06C7">
          <w:rPr>
            <w:color w:val="FF0000"/>
            <w:rPrChange w:id="682" w:author="Hamidreza Gharahi" w:date="2020-08-27T16:40:00Z">
              <w:rPr/>
            </w:rPrChange>
          </w:rPr>
          <w:t xml:space="preserve"> measure experimentally </w:t>
        </w:r>
      </w:ins>
      <w:ins w:id="683" w:author="Hamidreza Gharahi" w:date="2020-08-27T16:38:00Z">
        <w:r w:rsidR="003F6F36" w:rsidRPr="003C06C7">
          <w:rPr>
            <w:color w:val="FF0000"/>
            <w:rPrChange w:id="684" w:author="Hamidreza Gharahi" w:date="2020-08-27T16:40:00Z">
              <w:rPr/>
            </w:rPrChange>
          </w:rPr>
          <w:fldChar w:fldCharType="begin" w:fldLock="1"/>
        </w:r>
      </w:ins>
      <w:r w:rsidR="003F6F36" w:rsidRPr="003C06C7">
        <w:rPr>
          <w:color w:val="FF0000"/>
          <w:rPrChange w:id="685" w:author="Hamidreza Gharahi" w:date="2020-08-27T16:40:00Z">
            <w:rPr/>
          </w:rPrChange>
        </w:rPr>
        <w:instrText>ADDIN CSL_CITATION {"citationItems":[{"id":"ITEM-1","itemData":{"DOI":"10.1142/S0218202502001714","ISSN":"0218-2025","abstract":"Not long ago it was thought that the most important characteristics of the mechanics of soft tissues were their complex mechanical properties: they often exhibit nonlinear, anisotropic, nearly incompressible, viscoelastic behavior over finite strains. Indeed, these properties endow soft tissues with unique structural capabilities that continue to be extremely challenging to quantify via constitutive relations. More recently, however, we have come to appreciate an even more important characteristic of soft tissues, their homeostatic tendency to adapt in response to changes in their mechanical environment. Thus, to understand well the biomechanical properties of a soft tissue, we must not only quantify their structure and function at a given time, we must also quantify how their structure and function change in response to altered stimuli. In this paper, we introduce a new constrained mixture theory model for studying growth and remodeling of soft tissues. The model melds ideas from classical mixture and ho...","author":[{"dropping-particle":"","family":"HUMPHREY","given":"J. D.","non-dropping-particle":"","parse-names":false,"suffix":""},{"dropping-particle":"","family":"RAJAGOPAL","given":"K. R.","non-dropping-particle":"","parse-names":false,"suffix":""}],"container-title":"Mathematical Models and Methods in Applied Sciences","id":"ITEM-1","issue":"03","issued":{"date-parts":[["2002","3","21"]]},"page":"407-430","publisher":" World Scientific Publishing Company ","title":"A CONSTRAINED MIXTURE MODEL FOR GROWTH AND REMODELING OF SOFT TISSUES","type":"article-journal","volume":"12"},"uris":["http://www.mendeley.com/documents/?uuid=0d85ee0b-3120-3169-be9b-8a34ca97bee8"]}],"mendeley":{"formattedCitation":"(36)","plainTextFormattedCitation":"(36)"},"properties":{"noteIndex":0},"schema":"https://github.com/citation-style-language/schema/raw/master/csl-citation.json"}</w:instrText>
      </w:r>
      <w:r w:rsidR="003F6F36" w:rsidRPr="003C06C7">
        <w:rPr>
          <w:color w:val="FF0000"/>
          <w:rPrChange w:id="686" w:author="Hamidreza Gharahi" w:date="2020-08-27T16:40:00Z">
            <w:rPr/>
          </w:rPrChange>
        </w:rPr>
        <w:fldChar w:fldCharType="separate"/>
      </w:r>
      <w:r w:rsidR="003F6F36" w:rsidRPr="003C06C7">
        <w:rPr>
          <w:noProof/>
          <w:color w:val="FF0000"/>
          <w:rPrChange w:id="687" w:author="Hamidreza Gharahi" w:date="2020-08-27T16:40:00Z">
            <w:rPr>
              <w:noProof/>
            </w:rPr>
          </w:rPrChange>
        </w:rPr>
        <w:t>(36)</w:t>
      </w:r>
      <w:ins w:id="688" w:author="Hamidreza Gharahi" w:date="2020-08-27T16:38:00Z">
        <w:r w:rsidR="003F6F36" w:rsidRPr="003C06C7">
          <w:rPr>
            <w:color w:val="FF0000"/>
            <w:rPrChange w:id="689" w:author="Hamidreza Gharahi" w:date="2020-08-27T16:40:00Z">
              <w:rPr/>
            </w:rPrChange>
          </w:rPr>
          <w:fldChar w:fldCharType="end"/>
        </w:r>
      </w:ins>
      <w:ins w:id="690" w:author="Hamidreza Gharahi" w:date="2020-08-27T16:37:00Z">
        <w:r w:rsidR="003F6F36" w:rsidRPr="003C06C7">
          <w:rPr>
            <w:color w:val="FF0000"/>
            <w:rPrChange w:id="691" w:author="Hamidreza Gharahi" w:date="2020-08-27T16:40:00Z">
              <w:rPr/>
            </w:rPrChange>
          </w:rPr>
          <w:t>, the</w:t>
        </w:r>
      </w:ins>
      <w:ins w:id="692" w:author="Hamidreza Gharahi" w:date="2020-08-27T16:38:00Z">
        <w:r w:rsidR="003F6F36" w:rsidRPr="003C06C7">
          <w:rPr>
            <w:color w:val="FF0000"/>
            <w:rPrChange w:id="693" w:author="Hamidreza Gharahi" w:date="2020-08-27T16:40:00Z">
              <w:rPr/>
            </w:rPrChange>
          </w:rPr>
          <w:t xml:space="preserve">y play a crucial role in determining the passive behavior of the vessel wall in </w:t>
        </w:r>
      </w:ins>
      <w:ins w:id="694" w:author="Hamidreza Gharahi" w:date="2020-08-27T16:39:00Z">
        <w:r w:rsidR="001056FD" w:rsidRPr="003C06C7">
          <w:rPr>
            <w:color w:val="FF0000"/>
            <w:rPrChange w:id="695" w:author="Hamidreza Gharahi" w:date="2020-08-27T16:40:00Z">
              <w:rPr/>
            </w:rPrChange>
          </w:rPr>
          <w:t xml:space="preserve">its operating </w:t>
        </w:r>
      </w:ins>
      <w:ins w:id="696" w:author="Hamidreza Gharahi" w:date="2020-08-28T09:30:00Z">
        <w:r w:rsidR="002F70B2">
          <w:rPr>
            <w:color w:val="FF0000"/>
          </w:rPr>
          <w:t xml:space="preserve">transmural </w:t>
        </w:r>
      </w:ins>
      <w:ins w:id="697" w:author="Hamidreza Gharahi" w:date="2020-08-27T16:39:00Z">
        <w:r w:rsidR="001056FD" w:rsidRPr="003C06C7">
          <w:rPr>
            <w:color w:val="FF0000"/>
            <w:rPrChange w:id="698" w:author="Hamidreza Gharahi" w:date="2020-08-27T16:40:00Z">
              <w:rPr/>
            </w:rPrChange>
          </w:rPr>
          <w:t>pressure.</w:t>
        </w:r>
      </w:ins>
    </w:p>
    <w:p w14:paraId="7197D20C" w14:textId="2F83F564" w:rsidR="00120C9C" w:rsidRDefault="001A61AC" w:rsidP="001A61AC">
      <w:pPr>
        <w:jc w:val="both"/>
      </w:pPr>
      <w:r>
        <w:t>Furthermore</w:t>
      </w:r>
      <w:r w:rsidR="004C5779">
        <w:t xml:space="preserve">, </w:t>
      </w:r>
      <w:r w:rsidR="00504B8C">
        <w:t>o</w:t>
      </w:r>
      <w:r w:rsidR="00E6634B">
        <w:t xml:space="preserve">ur model </w:t>
      </w:r>
      <w:r w:rsidR="006B16C3">
        <w:t>estimated</w:t>
      </w:r>
      <w:r w:rsidR="00E6634B">
        <w:t xml:space="preserve"> a </w:t>
      </w:r>
      <w:r w:rsidR="0050078B">
        <w:t>reduction</w:t>
      </w:r>
      <w:r w:rsidR="00E6634B">
        <w:t xml:space="preserve"> in SMC</w:t>
      </w:r>
      <w:r w:rsidR="0059543E">
        <w:t xml:space="preserve"> mass fraction</w:t>
      </w:r>
      <w:r w:rsidR="00E6634B">
        <w:t xml:space="preserve"> in </w:t>
      </w:r>
      <w:r w:rsidR="0059543E">
        <w:t xml:space="preserve">the </w:t>
      </w:r>
      <w:r w:rsidR="00E6634B">
        <w:t>small arteriol</w:t>
      </w:r>
      <w:r w:rsidR="00AA328A">
        <w:t>es</w:t>
      </w:r>
      <w:r w:rsidR="00E6634B">
        <w:t xml:space="preserve"> relative to the </w:t>
      </w:r>
      <w:r w:rsidR="00227FA1">
        <w:t xml:space="preserve">large and </w:t>
      </w:r>
      <w:r w:rsidR="00E6634B">
        <w:t>intermediate arterioles (</w:t>
      </w:r>
      <w:r w:rsidR="0061611C" w:rsidRPr="0061611C">
        <w:rPr>
          <w:b/>
        </w:rPr>
        <w:fldChar w:fldCharType="begin"/>
      </w:r>
      <w:r w:rsidR="0061611C" w:rsidRPr="0061611C">
        <w:rPr>
          <w:b/>
        </w:rPr>
        <w:instrText xml:space="preserve"> REF _Ref40258319 \h </w:instrText>
      </w:r>
      <w:r w:rsidR="0061611C">
        <w:rPr>
          <w:b/>
        </w:rPr>
        <w:instrText xml:space="preserve"> \* MERGEFORMAT </w:instrText>
      </w:r>
      <w:r w:rsidR="0061611C" w:rsidRPr="0061611C">
        <w:rPr>
          <w:b/>
        </w:rPr>
      </w:r>
      <w:r w:rsidR="0061611C" w:rsidRPr="0061611C">
        <w:rPr>
          <w:b/>
        </w:rPr>
        <w:fldChar w:fldCharType="separate"/>
      </w:r>
      <w:r w:rsidR="0061611C" w:rsidRPr="0061611C">
        <w:rPr>
          <w:b/>
        </w:rPr>
        <w:t>Fig</w:t>
      </w:r>
      <w:r w:rsidR="0061611C">
        <w:rPr>
          <w:b/>
        </w:rPr>
        <w:t>.</w:t>
      </w:r>
      <w:r w:rsidR="0061611C" w:rsidRPr="0061611C">
        <w:rPr>
          <w:b/>
        </w:rPr>
        <w:t xml:space="preserve"> 4</w:t>
      </w:r>
      <w:r w:rsidR="0061611C" w:rsidRPr="0061611C">
        <w:rPr>
          <w:b/>
        </w:rPr>
        <w:fldChar w:fldCharType="end"/>
      </w:r>
      <w:r w:rsidR="00E6634B" w:rsidRPr="00C167FD">
        <w:t>)</w:t>
      </w:r>
      <w:r w:rsidR="00E6634B">
        <w:t>.</w:t>
      </w:r>
      <w:r w:rsidR="0051081C">
        <w:t xml:space="preserve"> </w:t>
      </w:r>
      <w:r w:rsidR="006129C1">
        <w:t xml:space="preserve">This difference in estimated mass fractions </w:t>
      </w:r>
      <w:r w:rsidR="0059543E">
        <w:t>seems to be due to</w:t>
      </w:r>
      <w:r w:rsidR="006129C1">
        <w:t xml:space="preserve"> </w:t>
      </w:r>
      <w:r w:rsidR="0059543E">
        <w:t xml:space="preserve">the </w:t>
      </w:r>
      <w:r w:rsidR="00771EC2">
        <w:t>larger</w:t>
      </w:r>
      <w:r w:rsidR="00B43F64">
        <w:t xml:space="preserve"> </w:t>
      </w:r>
      <w:r w:rsidR="006129C1">
        <w:t xml:space="preserve">myogenic response </w:t>
      </w:r>
      <w:r w:rsidR="006F45D5">
        <w:t>in</w:t>
      </w:r>
      <w:r w:rsidR="006129C1">
        <w:t xml:space="preserve"> large and intermediate arterioles</w:t>
      </w:r>
      <w:r w:rsidR="00C806D1">
        <w:t xml:space="preserve"> relative to small arterioles</w:t>
      </w:r>
      <w:r w:rsidR="00682445">
        <w:t>.</w:t>
      </w:r>
      <w:r w:rsidR="00276C36">
        <w:t xml:space="preserve"> A</w:t>
      </w:r>
      <w:r w:rsidR="00682445">
        <w:t xml:space="preserve"> microscopic analysis of the mechanical structure of rabbit arterioles </w:t>
      </w:r>
      <w:r w:rsidR="0059543E">
        <w:t>showed</w:t>
      </w:r>
      <w:r w:rsidR="00682445">
        <w:t xml:space="preserve"> that the amount of SMCs gradually decrease</w:t>
      </w:r>
      <w:r w:rsidR="0059543E">
        <w:t>s</w:t>
      </w:r>
      <w:r w:rsidR="00682445">
        <w:t xml:space="preserve"> from arterioles of 100</w:t>
      </w:r>
      <m:oMath>
        <m:r>
          <w:rPr>
            <w:rFonts w:ascii="Cambria Math" w:hAnsi="Cambria Math"/>
          </w:rPr>
          <m:t xml:space="preserve"> μ</m:t>
        </m:r>
      </m:oMath>
      <w:r w:rsidR="00682445">
        <w:t xml:space="preserve">m to 30 </w:t>
      </w:r>
      <m:oMath>
        <m:r>
          <w:rPr>
            <w:rFonts w:ascii="Cambria Math" w:hAnsi="Cambria Math"/>
          </w:rPr>
          <m:t>μ</m:t>
        </m:r>
      </m:oMath>
      <w:r w:rsidR="00682445">
        <w:t xml:space="preserve">m </w:t>
      </w:r>
      <w:r w:rsidR="00682445">
        <w:fldChar w:fldCharType="begin" w:fldLock="1"/>
      </w:r>
      <w:r w:rsidR="003F6F36">
        <w:instrText>ADDIN CSL_CITATION {"citationItems":[{"id":"ITEM-1","itemData":{"DOI":"10.1016/S0022-5320(67)80239-9","ISSN":"0022-5320","abstract":"A combination of techniques was utilized whereby the monolayer of microcirculatory vessels of the fascia of the rabbit medial thigh muscles was studied in vivo and the same site subsequently was fixed in situ for both light and electron microscopy. The microvessels were sectioned longitudinally and the identical segment was analyzed by phase contrast microscopy as well as by low and high magnification electron microscopy. Dilated arterioles with an inner diameter of less than 100 μ, terminal arterioles, and precapillary sphincters were studied with special reference to the organization of the endothelium, the muscular and connective tissue components, and the nervous supply. A system of myoendothelial junctions was discovered which establishes close membranous contacts between endothelium and the media of the terminal arterioles and the precapillary sphincters. The functional implications of such a system is discussed, and it is proposed that it may be part of a receptor mechanism for humoral transmitter substances.","author":[{"dropping-particle":"","family":"Rhodin","given":"Johannes A.G.","non-dropping-particle":"","parse-names":false,"suffix":""}],"container-title":"Journal of Ultrastructure Research","id":"ITEM-1","issue":"1-2","issued":{"date-parts":[["1967","4","1"]]},"page":"181-223","publisher":"Academic Press","title":"The ultrastructure of mammalian arterioles and precapillary sphincters","type":"article-journal","volume":"18"},"uris":["http://www.mendeley.com/documents/?uuid=0292c11c-304e-3418-b020-a4e491885e13"]}],"mendeley":{"formattedCitation":"(74)","plainTextFormattedCitation":"(74)","previouslyFormattedCitation":"(73)"},"properties":{"noteIndex":0},"schema":"https://github.com/citation-style-language/schema/raw/master/csl-citation.json"}</w:instrText>
      </w:r>
      <w:r w:rsidR="00682445">
        <w:fldChar w:fldCharType="separate"/>
      </w:r>
      <w:r w:rsidR="003F6F36" w:rsidRPr="003F6F36">
        <w:rPr>
          <w:noProof/>
        </w:rPr>
        <w:t>(74)</w:t>
      </w:r>
      <w:r w:rsidR="00682445">
        <w:fldChar w:fldCharType="end"/>
      </w:r>
      <w:r w:rsidR="00682445">
        <w:t>.</w:t>
      </w:r>
      <w:r w:rsidR="0061034A" w:rsidRPr="0061034A">
        <w:t xml:space="preserve"> </w:t>
      </w:r>
      <w:r w:rsidR="008B1F4D">
        <w:t xml:space="preserve">Nevertheless, </w:t>
      </w:r>
      <w:r w:rsidR="0059543E">
        <w:t>quantification</w:t>
      </w:r>
      <w:r w:rsidR="0061034A">
        <w:t xml:space="preserve"> of the mass fractions in both proximal and distal coronary arteries is essential for</w:t>
      </w:r>
      <w:r w:rsidR="0059543E">
        <w:t xml:space="preserve"> the</w:t>
      </w:r>
      <w:r w:rsidR="0061034A">
        <w:t xml:space="preserve"> mathematical modeling of </w:t>
      </w:r>
      <w:r w:rsidR="00750B65">
        <w:rPr>
          <w:color w:val="FF0000"/>
        </w:rPr>
        <w:t>functional (short-term) and structural (</w:t>
      </w:r>
      <w:r w:rsidR="00B60FA2">
        <w:t>long-term</w:t>
      </w:r>
      <w:r w:rsidR="00750B65" w:rsidRPr="00750B65">
        <w:rPr>
          <w:color w:val="FF0000"/>
        </w:rPr>
        <w:t>)</w:t>
      </w:r>
      <w:r w:rsidR="00B60FA2">
        <w:t xml:space="preserve"> vascular adaptations</w:t>
      </w:r>
      <w:r w:rsidR="0061034A">
        <w:t xml:space="preserve"> in </w:t>
      </w:r>
      <w:r w:rsidR="00061593">
        <w:t>pathophysiological conditions</w:t>
      </w:r>
      <w:r w:rsidR="0061034A" w:rsidRPr="001F70D2">
        <w:t xml:space="preserve"> </w:t>
      </w:r>
      <w:r w:rsidR="0061034A">
        <w:fldChar w:fldCharType="begin" w:fldLock="1"/>
      </w:r>
      <w:r w:rsidR="007A38C3">
        <w:instrText>ADDIN CSL_CITATION {"citationItems":[{"id":"ITEM-1","itemData":{"DOI":"10.3389/fphys.2012.00420","ISSN":"1664042X","abstract":"Objectives: Effects of hypertension on arteries and arterioles often manifest first as a thickened wall, with associated changes in passive material properties (e.g., stiffness) or function (e.g., cellular phenotype, synthesis and removal rates, and vasomotor responsiveness). Less is known, however, regarding the relative evolution of such changes in vessels from different vascular beds. Methods:We used an aortic coarctation model of hypertension in the mini-pig to elucidate spatiotemporal changes in geometry and wall composition (including layer-specific thicknesses as well as presence of collagen, elastin, smooth muscle, endothelial, macrophage, and hematopoietic cells) in three different arterial beds, specifically aortic, cerebral, and coronary, and vasodilator function in two different arteriolar beds, the cerebral and coronary. Results: Marked geometric and structural changes occurred in the thoracic aorta and left anterior descending coronary artery within 2weeks of the establishment of hypertension and continued to increase over the 8-week study period. In contrast, no significant changes were observed in the middle cerebral arteries from the same animals. Consistent with these differential findings at the arterial level, we also found a diminished nitric oxide-mediated dilation to adenosine at 8weeks of hypertension in coronary arterioles, but not cerebral arterioles. Conclusion: These findings, coupled with the observation that temporal changes in wall constituents and the presence of macrophages differed significantly between the thoracic aorta and coronary arteries, confirm a strong differential progressive remodeling within different vascular beds. Taken together, these results suggest a spatiotemporal progression of vascular remodeling, beginning first in large elastic arteries and delayed in distal vessels. © 2012 Hayenga, Hu, Meyer, Wilson, Hein, Kuo and Humphrey.","author":[{"dropping-particle":"","family":"Hayenga","given":"H. N.","non-dropping-particle":"","parse-names":false,"suffix":""},{"dropping-particle":"","family":"Hu","given":"J. J.","non-dropping-particle":"","parse-names":false,"suffix":""},{"dropping-particle":"","family":"Meyer","given":"C. A.","non-dropping-particle":"","parse-names":false,"suffix":""},{"dropping-particle":"","family":"Wilson","given":"E.","non-dropping-particle":"","parse-names":false,"suffix":""},{"dropping-particle":"","family":"Hein","given":"T. W.","non-dropping-particle":"","parse-names":false,"suffix":""},{"dropping-particle":"","family":"Kuo","given":"L.","non-dropping-particle":"","parse-names":false,"suffix":""},{"dropping-particle":"","family":"Humphrey","given":"J. D.","non-dropping-particle":"","parse-names":false,"suffix":""}],"container-title":"Frontiers in Physiology","id":"ITEM-1","issued":{"date-parts":[["2012"]]},"title":"Differential progressive remodeling of coronary and cerebral arteries and arterioles in an aortic coarctation model of hypertension","type":"article-journal","volume":"3 NOV"},"uris":["http://www.mendeley.com/documents/?uuid=eb010d8f-0ed3-339c-aad7-0014b210555d"]}],"mendeley":{"formattedCitation":"(33)","plainTextFormattedCitation":"(33)","previouslyFormattedCitation":"(33)"},"properties":{"noteIndex":0},"schema":"https://github.com/citation-style-language/schema/raw/master/csl-citation.json"}</w:instrText>
      </w:r>
      <w:r w:rsidR="0061034A">
        <w:fldChar w:fldCharType="separate"/>
      </w:r>
      <w:r w:rsidR="00947402" w:rsidRPr="00947402">
        <w:rPr>
          <w:noProof/>
        </w:rPr>
        <w:t>(33)</w:t>
      </w:r>
      <w:r w:rsidR="0061034A">
        <w:fldChar w:fldCharType="end"/>
      </w:r>
      <w:r w:rsidR="0061034A">
        <w:t>.</w:t>
      </w:r>
    </w:p>
    <w:p w14:paraId="696899E5" w14:textId="40D330A5" w:rsidR="008D43DE" w:rsidRDefault="007C435D" w:rsidP="008E6AE5">
      <w:pPr>
        <w:jc w:val="both"/>
      </w:pPr>
      <w:r>
        <w:t>O</w:t>
      </w:r>
      <w:r w:rsidR="008D43DE">
        <w:t>ur sensitivity analysis show</w:t>
      </w:r>
      <w:r w:rsidR="00605ED4">
        <w:t>ed</w:t>
      </w:r>
      <w:r w:rsidR="008D43DE">
        <w:t xml:space="preserve"> that</w:t>
      </w:r>
      <w:r>
        <w:t xml:space="preserve"> our model results are the least sensitive to the</w:t>
      </w:r>
      <w:r w:rsidR="008D43DE">
        <w:t xml:space="preserve"> </w:t>
      </w:r>
      <w:r>
        <w:t>passive material parameters</w:t>
      </w:r>
      <w:r>
        <w:rPr>
          <w:rFonts w:hint="cs"/>
          <w:rtl/>
        </w:rPr>
        <w:t xml:space="preserve"> </w:t>
      </w:r>
      <w:r>
        <w:t>of elastin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1</m:t>
            </m:r>
          </m:sub>
        </m:sSub>
      </m:oMath>
      <w:r>
        <w:rPr>
          <w:rFonts w:eastAsiaTheme="minorEastAsia"/>
        </w:rPr>
        <w:t>)</w:t>
      </w:r>
      <w:r>
        <w:t xml:space="preserve"> and SMCs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4</m:t>
            </m:r>
          </m:sub>
        </m:sSub>
      </m:oMath>
      <w:r>
        <w:rPr>
          <w:rFonts w:eastAsiaTheme="minorEastAsia"/>
        </w:rPr>
        <w:t xml:space="preserve"> and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5</m:t>
            </m:r>
          </m:sub>
        </m:sSub>
      </m:oMath>
      <w:r>
        <w:t>) (</w:t>
      </w:r>
      <w:r w:rsidRPr="002C2766">
        <w:rPr>
          <w:b/>
          <w:bCs/>
        </w:rPr>
        <w:fldChar w:fldCharType="begin"/>
      </w:r>
      <w:r w:rsidRPr="002C2766">
        <w:rPr>
          <w:b/>
          <w:bCs/>
        </w:rPr>
        <w:instrText xml:space="preserve"> REF _Ref40271573 \h </w:instrText>
      </w:r>
      <w:r>
        <w:rPr>
          <w:b/>
          <w:bCs/>
        </w:rPr>
        <w:instrText xml:space="preserve"> \* MERGEFORMAT </w:instrText>
      </w:r>
      <w:r w:rsidRPr="002C2766">
        <w:rPr>
          <w:b/>
          <w:bCs/>
        </w:rPr>
      </w:r>
      <w:r w:rsidRPr="002C2766">
        <w:rPr>
          <w:b/>
          <w:bCs/>
        </w:rPr>
        <w:fldChar w:fldCharType="separate"/>
      </w:r>
      <w:r w:rsidR="00925441" w:rsidRPr="00925441">
        <w:rPr>
          <w:b/>
          <w:bCs/>
        </w:rPr>
        <w:t xml:space="preserve">Table </w:t>
      </w:r>
      <w:r w:rsidR="00925441" w:rsidRPr="00925441">
        <w:rPr>
          <w:b/>
          <w:bCs/>
          <w:noProof/>
        </w:rPr>
        <w:t>4</w:t>
      </w:r>
      <w:r w:rsidRPr="002C2766">
        <w:rPr>
          <w:b/>
          <w:bCs/>
        </w:rPr>
        <w:fldChar w:fldCharType="end"/>
      </w:r>
      <w:r>
        <w:t xml:space="preserve">). </w:t>
      </w:r>
      <w:r w:rsidR="005A43B5">
        <w:t>Given that</w:t>
      </w:r>
      <w:r w:rsidR="008D43DE">
        <w:t xml:space="preserve"> elastin is the main </w:t>
      </w:r>
      <w:r w:rsidR="005A43B5">
        <w:t>load bearing</w:t>
      </w:r>
      <w:r w:rsidR="008D43DE">
        <w:t xml:space="preserve"> </w:t>
      </w:r>
      <w:r w:rsidR="005A43B5">
        <w:t>constituent</w:t>
      </w:r>
      <w:r w:rsidR="004F2B02">
        <w:t xml:space="preserve"> </w:t>
      </w:r>
      <w:r w:rsidR="005A43B5">
        <w:t>at</w:t>
      </w:r>
      <w:r w:rsidR="008D43DE">
        <w:t xml:space="preserve"> low pressures</w:t>
      </w:r>
      <w:r w:rsidR="004B5E46">
        <w:t xml:space="preserve"> </w:t>
      </w:r>
      <w:r w:rsidR="004B5E46">
        <w:fldChar w:fldCharType="begin" w:fldLock="1"/>
      </w:r>
      <w:r w:rsidR="003F6F36">
        <w:instrText>ADDIN CSL_CITATION {"citationItems":[{"id":"ITEM-1","itemData":{"DOI":"10.1161/01.RES.14.5.400","ISSN":"00097330","PMID":"14156860","author":[{"dropping-particle":"","family":"Wolinsky","given":"H.","non-dropping-particle":"","parse-names":false,"suffix":""},{"dropping-particle":"","family":"Glagov","given":"S.","non-dropping-particle":"","parse-names":false,"suffix":""}],"container-title":"Circulation research","id":"ITEM-1","issued":{"date-parts":[["1964"]]},"page":"400-413","publisher":"Circ Res","title":"Structural Basis for the Static Mechanical Properties of the Aortic","type":"article-journal","volume":"14"},"uris":["http://www.mendeley.com/documents/?uuid=59878a7b-22fd-3e06-9377-a4fe0eb064cc"]}],"mendeley":{"formattedCitation":"(87)","plainTextFormattedCitation":"(87)","previouslyFormattedCitation":"(86)"},"properties":{"noteIndex":0},"schema":"https://github.com/citation-style-language/schema/raw/master/csl-citation.json"}</w:instrText>
      </w:r>
      <w:r w:rsidR="004B5E46">
        <w:fldChar w:fldCharType="separate"/>
      </w:r>
      <w:r w:rsidR="003F6F36" w:rsidRPr="003F6F36">
        <w:rPr>
          <w:noProof/>
        </w:rPr>
        <w:t>(87)</w:t>
      </w:r>
      <w:r w:rsidR="004B5E46">
        <w:fldChar w:fldCharType="end"/>
      </w:r>
      <w:r w:rsidR="008D43DE">
        <w:t xml:space="preserve">, </w:t>
      </w:r>
      <w:r w:rsidR="005A43B5">
        <w:t>the scarcity of pressure-</w:t>
      </w:r>
      <w:r w:rsidR="008D43DE">
        <w:t xml:space="preserve">diameter </w:t>
      </w:r>
      <w:r w:rsidR="005A43B5">
        <w:t>data</w:t>
      </w:r>
      <w:r w:rsidR="008D43DE">
        <w:t xml:space="preserve"> </w:t>
      </w:r>
      <w:r w:rsidR="00697E0A">
        <w:t>i</w:t>
      </w:r>
      <w:r w:rsidR="008D43DE">
        <w:t>n low</w:t>
      </w:r>
      <w:r w:rsidR="00CA3C59">
        <w:t xml:space="preserve"> pressure ranges </w:t>
      </w:r>
      <w:r w:rsidR="00D33865">
        <w:t xml:space="preserve">(&lt;20 mmHg) </w:t>
      </w:r>
      <w:r w:rsidR="003F1EAC">
        <w:t xml:space="preserve">may contribute to this insensitivity. </w:t>
      </w:r>
      <w:r w:rsidR="000A3DB9">
        <w:t>In addition</w:t>
      </w:r>
      <w:r w:rsidR="003F1EAC">
        <w:t xml:space="preserve">, the </w:t>
      </w:r>
      <w:r w:rsidR="000A3DB9">
        <w:t xml:space="preserve">passive </w:t>
      </w:r>
      <w:r w:rsidR="005A43B5">
        <w:t>response</w:t>
      </w:r>
      <w:r w:rsidR="000A3DB9">
        <w:t xml:space="preserve"> of SMCs may not be distinguishable from </w:t>
      </w:r>
      <w:r w:rsidR="001B7038">
        <w:t xml:space="preserve">that of </w:t>
      </w:r>
      <w:r w:rsidR="000A3DB9">
        <w:t xml:space="preserve">collagen </w:t>
      </w:r>
      <w:r w:rsidR="00ED1443">
        <w:t>fibers since</w:t>
      </w:r>
      <w:r w:rsidR="00184256">
        <w:t xml:space="preserve"> they both contribute to the </w:t>
      </w:r>
      <w:r w:rsidR="00834691">
        <w:t xml:space="preserve">exponential </w:t>
      </w:r>
      <w:r w:rsidR="001B7038">
        <w:t>stiffening</w:t>
      </w:r>
      <w:r w:rsidR="00D754B9">
        <w:t xml:space="preserve"> of the </w:t>
      </w:r>
      <w:r w:rsidR="00FE42AC">
        <w:t xml:space="preserve">passive </w:t>
      </w:r>
      <w:r w:rsidR="00D754B9">
        <w:t>pressure-diameter relations.</w:t>
      </w:r>
      <w:r w:rsidR="000A3DB9">
        <w:t xml:space="preserve"> </w:t>
      </w:r>
    </w:p>
    <w:p w14:paraId="255528BD" w14:textId="58C17048" w:rsidR="005A43B5" w:rsidRPr="005346DD" w:rsidRDefault="00B55689" w:rsidP="00AA5000">
      <w:pPr>
        <w:jc w:val="both"/>
        <w:rPr>
          <w:color w:val="FF0000"/>
          <w:rPrChange w:id="699" w:author="Hamidreza Gharahi" w:date="2020-08-26T14:29:00Z">
            <w:rPr/>
          </w:rPrChange>
        </w:rPr>
      </w:pPr>
      <w:r>
        <w:rPr>
          <w:i/>
          <w:iCs/>
        </w:rPr>
        <w:t xml:space="preserve">2. </w:t>
      </w:r>
      <w:r w:rsidR="005A43B5">
        <w:rPr>
          <w:i/>
          <w:iCs/>
        </w:rPr>
        <w:t>Definition of morphometry, structure, and hemodynamics in coronary trees</w:t>
      </w:r>
      <w:r w:rsidR="005A43B5">
        <w:t xml:space="preserve">: </w:t>
      </w:r>
      <w:r w:rsidR="00E96A51">
        <w:t>In t</w:t>
      </w:r>
      <w:r w:rsidR="00F22664">
        <w:t xml:space="preserve">he second </w:t>
      </w:r>
      <w:r w:rsidR="00C12B4E">
        <w:t>stage</w:t>
      </w:r>
      <w:r w:rsidR="00E96A51">
        <w:t xml:space="preserve"> of the model development</w:t>
      </w:r>
      <w:r w:rsidR="00C84C30">
        <w:t xml:space="preserve">, we used </w:t>
      </w:r>
      <w:r w:rsidR="005A43B5">
        <w:t>a</w:t>
      </w:r>
      <w:r w:rsidR="004279FB">
        <w:t xml:space="preserve"> </w:t>
      </w:r>
      <w:r w:rsidR="00C84C30">
        <w:t>homeostatic optimization to</w:t>
      </w:r>
      <w:r w:rsidR="00B054F0">
        <w:t xml:space="preserve"> </w:t>
      </w:r>
      <w:r w:rsidR="00A100E9">
        <w:t>generate</w:t>
      </w:r>
      <w:r w:rsidR="00B054F0">
        <w:t xml:space="preserve"> </w:t>
      </w:r>
      <w:r w:rsidR="00107894">
        <w:t>two</w:t>
      </w:r>
      <w:r w:rsidR="00B054F0">
        <w:t xml:space="preserve"> </w:t>
      </w:r>
      <w:r w:rsidR="005A43B5">
        <w:t xml:space="preserve">symmetric </w:t>
      </w:r>
      <w:r w:rsidR="006B13A4">
        <w:t>coronary</w:t>
      </w:r>
      <w:r w:rsidR="00B054F0">
        <w:t xml:space="preserve"> tree</w:t>
      </w:r>
      <w:r w:rsidR="006B13A4">
        <w:t>s</w:t>
      </w:r>
      <w:r w:rsidR="001519FF">
        <w:t xml:space="preserve"> in subepicardi</w:t>
      </w:r>
      <w:r w:rsidR="00B055DD">
        <w:t>al</w:t>
      </w:r>
      <w:r w:rsidR="001519FF">
        <w:t xml:space="preserve"> and </w:t>
      </w:r>
      <w:r w:rsidR="00274778">
        <w:t>subendocardi</w:t>
      </w:r>
      <w:r w:rsidR="00B055DD">
        <w:t>al</w:t>
      </w:r>
      <w:r w:rsidR="005A43B5">
        <w:t xml:space="preserve"> layers</w:t>
      </w:r>
      <w:r w:rsidR="006D3AD9">
        <w:t>.</w:t>
      </w:r>
      <w:r w:rsidR="00783BF0">
        <w:t xml:space="preserve"> Th</w:t>
      </w:r>
      <w:r w:rsidR="005A43B5">
        <w:t>is</w:t>
      </w:r>
      <w:r w:rsidR="00783BF0">
        <w:t xml:space="preserve"> optimization </w:t>
      </w:r>
      <w:r w:rsidR="00783BF0">
        <w:fldChar w:fldCharType="begin" w:fldLock="1"/>
      </w:r>
      <w:r w:rsidR="007A38C3">
        <w:instrText>ADDIN CSL_CITATION {"citationItems":[{"id":"ITEM-1","itemData":{"URL":"http://arxiv.org/abs/2001.04880","abstract":"Coupling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Alberto","non-dropping-particle":"","parse-names":false,"suffix":""}],"id":"ITEM-1","issued":{"date-parts":[["2020"]]},"title":"A Multiscale Framework for Defining Homeostasis in Distal Vascular Trees: Applications to the Pulmonary Circulation","type":"webpage"},"uris":["http://www.mendeley.com/documents/?uuid=4af91f27-e0ce-3e2c-bf05-59746a4f2658"]}],"mendeley":{"formattedCitation":"(28)","plainTextFormattedCitation":"(28)","previouslyFormattedCitation":"(28)"},"properties":{"noteIndex":0},"schema":"https://github.com/citation-style-language/schema/raw/master/csl-citation.json"}</w:instrText>
      </w:r>
      <w:r w:rsidR="00783BF0">
        <w:fldChar w:fldCharType="separate"/>
      </w:r>
      <w:r w:rsidR="00947402" w:rsidRPr="00947402">
        <w:rPr>
          <w:noProof/>
        </w:rPr>
        <w:t>(28)</w:t>
      </w:r>
      <w:r w:rsidR="00783BF0">
        <w:fldChar w:fldCharType="end"/>
      </w:r>
      <w:r w:rsidR="00783BF0">
        <w:t xml:space="preserve"> estimate</w:t>
      </w:r>
      <w:r w:rsidR="00B47BA1">
        <w:t>s</w:t>
      </w:r>
      <w:r w:rsidR="00783BF0">
        <w:t xml:space="preserve"> the homeostatic morphometric (e.g, diameters), structural (e.g, thickness</w:t>
      </w:r>
      <w:r w:rsidR="00F34B08">
        <w:t>es</w:t>
      </w:r>
      <w:r w:rsidR="00783BF0">
        <w:t xml:space="preserve">), and hemodynamics (e.g., wall shear stress) </w:t>
      </w:r>
      <w:r w:rsidR="00105E7D">
        <w:t>characteristics</w:t>
      </w:r>
      <w:r w:rsidR="00783BF0">
        <w:t xml:space="preserve"> of a vascular tree by minimizing the </w:t>
      </w:r>
      <w:r w:rsidR="006A72D0">
        <w:t xml:space="preserve">metabolic and viscous </w:t>
      </w:r>
      <w:r w:rsidR="00783BF0">
        <w:t xml:space="preserve">energy dissipation under the constraint of mechanical </w:t>
      </w:r>
      <w:r w:rsidR="00783BF0" w:rsidRPr="00680569">
        <w:t xml:space="preserve">equilibrium. </w:t>
      </w:r>
    </w:p>
    <w:p w14:paraId="7C6EAF62" w14:textId="75CD7126" w:rsidR="00662442" w:rsidRPr="00B527FD" w:rsidRDefault="007600B4" w:rsidP="00AA5000">
      <w:pPr>
        <w:jc w:val="both"/>
      </w:pPr>
      <w:r>
        <w:t>T</w:t>
      </w:r>
      <w:r w:rsidR="006A72D0">
        <w:t>wo</w:t>
      </w:r>
      <w:r w:rsidR="00783BF0" w:rsidRPr="00680569">
        <w:t xml:space="preserve"> </w:t>
      </w:r>
      <w:r w:rsidR="006A72D0">
        <w:t xml:space="preserve">quantities </w:t>
      </w:r>
      <w:r>
        <w:t>we</w:t>
      </w:r>
      <w:r w:rsidR="006A72D0">
        <w:t xml:space="preserve">re </w:t>
      </w:r>
      <w:r>
        <w:t>optimized</w:t>
      </w:r>
      <w:r w:rsidR="00783BF0" w:rsidRPr="00680569">
        <w:t xml:space="preserve"> in each vessel segment: 1) the homeostatic diameter and, 2) the </w:t>
      </w:r>
      <w:r>
        <w:t xml:space="preserve">total mass </w:t>
      </w:r>
      <w:r w:rsidR="008C5CF1">
        <w:t>of wall constituent</w:t>
      </w:r>
      <w:r w:rsidR="00C716D6">
        <w:t>s</w:t>
      </w:r>
      <w:r w:rsidR="00783BF0" w:rsidRPr="00680569">
        <w:t xml:space="preserve"> (elastin, </w:t>
      </w:r>
      <w:r w:rsidR="008C5CF1" w:rsidRPr="00680569">
        <w:t>collagen,</w:t>
      </w:r>
      <w:r w:rsidR="008C5CF1">
        <w:t xml:space="preserve"> and</w:t>
      </w:r>
      <w:r w:rsidR="00783BF0" w:rsidRPr="00680569">
        <w:t xml:space="preserve"> SMCs)</w:t>
      </w:r>
      <w:r w:rsidR="006A72D0">
        <w:t>.</w:t>
      </w:r>
      <w:r w:rsidR="008E5C7F">
        <w:t xml:space="preserve"> </w:t>
      </w:r>
      <w:r w:rsidR="00B527FD" w:rsidRPr="004670E5">
        <w:rPr>
          <w:b/>
        </w:rPr>
        <w:fldChar w:fldCharType="begin"/>
      </w:r>
      <w:r w:rsidR="00B527FD" w:rsidRPr="004670E5">
        <w:rPr>
          <w:b/>
        </w:rPr>
        <w:instrText xml:space="preserve"> REF _Ref21000971 \h  \* MERGEFORMAT </w:instrText>
      </w:r>
      <w:r w:rsidR="00B527FD" w:rsidRPr="004670E5">
        <w:rPr>
          <w:b/>
        </w:rPr>
      </w:r>
      <w:r w:rsidR="00B527FD" w:rsidRPr="004670E5">
        <w:rPr>
          <w:b/>
        </w:rPr>
        <w:fldChar w:fldCharType="separate"/>
      </w:r>
      <w:r w:rsidR="00925441" w:rsidRPr="00925441">
        <w:rPr>
          <w:b/>
        </w:rPr>
        <w:t xml:space="preserve">Figure </w:t>
      </w:r>
      <w:r w:rsidR="00925441" w:rsidRPr="00925441">
        <w:rPr>
          <w:b/>
          <w:noProof/>
        </w:rPr>
        <w:t>6</w:t>
      </w:r>
      <w:r w:rsidR="00B527FD" w:rsidRPr="004670E5">
        <w:rPr>
          <w:b/>
        </w:rPr>
        <w:fldChar w:fldCharType="end"/>
      </w:r>
      <w:r w:rsidR="00E255DD">
        <w:rPr>
          <w:b/>
        </w:rPr>
        <w:t>-</w:t>
      </w:r>
      <w:r w:rsidR="00B527FD" w:rsidRPr="00E255DD">
        <w:rPr>
          <w:b/>
        </w:rPr>
        <w:fldChar w:fldCharType="begin"/>
      </w:r>
      <w:r w:rsidR="00B527FD" w:rsidRPr="00E255DD">
        <w:rPr>
          <w:b/>
        </w:rPr>
        <w:instrText xml:space="preserve"> REF _Ref21093063 \h  \* MERGEFORMAT </w:instrText>
      </w:r>
      <w:r w:rsidR="00B527FD" w:rsidRPr="00E255DD">
        <w:rPr>
          <w:b/>
        </w:rPr>
      </w:r>
      <w:r w:rsidR="00B527FD" w:rsidRPr="00E255DD">
        <w:rPr>
          <w:b/>
        </w:rPr>
        <w:fldChar w:fldCharType="separate"/>
      </w:r>
      <w:r w:rsidR="00925441" w:rsidRPr="00E255DD">
        <w:rPr>
          <w:b/>
          <w:noProof/>
        </w:rPr>
        <w:t>8</w:t>
      </w:r>
      <w:r w:rsidR="00B527FD" w:rsidRPr="00E255DD">
        <w:rPr>
          <w:b/>
        </w:rPr>
        <w:fldChar w:fldCharType="end"/>
      </w:r>
      <w:r w:rsidR="00B527FD">
        <w:rPr>
          <w:b/>
          <w:bCs/>
        </w:rPr>
        <w:t xml:space="preserve"> </w:t>
      </w:r>
      <w:r w:rsidR="00E96D2C">
        <w:t>summarize</w:t>
      </w:r>
      <w:r w:rsidR="00B527FD">
        <w:t xml:space="preserve"> the </w:t>
      </w:r>
      <w:r w:rsidR="005B65F4">
        <w:t xml:space="preserve">estimated </w:t>
      </w:r>
      <w:r w:rsidR="00510E8E">
        <w:t>homeostatic</w:t>
      </w:r>
      <w:r w:rsidR="00B527FD">
        <w:t xml:space="preserve"> </w:t>
      </w:r>
      <w:r w:rsidR="00B527FD">
        <w:lastRenderedPageBreak/>
        <w:t xml:space="preserve">characteristics of the coronary trees. </w:t>
      </w:r>
      <w:r w:rsidR="00900945">
        <w:t>Our model predicted a consistent diameter exponent (2.5-2.75) compared to experimental data (</w:t>
      </w:r>
      <w:r w:rsidR="00900945" w:rsidRPr="004670E5">
        <w:rPr>
          <w:b/>
        </w:rPr>
        <w:fldChar w:fldCharType="begin"/>
      </w:r>
      <w:r w:rsidR="00900945" w:rsidRPr="004670E5">
        <w:rPr>
          <w:b/>
        </w:rPr>
        <w:instrText xml:space="preserve"> REF _Ref21000971 \h  \* MERGEFORMAT </w:instrText>
      </w:r>
      <w:r w:rsidR="00900945" w:rsidRPr="004670E5">
        <w:rPr>
          <w:b/>
        </w:rPr>
      </w:r>
      <w:r w:rsidR="00900945" w:rsidRPr="004670E5">
        <w:rPr>
          <w:b/>
        </w:rPr>
        <w:fldChar w:fldCharType="separate"/>
      </w:r>
      <w:r w:rsidR="00925441" w:rsidRPr="00925441">
        <w:rPr>
          <w:b/>
        </w:rPr>
        <w:t>Fig</w:t>
      </w:r>
      <w:r w:rsidR="00E255DD">
        <w:rPr>
          <w:b/>
        </w:rPr>
        <w:t>.</w:t>
      </w:r>
      <w:r w:rsidR="00925441" w:rsidRPr="00925441">
        <w:rPr>
          <w:b/>
        </w:rPr>
        <w:t xml:space="preserve"> 6</w:t>
      </w:r>
      <w:r w:rsidR="00900945" w:rsidRPr="004670E5">
        <w:rPr>
          <w:b/>
        </w:rPr>
        <w:fldChar w:fldCharType="end"/>
      </w:r>
      <w:r w:rsidR="00900945">
        <w:rPr>
          <w:b/>
        </w:rPr>
        <w:t>-C</w:t>
      </w:r>
      <w:r w:rsidR="00900945" w:rsidRPr="00BD43A7">
        <w:rPr>
          <w:bCs/>
        </w:rPr>
        <w:t>)</w:t>
      </w:r>
      <w:r w:rsidR="00900945">
        <w:t>.</w:t>
      </w:r>
      <w:r w:rsidR="00800BC3">
        <w:t xml:space="preserve"> </w:t>
      </w:r>
      <w:r w:rsidR="00140702">
        <w:t>In particular, s</w:t>
      </w:r>
      <w:r w:rsidR="006812CE">
        <w:t>everal studies on the morphometry of vascular trees have shown</w:t>
      </w:r>
      <w:r w:rsidR="004E5F80">
        <w:t xml:space="preserve"> a</w:t>
      </w:r>
      <w:r w:rsidR="006812CE">
        <w:t xml:space="preserve"> varying</w:t>
      </w:r>
      <w:r w:rsidR="00B054F0">
        <w:t xml:space="preserve"> </w:t>
      </w:r>
      <w:r w:rsidR="00AE012E">
        <w:t>diameter</w:t>
      </w:r>
      <w:r w:rsidR="00B054F0">
        <w:t xml:space="preserve"> exponent</w:t>
      </w:r>
      <w:r w:rsidR="006812CE">
        <w:t xml:space="preserve"> </w:t>
      </w:r>
      <m:oMath>
        <m:r>
          <w:rPr>
            <w:rFonts w:ascii="Cambria Math" w:hAnsi="Cambria Math"/>
          </w:rPr>
          <m:t>ξ</m:t>
        </m:r>
      </m:oMath>
      <w:r w:rsidR="006812CE">
        <w:t xml:space="preserve"> between 2 in larger vessels to near 3 in </w:t>
      </w:r>
      <w:r w:rsidR="00FB5865">
        <w:t>terminal</w:t>
      </w:r>
      <w:r w:rsidR="006812CE">
        <w:t xml:space="preserve"> </w:t>
      </w:r>
      <w:r w:rsidR="00FB5865">
        <w:t>arteriol</w:t>
      </w:r>
      <w:r w:rsidR="009874FA">
        <w:t>es</w:t>
      </w:r>
      <w:r w:rsidR="006812CE">
        <w:t xml:space="preserve"> </w:t>
      </w:r>
      <w:r w:rsidR="006812CE">
        <w:fldChar w:fldCharType="begin" w:fldLock="1"/>
      </w:r>
      <w:r w:rsidR="003F6F36">
        <w:instrText xml:space="preserve">ADDIN CSL_CITATION {"citationItems":[{"id":"ITEM-1","itemData":{"ISSN":"0090-6964","abstract":"By minimizing the cost function, which is the sum of the friction power loss and the metabolic energy proportional to blood volume, Murray derived an optimal condition for a vascular bifurcation. Murray's law states that the cube of the radius of a parent vessel equals the sum of the cubes of the radii of the daughters. We tested Murray's law against our data of pig's maximally vasodilated coronary arteriolar blood vessels at bifurcation points in control and hypertensive ventricles. Data were obtained from 7 farm pigs, 4 normal controls and 3 with right ventricular hypertrophy induced by stenosis of a pulmonary artery. Data on coronary arteriolar bifurcations were obtained from histological specimens by optical sectioning. The experimental results show excellent agreement with Murray's law in control and hypertensive hearts. Theoretically, we show that Murray's law can be derived alternatively as a consequence of the uniform vessel-wall shear strain rate hypothesis and a fluid mechanics equation based on conservation of mass and momentum. Conversely, the fluid mechanical equation, together with Murray's law, established as an empirical equation of actual measurements implies the uniformity of the shear strain rate of the blood at the vessel wall throughout the arterioles. The validity of these statements is discussed.","author":[{"dropping-particle":"","family":"Kassab","given":"G S","non-dropping-particle":"","parse-names":false,"suffix":""},{"dropping-particle":"","family":"Fung","given":"Y C","non-dropping-particle":"","parse-names":false,"suffix":""}],"container-title":"Annals of Biomedical Engineering","id":"ITEM-1","issue":"1","issued":{"date-parts":[["1995"]]},"language":"eng","page":"13-20","title":"The pattern of coronary arteriolar bifurcations and the uniform shear hypothesis","type":"article-journal","volume":"23"},"uris":["http://www.mendeley.com/documents/?uuid=b2e00074-f008-4fed-8fbb-a2a18ab92403"]},{"id":"ITEM-2","itemData":{"DOI":"10.1152/ajpheart.1983.245.6.H1031","ISSN":"0363-6135","PMID":"6660303","abstract":"The primary objectives of this study were 1) to determine the functional relationship between microvascular blood flow (Q) and arteriolar internal diameter (D) and 2) to determine whether this relationship conformed to a theoretical optimality prediction--that blood flow is proportional to the cube of the diameter (Q = kD3). Paired blood velocity and arteriolar diameter measurements in the cremaster muscle microvasculature of eight normotensive (WKY) and eight hypertensive (SHR) rats were made under control conditions and following maximal dilation of the microvasculature with topically applied adenosine. A total of 160 paired flow-diameter measurements were made in arteriolar vessels with diameters ranging from 6 to 108 micron. Analysis of this data showed that Q and D were functionally linked by Q = kDm with k = 417 and m = 3.01 with D expressed in centimeters. Confidence intervals at the 99.9% level were 331-503 and 2.86-3.14 for k and m, respectively. A theoretical development based on the minimization of the energy cost of blood volume and arteriolar wall volume led to a theoretical estimate for the range of k to be 92-132 and a value for m to be 3. Predicted pressure gradients in single vessels of the cat mesentery and shear rates in the rat cremaster based on Q = kD3 compared well with measured data reported in the literature and that determined in the present study. On the basis of the direct and predictive evidence, it is concluded that the relationship Q = kD3 represents a general average property of the microvasculature.","author":[{"dropping-particle":"","family":"Mayrovitz","given":"H. N.","non-dropping-particle":"","parse-names":false,"suffix":""},{"dropping-particle":"","family":"Roy","given":"J.","non-dropping-particle":"","parse-names":false,"suffix":""}],"container-title":"American Journal of Physiology-Heart and Circulatory Physiology","id":"ITEM-2","issue":"6","issued":{"date-parts":[["1983","12"]]},"page":"H1031-H1038","title":"Microvascular blood flow: evidence indicating a cubic dependence on arteriolar diameter","type":"article-journal","volume":"245"},"uris":["http://www.mendeley.com/documents/?uuid=0fab385e-3a80-38c3-8c8a-67ce75d0a94d"]},{"id":"ITEM-3","itemData":{"DOI":"10.1620/tjem.79.168","ISSN":"1349-3329","author":[{"dropping-particle":"","family":"Suwa","given":"Norio","non-dropping-particle":"","parse-names":false,"suffix":""},{"dropping-particle":"","family":"Niwa","given":"Takashi","non-dropping-particle":"","parse-names":false,"suffix":""},{"dropping-particle":"","family":"Fukasawa","given":"Hitoshi","non-dropping-particle":"","parse-names":false,"suffix":""},{"dropping-particle":"","family":"Sasaki","given":"Yasuhiko","non-dropping-particle":"","parse-names":false,"suffix":""}],"container-title":"The Tohoku Journal of Experimental Medicine","id":"ITEM-3","issue":"2","issued":{"date-parts":[["1963","3","25"]]},"page":"168-198","publisher":"Tohoku University Medical Press","title":"Estimation of Intravascular Blood Pressure Gradient by Mathematical Analysis of Arterial Casts","type":"article-journal","volume":"79"},"uris":["http://www.mendeley.com/documents/?uuid=378dab94-e435-3cd8-aaf4-7c4bba4386c4"]},{"id":"ITEM-4","itemData":{"DOI":"10.1152/ajpheart.00730.2004","ISSN":"0363-6135","abstract":"A hemodynamic analysis of coronary blood flow must be based on the measured branching pattern and vascular geometry of the coronary vasculature. We recently developed a computer reconstruction of the entire coronary arterial tree of the porcine heart based on previously measured morphometric data. In the present study, we carried out an analysis of blood flow distribution through a network of millions of vessels that includes the entire coronary arterial tree down to the first capillary branch. The pressure and flow are computed throughout the coronary arterial tree based on conservation of mass and momentum and appropriate pressure boundary conditions. We found a power law relationship between the diameter and flow of each vessel branch. The exponent is </w:instrText>
      </w:r>
      <w:r w:rsidR="003F6F36">
        <w:rPr>
          <w:rFonts w:ascii="Cambria Math" w:hAnsi="Cambria Math" w:cs="Cambria Math"/>
        </w:rPr>
        <w:instrText>∼</w:instrText>
      </w:r>
      <w:r w:rsidR="003F6F36">
        <w:instrText>2.2, which deviates from Murray</w:instrText>
      </w:r>
      <w:r w:rsidR="003F6F36">
        <w:rPr>
          <w:rFonts w:ascii="Times New Roman" w:hAnsi="Times New Roman" w:cs="Times New Roman"/>
        </w:rPr>
        <w:instrText>’</w:instrText>
      </w:r>
      <w:r w:rsidR="003F6F36">
        <w:instrText>s prediction of 3.0. Furthermore, we found the total arterial equivalent resistance to be 0.93, 0.77, and 1.28 mmHg</w:instrText>
      </w:r>
      <w:r w:rsidR="003F6F36">
        <w:rPr>
          <w:rFonts w:ascii="Times New Roman" w:hAnsi="Times New Roman" w:cs="Times New Roman"/>
        </w:rPr>
        <w:instrText>·</w:instrText>
      </w:r>
      <w:r w:rsidR="003F6F36">
        <w:instrText>ml</w:instrText>
      </w:r>
      <w:r w:rsidR="003F6F36">
        <w:rPr>
          <w:rFonts w:ascii="Times New Roman" w:hAnsi="Times New Roman" w:cs="Times New Roman"/>
        </w:rPr>
        <w:instrText>−</w:instrText>
      </w:r>
      <w:r w:rsidR="003F6F36">
        <w:instrText>1</w:instrText>
      </w:r>
      <w:r w:rsidR="003F6F36">
        <w:rPr>
          <w:rFonts w:ascii="Times New Roman" w:hAnsi="Times New Roman" w:cs="Times New Roman"/>
        </w:rPr>
        <w:instrText>·</w:instrText>
      </w:r>
      <w:r w:rsidR="003F6F36">
        <w:instrText>s</w:instrText>
      </w:r>
      <w:r w:rsidR="003F6F36">
        <w:rPr>
          <w:rFonts w:ascii="Times New Roman" w:hAnsi="Times New Roman" w:cs="Times New Roman"/>
        </w:rPr>
        <w:instrText>−</w:instrText>
      </w:r>
      <w:r w:rsidR="003F6F36">
        <w:instrText>1</w:instrText>
      </w:r>
      <w:r w:rsidR="003F6F36">
        <w:rPr>
          <w:rFonts w:ascii="Times New Roman" w:hAnsi="Times New Roman" w:cs="Times New Roman"/>
        </w:rPr>
        <w:instrText>·</w:instrText>
      </w:r>
      <w:r w:rsidR="003F6F36">
        <w:instrText>g</w:instrText>
      </w:r>
      <w:r w:rsidR="003F6F36">
        <w:rPr>
          <w:rFonts w:ascii="Times New Roman" w:hAnsi="Times New Roman" w:cs="Times New Roman"/>
        </w:rPr>
        <w:instrText>−</w:instrText>
      </w:r>
      <w:r w:rsidR="003F6F36">
        <w:instrText>1 for the right coronary artery, left anterior descending coronary artery, and left circumflex ...","author":[{"dropping-particle":"","family":"Mittal","given":"N.","non-dropping-particle":"","parse-names":false,"suffix":""},{"dropping-particle":"","family":"Zhou","given":"Y.","non-dropping-particle":"","parse-names":false,"suffix":""},{"dropping-particle":"","family":"Linares","given":"C.","non-dropping-particle":"","parse-names":false,"suffix":""},{"dropping-particle":"","family":"Ung","given":"S.","non-dropping-particle":"","parse-names":false,"suffix":""},{"dropping-particle":"","family":"Kaimovitz","given":"B.","non-dropping-particle":"","parse-names":false,"suffix":""},{"dropping-particle":"","family":"Molloi","given":"S.","non-dropping-particle":"","parse-names":false,"suffix":""},{"dropping-particle":"","family":"Kassab","given":"G. S.","non-dropping-particle":"","parse-names":false,"suffix":""}],"container-title":"American Journal of Physiology-Heart and Circulatory Physiology","id":"ITEM-4","issue":"1","issued":{"date-parts":[["2005","7"]]},"page":"H439-H446","publisher":"American Physiological Society","title":"Analysis of blood flow in the entire coronary arterial tree","type":"article-journal","volume":"289"},"uris":["http://www.mendeley.com/documents/?uuid=d0a98362-794f-3fd9-94d6-32e3c8ffe146"]}],"mendeley":{"formattedCitation":"(46, 59, 61, 78)","plainTextFormattedCitation":"(46, 59, 61, 78)","previouslyFormattedCitation":"(45, 58, 60, 77)"},"properties":{"noteIndex":0},"schema":"https://github.com/citation-style-language/schema/raw/master/csl-citation.json"}</w:instrText>
      </w:r>
      <w:r w:rsidR="006812CE">
        <w:fldChar w:fldCharType="separate"/>
      </w:r>
      <w:r w:rsidR="003F6F36" w:rsidRPr="003F6F36">
        <w:rPr>
          <w:noProof/>
        </w:rPr>
        <w:t>(46, 59, 61, 78)</w:t>
      </w:r>
      <w:r w:rsidR="006812CE">
        <w:fldChar w:fldCharType="end"/>
      </w:r>
      <w:r w:rsidR="006812CE">
        <w:t xml:space="preserve">. Arts and Reneman </w:t>
      </w:r>
      <w:r w:rsidR="006812CE">
        <w:fldChar w:fldCharType="begin" w:fldLock="1"/>
      </w:r>
      <w:r w:rsidR="00625E74">
        <w:instrText>ADDIN CSL_CITATION {"citationItems":[{"id":"ITEM-1","itemData":{"DOI":"10.1115/1.3138520","ISSN":"0148-0731","author":[{"dropping-particle":"","family":"Arts","given":"T.","non-dropping-particle":"","parse-names":false,"suffix":""},{"dropping-particle":"","family":"Reneman","given":"R. S.","non-dropping-particle":"","parse-names":false,"suffix":""}],"container-title":"Journal of Biomechanical Engineering","id":"ITEM-1","issue":"1","issued":{"date-parts":[["1985","2","1"]]},"page":"51","publisher":"American Society of Mechanical Engineers","title":"Interaction Between Intramyocardial Pressure (IMP) and Myocardial Circulation","type":"article-journal","volume":"107"},"uris":["http://www.mendeley.com/documents/?uuid=f56f9e7b-4f17-3906-a2dd-d65978adab97"]}],"mendeley":{"formattedCitation":"(7)","plainTextFormattedCitation":"(7)","previouslyFormattedCitation":"(7)"},"properties":{"noteIndex":0},"schema":"https://github.com/citation-style-language/schema/raw/master/csl-citation.json"}</w:instrText>
      </w:r>
      <w:r w:rsidR="006812CE">
        <w:fldChar w:fldCharType="separate"/>
      </w:r>
      <w:r w:rsidR="00625E74" w:rsidRPr="00625E74">
        <w:rPr>
          <w:noProof/>
        </w:rPr>
        <w:t>(7)</w:t>
      </w:r>
      <w:r w:rsidR="006812CE">
        <w:fldChar w:fldCharType="end"/>
      </w:r>
      <w:r w:rsidR="006812CE">
        <w:t xml:space="preserve"> studied scaling laws in </w:t>
      </w:r>
      <w:r w:rsidR="008C5CF1">
        <w:t>canine</w:t>
      </w:r>
      <w:r w:rsidR="006812CE">
        <w:t xml:space="preserve"> coronary vasculature and </w:t>
      </w:r>
      <w:r w:rsidR="008C5CF1">
        <w:t>obtained</w:t>
      </w:r>
      <w:r w:rsidR="006812CE">
        <w:t xml:space="preserve"> an exponent of 2.55 for </w:t>
      </w:r>
      <w:r w:rsidR="00AC5719">
        <w:t>~</w:t>
      </w:r>
      <w:r w:rsidR="006812CE">
        <w:t xml:space="preserve">400 </w:t>
      </w:r>
      <w:r w:rsidR="006812CE" w:rsidRPr="006B07AC">
        <w:rPr>
          <w:rFonts w:eastAsiaTheme="minorEastAsia"/>
        </w:rPr>
        <w:t>μ</w:t>
      </w:r>
      <w:r w:rsidR="006812CE">
        <w:t>m diameter</w:t>
      </w:r>
      <w:r w:rsidR="008C5CF1">
        <w:t xml:space="preserve"> vessels</w:t>
      </w:r>
      <w:r w:rsidR="006812CE">
        <w:t xml:space="preserve">. Suwa and </w:t>
      </w:r>
      <w:r w:rsidR="00E8621F">
        <w:t>colleagues</w:t>
      </w:r>
      <w:r w:rsidR="006812CE">
        <w:t xml:space="preserve"> </w:t>
      </w:r>
      <w:r w:rsidR="006812CE">
        <w:fldChar w:fldCharType="begin" w:fldLock="1"/>
      </w:r>
      <w:r w:rsidR="003F6F36">
        <w:instrText>ADDIN CSL_CITATION {"citationItems":[{"id":"ITEM-1","itemData":{"DOI":"10.1620/tjem.79.168","ISSN":"1349-3329","author":[{"dropping-particle":"","family":"Suwa","given":"Norio","non-dropping-particle":"","parse-names":false,"suffix":""},{"dropping-particle":"","family":"Niwa","given":"Takashi","non-dropping-particle":"","parse-names":false,"suffix":""},{"dropping-particle":"","family":"Fukasawa","given":"Hitoshi","non-dropping-particle":"","parse-names":false,"suffix":""},{"dropping-particle":"","family":"Sasaki","given":"Yasuhiko","non-dropping-particle":"","parse-names":false,"suffix":""}],"container-title":"The Tohoku Journal of Experimental Medicine","id":"ITEM-1","issue":"2","issued":{"date-parts":[["1963","3","25"]]},"page":"168-198","publisher":"Tohoku University Medical Press","title":"Estimation of Intravascular Blood Pressure Gradient by Mathematical Analysis of Arterial Casts","type":"article-journal","volume":"79"},"uris":["http://www.mendeley.com/documents/?uuid=378dab94-e435-3cd8-aaf4-7c4bba4386c4"]}],"mendeley":{"formattedCitation":"(78)","plainTextFormattedCitation":"(78)","previouslyFormattedCitation":"(77)"},"properties":{"noteIndex":0},"schema":"https://github.com/citation-style-language/schema/raw/master/csl-citation.json"}</w:instrText>
      </w:r>
      <w:r w:rsidR="006812CE">
        <w:fldChar w:fldCharType="separate"/>
      </w:r>
      <w:r w:rsidR="003F6F36" w:rsidRPr="003F6F36">
        <w:rPr>
          <w:noProof/>
        </w:rPr>
        <w:t>(78)</w:t>
      </w:r>
      <w:r w:rsidR="006812CE">
        <w:fldChar w:fldCharType="end"/>
      </w:r>
      <w:r w:rsidR="006812CE">
        <w:t xml:space="preserve"> </w:t>
      </w:r>
      <w:r w:rsidR="008C5CF1">
        <w:t>obtain</w:t>
      </w:r>
      <w:r w:rsidR="006812CE">
        <w:t xml:space="preserve">ed an exponent of 2.7 by analyzing different </w:t>
      </w:r>
      <w:r w:rsidR="00D97EFF">
        <w:t>vascular</w:t>
      </w:r>
      <w:r w:rsidR="006812CE">
        <w:t xml:space="preserve"> </w:t>
      </w:r>
      <w:r w:rsidR="008C5CF1">
        <w:t xml:space="preserve">beds </w:t>
      </w:r>
      <w:r w:rsidR="006812CE">
        <w:t xml:space="preserve">in several organs </w:t>
      </w:r>
      <w:r w:rsidR="008C5CF1">
        <w:t>of the</w:t>
      </w:r>
      <w:r w:rsidR="006812CE">
        <w:t xml:space="preserve"> human body. Furthermore, Kassab and Fung </w:t>
      </w:r>
      <w:r w:rsidR="006812CE">
        <w:fldChar w:fldCharType="begin" w:fldLock="1"/>
      </w:r>
      <w:r w:rsidR="003F6F36">
        <w:instrText>ADDIN CSL_CITATION {"citationItems":[{"id":"ITEM-1","itemData":{"ISSN":"0090-6964","abstract":"By minimizing the cost function, which is the sum of the friction power loss and the metabolic energy proportional to blood volume, Murray derived an optimal condition for a vascular bifurcation. Murray's law states that the cube of the radius of a parent vessel equals the sum of the cubes of the radii of the daughters. We tested Murray's law against our data of pig's maximally vasodilated coronary arteriolar blood vessels at bifurcation points in control and hypertensive ventricles. Data were obtained from 7 farm pigs, 4 normal controls and 3 with right ventricular hypertrophy induced by stenosis of a pulmonary artery. Data on coronary arteriolar bifurcations were obtained from histological specimens by optical sectioning. The experimental results show excellent agreement with Murray's law in control and hypertensive hearts. Theoretically, we show that Murray's law can be derived alternatively as a consequence of the uniform vessel-wall shear strain rate hypothesis and a fluid mechanics equation based on conservation of mass and momentum. Conversely, the fluid mechanical equation, together with Murray's law, established as an empirical equation of actual measurements implies the uniformity of the shear strain rate of the blood at the vessel wall throughout the arterioles. The validity of these statements is discussed.","author":[{"dropping-particle":"","family":"Kassab","given":"G S","non-dropping-particle":"","parse-names":false,"suffix":""},{"dropping-particle":"","family":"Fung","given":"Y C","non-dropping-particle":"","parse-names":false,"suffix":""}],"container-title":"Annals of Biomedical Engineering","id":"ITEM-1","issue":"1","issued":{"date-parts":[["1995"]]},"language":"eng","page":"13-20","title":"The pattern of coronary arteriolar bifurcations and the uniform shear hypothesis","type":"article-journal","volume":"23"},"uris":["http://www.mendeley.com/documents/?uuid=b2e00074-f008-4fed-8fbb-a2a18ab92403"]}],"mendeley":{"formattedCitation":"(46)","plainTextFormattedCitation":"(46)","previouslyFormattedCitation":"(45)"},"properties":{"noteIndex":0},"schema":"https://github.com/citation-style-language/schema/raw/master/csl-citation.json"}</w:instrText>
      </w:r>
      <w:r w:rsidR="006812CE">
        <w:fldChar w:fldCharType="separate"/>
      </w:r>
      <w:r w:rsidR="003F6F36" w:rsidRPr="003F6F36">
        <w:rPr>
          <w:noProof/>
        </w:rPr>
        <w:t>(46)</w:t>
      </w:r>
      <w:r w:rsidR="006812CE">
        <w:fldChar w:fldCharType="end"/>
      </w:r>
      <w:r w:rsidR="006812CE">
        <w:t xml:space="preserve"> </w:t>
      </w:r>
      <w:r w:rsidR="008C5CF1">
        <w:t>obtain</w:t>
      </w:r>
      <w:r w:rsidR="006812CE">
        <w:t xml:space="preserve">ed an exponent of 2.73 for arterioles smaller than 50 </w:t>
      </w:r>
      <w:r w:rsidR="006812CE" w:rsidRPr="00F92A5C">
        <w:rPr>
          <w:rFonts w:eastAsiaTheme="minorEastAsia"/>
        </w:rPr>
        <w:t>μ</w:t>
      </w:r>
      <w:r w:rsidR="006812CE">
        <w:rPr>
          <w:rFonts w:eastAsiaTheme="minorEastAsia"/>
        </w:rPr>
        <w:t>m in swine.</w:t>
      </w:r>
      <w:r w:rsidR="006812CE">
        <w:t xml:space="preserve"> </w:t>
      </w:r>
      <w:r w:rsidR="001E6F6D">
        <w:t>In addition</w:t>
      </w:r>
      <w:r w:rsidR="00013680">
        <w:t>,</w:t>
      </w:r>
      <w:r w:rsidR="001E6F6D">
        <w:t xml:space="preserve"> o</w:t>
      </w:r>
      <w:r w:rsidR="00BE3192">
        <w:t>ur</w:t>
      </w:r>
      <w:r w:rsidR="00203C6C">
        <w:t xml:space="preserve"> results</w:t>
      </w:r>
      <w:r w:rsidR="00476E08">
        <w:t xml:space="preserve"> </w:t>
      </w:r>
      <w:r w:rsidR="00900945">
        <w:t xml:space="preserve">for </w:t>
      </w:r>
      <w:r w:rsidR="00476E08">
        <w:t xml:space="preserve">pressure, wall shear stress, </w:t>
      </w:r>
      <w:r w:rsidR="00170CE3">
        <w:t>and</w:t>
      </w:r>
      <w:r w:rsidR="00BB1CDD">
        <w:t xml:space="preserve"> circumferential</w:t>
      </w:r>
      <w:r w:rsidR="00170CE3">
        <w:t xml:space="preserve"> </w:t>
      </w:r>
      <w:r w:rsidR="00476E08">
        <w:t>wall stress</w:t>
      </w:r>
      <w:r w:rsidR="00900945">
        <w:t xml:space="preserve"> also</w:t>
      </w:r>
      <w:r w:rsidR="003245A8">
        <w:t xml:space="preserve"> </w:t>
      </w:r>
      <w:r w:rsidR="00203C6C">
        <w:t xml:space="preserve">showed </w:t>
      </w:r>
      <w:r w:rsidR="00055CBB">
        <w:t>reasonable</w:t>
      </w:r>
      <w:r w:rsidR="0083481A">
        <w:t xml:space="preserve"> agreement</w:t>
      </w:r>
      <w:r w:rsidR="003245A8">
        <w:t xml:space="preserve"> </w:t>
      </w:r>
      <w:r w:rsidR="0083481A">
        <w:t>with</w:t>
      </w:r>
      <w:r w:rsidR="003245A8">
        <w:t xml:space="preserve"> experimental </w:t>
      </w:r>
      <w:r w:rsidR="00087D1C">
        <w:t>data</w:t>
      </w:r>
      <w:r w:rsidR="0031780C">
        <w:t xml:space="preserve"> as highlighted in </w:t>
      </w:r>
      <w:r w:rsidR="00AB1C7C" w:rsidRPr="004670E5">
        <w:rPr>
          <w:b/>
        </w:rPr>
        <w:fldChar w:fldCharType="begin"/>
      </w:r>
      <w:r w:rsidR="00AB1C7C" w:rsidRPr="004670E5">
        <w:rPr>
          <w:b/>
        </w:rPr>
        <w:instrText xml:space="preserve"> REF _Ref21000971 \h  \* MERGEFORMAT </w:instrText>
      </w:r>
      <w:r w:rsidR="00AB1C7C" w:rsidRPr="004670E5">
        <w:rPr>
          <w:b/>
        </w:rPr>
      </w:r>
      <w:r w:rsidR="00AB1C7C" w:rsidRPr="004670E5">
        <w:rPr>
          <w:b/>
        </w:rPr>
        <w:fldChar w:fldCharType="separate"/>
      </w:r>
      <w:r w:rsidR="00925441" w:rsidRPr="00925441">
        <w:rPr>
          <w:b/>
        </w:rPr>
        <w:t>Fig</w:t>
      </w:r>
      <w:r w:rsidR="00842F74">
        <w:rPr>
          <w:b/>
        </w:rPr>
        <w:t>.</w:t>
      </w:r>
      <w:r w:rsidR="00925441" w:rsidRPr="00925441">
        <w:rPr>
          <w:b/>
        </w:rPr>
        <w:t xml:space="preserve"> 6</w:t>
      </w:r>
      <w:r w:rsidR="00AB1C7C" w:rsidRPr="004670E5">
        <w:rPr>
          <w:b/>
        </w:rPr>
        <w:fldChar w:fldCharType="end"/>
      </w:r>
      <w:r w:rsidR="003245A8">
        <w:t xml:space="preserve">. </w:t>
      </w:r>
      <w:ins w:id="700" w:author="Hamidreza Gharahi" w:date="2020-08-27T10:03:00Z">
        <w:r w:rsidR="00B1663F">
          <w:rPr>
            <w:color w:val="FF0000"/>
          </w:rPr>
          <w:t>We</w:t>
        </w:r>
      </w:ins>
      <w:ins w:id="701" w:author="Hamidreza Gharahi" w:date="2020-08-27T09:57:00Z">
        <w:r w:rsidR="00B1663F">
          <w:rPr>
            <w:color w:val="FF0000"/>
          </w:rPr>
          <w:t xml:space="preserve"> must note that</w:t>
        </w:r>
        <w:r w:rsidR="00B1663F" w:rsidRPr="00993EBA">
          <w:rPr>
            <w:color w:val="FF0000"/>
          </w:rPr>
          <w:t xml:space="preserve"> t</w:t>
        </w:r>
        <w:r w:rsidR="00B1663F">
          <w:rPr>
            <w:color w:val="FF0000"/>
          </w:rPr>
          <w:t xml:space="preserve">he inlet pressure for both subendocardial and subepicardial trees were assumed 100 mmHg </w:t>
        </w:r>
        <w:r w:rsidR="00B1663F" w:rsidRPr="00063FB8">
          <w:rPr>
            <w:color w:val="FF0000"/>
          </w:rPr>
          <w:t>based</w:t>
        </w:r>
        <w:r w:rsidR="00B1663F">
          <w:rPr>
            <w:color w:val="FF0000"/>
          </w:rPr>
          <w:t xml:space="preserve"> on the study by Mittal et al. </w:t>
        </w:r>
        <w:r w:rsidR="00B1663F">
          <w:rPr>
            <w:color w:val="FF0000"/>
          </w:rPr>
          <w:fldChar w:fldCharType="begin" w:fldLock="1"/>
        </w:r>
      </w:ins>
      <w:r w:rsidR="003F6F36">
        <w:rPr>
          <w:color w:val="FF0000"/>
        </w:rPr>
        <w:instrText xml:space="preserve">ADDIN CSL_CITATION {"citationItems":[{"id":"ITEM-1","itemData":{"DOI":"10.1152/ajpheart.00730.2004","ISSN":"0363-6135","abstract":"A hemodynamic analysis of coronary blood flow must be based on the measured branching pattern and vascular geometry of the coronary vasculature. We recently developed a computer reconstruction of the entire coronary arterial tree of the porcine heart based on previously measured morphometric data. In the present study, we carried out an analysis of blood flow distribution through a network of millions of vessels that includes the entire coronary arterial tree down to the first capillary branch. The pressure and flow are computed throughout the coronary arterial tree based on conservation of mass and momentum and appropriate pressure boundary conditions. We found a power law relationship between the diameter and flow of each vessel branch. The exponent is </w:instrText>
      </w:r>
      <w:r w:rsidR="003F6F36">
        <w:rPr>
          <w:rFonts w:ascii="Cambria Math" w:hAnsi="Cambria Math" w:cs="Cambria Math"/>
          <w:color w:val="FF0000"/>
        </w:rPr>
        <w:instrText>∼</w:instrText>
      </w:r>
      <w:r w:rsidR="003F6F36">
        <w:rPr>
          <w:color w:val="FF0000"/>
        </w:rPr>
        <w:instrText>2.2, which deviates from Murray</w:instrText>
      </w:r>
      <w:r w:rsidR="003F6F36">
        <w:rPr>
          <w:rFonts w:ascii="Times New Roman" w:hAnsi="Times New Roman" w:cs="Times New Roman"/>
          <w:color w:val="FF0000"/>
        </w:rPr>
        <w:instrText>’</w:instrText>
      </w:r>
      <w:r w:rsidR="003F6F36">
        <w:rPr>
          <w:color w:val="FF0000"/>
        </w:rPr>
        <w:instrText>s prediction of 3.0. Furthermore, we found the total arterial equivalent resistance to be 0.93, 0.77, and 1.28 mmHg·ml−1·s−1·g−1 for the right coronary artery, left anterior descending coronary artery, and left circumflex ...","author":[{"dropping-particle":"","family":"Mittal","given":"N.","non-dropping-particle":"","parse-names":false,"suffix":""},{"dropping-particle":"","family":"Zhou","given":"Y.","non-dropping-particle":"","parse-names":false,"suffix":""},{"dropping-particle":"","family":"Linares","given":"C.","non-dropping-particle":"","parse-names":false,"suffix":""},{"dropping-particle":"","family":"Ung","given":"S.","non-dropping-particle":"","parse-names":false,"suffix":""},{"dropping-particle":"","family":"Kaimovitz","given":"B.","non-dropping-particle":"","parse-names":false,"suffix":""},{"dropping-particle":"","family":"Molloi","given":"S.","non-dropping-particle":"","parse-names":false,"suffix":""},{"dropping-particle":"","family":"Kassab","given":"G. S.","non-dropping-particle":"","parse-names":false,"suffix":""}],"container-title":"American Journal of Physiology-Heart and Circulatory Physiology","id":"ITEM-1","issue":"1","issued":{"date-parts":[["2005","7"]]},"page":"H439-H446","publisher":"American Physiological Society","title":"Analysis of blood flow in the entire coronary arterial tree","type":"article-journal","volume":"289"},"uris":["http://www.mendeley.com/documents/?uuid=d0a98362-794f-3fd9-94d6-32e3c8ffe146"]}],"mendeley":{"formattedCitation":"(61)","plainTextFormattedCitation":"(61)","previouslyFormattedCitation":"(60)"},"properties":{"noteIndex":0},"schema":"https://github.com/citation-style-language/schema/raw/master/csl-citation.json"}</w:instrText>
      </w:r>
      <w:ins w:id="702" w:author="Hamidreza Gharahi" w:date="2020-08-27T09:57:00Z">
        <w:r w:rsidR="00B1663F">
          <w:rPr>
            <w:color w:val="FF0000"/>
          </w:rPr>
          <w:fldChar w:fldCharType="separate"/>
        </w:r>
      </w:ins>
      <w:r w:rsidR="003F6F36" w:rsidRPr="003F6F36">
        <w:rPr>
          <w:noProof/>
          <w:color w:val="FF0000"/>
        </w:rPr>
        <w:t>(61)</w:t>
      </w:r>
      <w:ins w:id="703" w:author="Hamidreza Gharahi" w:date="2020-08-27T09:57:00Z">
        <w:r w:rsidR="00B1663F">
          <w:rPr>
            <w:color w:val="FF0000"/>
          </w:rPr>
          <w:fldChar w:fldCharType="end"/>
        </w:r>
        <w:r w:rsidR="00B1663F">
          <w:rPr>
            <w:color w:val="FF0000"/>
          </w:rPr>
          <w:t xml:space="preserve"> </w:t>
        </w:r>
      </w:ins>
      <w:ins w:id="704" w:author="Hamidreza Gharahi" w:date="2020-08-27T10:04:00Z">
        <w:r w:rsidR="00B1663F">
          <w:rPr>
            <w:color w:val="FF0000"/>
          </w:rPr>
          <w:t>that</w:t>
        </w:r>
      </w:ins>
      <w:ins w:id="705" w:author="Hamidreza Gharahi" w:date="2020-08-27T09:57:00Z">
        <w:r w:rsidR="00B1663F">
          <w:rPr>
            <w:color w:val="FF0000"/>
          </w:rPr>
          <w:t xml:space="preserve"> showed the pressure does not significantly drop in vessels of 100-1000 </w:t>
        </w:r>
        <w:r w:rsidR="00B1663F" w:rsidRPr="00993EBA">
          <w:rPr>
            <w:rFonts w:eastAsiaTheme="minorEastAsia"/>
            <w:color w:val="FF0000"/>
          </w:rPr>
          <w:t>μ</w:t>
        </w:r>
        <w:r w:rsidR="00B1663F">
          <w:rPr>
            <w:rFonts w:eastAsiaTheme="minorEastAsia"/>
            <w:color w:val="FF0000"/>
          </w:rPr>
          <w:t xml:space="preserve">m. </w:t>
        </w:r>
      </w:ins>
      <w:r w:rsidR="00757A38">
        <w:t xml:space="preserve">The </w:t>
      </w:r>
      <w:r w:rsidR="008C7FE3">
        <w:t>predicted</w:t>
      </w:r>
      <w:r w:rsidR="00C63D2B">
        <w:t xml:space="preserve"> homeostatic</w:t>
      </w:r>
      <w:r w:rsidR="006943A2">
        <w:t xml:space="preserve"> </w:t>
      </w:r>
      <w:r w:rsidR="00757A38">
        <w:t xml:space="preserve">activation level </w:t>
      </w:r>
      <m:oMath>
        <m:sSub>
          <m:sSubPr>
            <m:ctrlPr>
              <w:rPr>
                <w:rFonts w:ascii="Cambria Math" w:hAnsi="Cambria Math"/>
                <w:i/>
              </w:rPr>
            </m:ctrlPr>
          </m:sSubPr>
          <m:e>
            <m:r>
              <w:rPr>
                <w:rFonts w:ascii="Cambria Math" w:hAnsi="Cambria Math"/>
              </w:rPr>
              <m:t>A</m:t>
            </m:r>
          </m:e>
          <m:sub>
            <m:r>
              <w:rPr>
                <w:rFonts w:ascii="Cambria Math" w:hAnsi="Cambria Math"/>
              </w:rPr>
              <m:t>h</m:t>
            </m:r>
          </m:sub>
        </m:sSub>
      </m:oMath>
      <w:r w:rsidR="008C7FE3">
        <w:rPr>
          <w:rFonts w:eastAsiaTheme="minorEastAsia"/>
        </w:rPr>
        <w:t xml:space="preserve"> </w:t>
      </w:r>
      <w:r w:rsidR="00C63D2B">
        <w:t>seems to suggest</w:t>
      </w:r>
      <w:r w:rsidR="00757A38">
        <w:t xml:space="preserve"> that the</w:t>
      </w:r>
      <w:r w:rsidR="00C63D2B">
        <w:t>re exists a tradeoff between</w:t>
      </w:r>
      <w:r w:rsidR="00757A38">
        <w:t xml:space="preserve"> activation level and </w:t>
      </w:r>
      <w:r w:rsidR="00C63D2B">
        <w:t>SMC</w:t>
      </w:r>
      <w:r w:rsidR="00757A38">
        <w:t xml:space="preserve"> mass fraction</w:t>
      </w:r>
      <w:r w:rsidR="00C63D2B">
        <w:t xml:space="preserve">: </w:t>
      </w:r>
      <w:r w:rsidR="00A3606C">
        <w:t xml:space="preserve">a lower mass fraction of SMCs </w:t>
      </w:r>
      <w:r w:rsidR="00C63D2B">
        <w:t>was associated with</w:t>
      </w:r>
      <w:r w:rsidR="00A3606C">
        <w:t xml:space="preserve"> a higher activation </w:t>
      </w:r>
      <w:r w:rsidR="00C63D2B">
        <w:t xml:space="preserve">for a </w:t>
      </w:r>
      <w:r w:rsidR="00615EF2">
        <w:t>given transmural pressure</w:t>
      </w:r>
      <w:r w:rsidR="00ED3874">
        <w:t xml:space="preserve"> (</w:t>
      </w:r>
      <w:r w:rsidR="00ED3874" w:rsidRPr="004670E5">
        <w:rPr>
          <w:b/>
        </w:rPr>
        <w:fldChar w:fldCharType="begin"/>
      </w:r>
      <w:r w:rsidR="00ED3874" w:rsidRPr="004670E5">
        <w:rPr>
          <w:b/>
        </w:rPr>
        <w:instrText xml:space="preserve"> REF _Ref21093063 \h  \* MERGEFORMAT </w:instrText>
      </w:r>
      <w:r w:rsidR="00ED3874" w:rsidRPr="004670E5">
        <w:rPr>
          <w:b/>
        </w:rPr>
      </w:r>
      <w:r w:rsidR="00ED3874" w:rsidRPr="004670E5">
        <w:rPr>
          <w:b/>
        </w:rPr>
        <w:fldChar w:fldCharType="separate"/>
      </w:r>
      <w:r w:rsidR="00925441" w:rsidRPr="00925441">
        <w:rPr>
          <w:b/>
          <w:noProof/>
        </w:rPr>
        <w:t>Fig</w:t>
      </w:r>
      <w:r w:rsidR="00842F74">
        <w:rPr>
          <w:b/>
          <w:noProof/>
        </w:rPr>
        <w:t>.</w:t>
      </w:r>
      <w:r w:rsidR="00925441" w:rsidRPr="00842F74">
        <w:rPr>
          <w:b/>
          <w:bCs/>
        </w:rPr>
        <w:t xml:space="preserve"> </w:t>
      </w:r>
      <w:r w:rsidR="00925441" w:rsidRPr="00842F74">
        <w:rPr>
          <w:b/>
          <w:bCs/>
          <w:noProof/>
        </w:rPr>
        <w:t>8</w:t>
      </w:r>
      <w:r w:rsidR="00ED3874" w:rsidRPr="004670E5">
        <w:rPr>
          <w:b/>
        </w:rPr>
        <w:fldChar w:fldCharType="end"/>
      </w:r>
      <w:r w:rsidR="00ED3874" w:rsidRPr="00ED3874">
        <w:rPr>
          <w:bCs/>
        </w:rPr>
        <w:t>)</w:t>
      </w:r>
      <w:r w:rsidR="00ED3874">
        <w:t>.</w:t>
      </w:r>
      <w:r w:rsidR="00A3606C">
        <w:t xml:space="preserve"> </w:t>
      </w:r>
    </w:p>
    <w:p w14:paraId="3FC66B6F" w14:textId="768111F2" w:rsidR="00D3269F" w:rsidRDefault="00B55689" w:rsidP="00CA444F">
      <w:pPr>
        <w:jc w:val="both"/>
      </w:pPr>
      <w:r>
        <w:rPr>
          <w:i/>
          <w:iCs/>
        </w:rPr>
        <w:t xml:space="preserve">3. </w:t>
      </w:r>
      <w:r w:rsidR="00FE7896">
        <w:rPr>
          <w:i/>
          <w:iCs/>
        </w:rPr>
        <w:t>C</w:t>
      </w:r>
      <w:r w:rsidRPr="00B55689">
        <w:rPr>
          <w:i/>
          <w:iCs/>
        </w:rPr>
        <w:t>oronary autoregulation model</w:t>
      </w:r>
      <w:r>
        <w:t>: the proposed coronary autoregulation model was calibrated with experimental data on pressure-flow autoregulation. T</w:t>
      </w:r>
      <w:r w:rsidR="002F1C50">
        <w:t>his is</w:t>
      </w:r>
      <w:r>
        <w:t>, to our knowledge,</w:t>
      </w:r>
      <w:r w:rsidR="002F1C50">
        <w:t xml:space="preserve"> the first implementation of </w:t>
      </w:r>
      <w:r>
        <w:t>a</w:t>
      </w:r>
      <w:r w:rsidR="008A1532">
        <w:t xml:space="preserve"> </w:t>
      </w:r>
      <w:r w:rsidR="002F1C50">
        <w:t xml:space="preserve">constrained mixture theory to model coronary autoregulation. </w:t>
      </w:r>
      <w:r w:rsidR="00D3269F">
        <w:t xml:space="preserve">Our coronary autoregulation model </w:t>
      </w:r>
      <w:r>
        <w:t>is inspired by</w:t>
      </w:r>
      <w:r w:rsidR="00D3269F">
        <w:t xml:space="preserve"> model</w:t>
      </w:r>
      <w:r w:rsidR="000C4462">
        <w:t>s</w:t>
      </w:r>
      <w:r w:rsidR="00D3269F">
        <w:t xml:space="preserve"> </w:t>
      </w:r>
      <w:r w:rsidR="00C50540">
        <w:t xml:space="preserve">previously </w:t>
      </w:r>
      <w:r w:rsidR="00D3269F">
        <w:t xml:space="preserve">proposed in the literature. For the myogenic control, we used the model proposed by </w:t>
      </w:r>
      <w:r w:rsidR="00D3269F">
        <w:fldChar w:fldCharType="begin" w:fldLock="1"/>
      </w:r>
      <w:r w:rsidR="007A38C3">
        <w:instrText>ADDIN CSL_CITATION {"citationItems":[{"id":"ITEM-1","itemData":{"DOI":"10.1152/ajpheart.00491.2001","ISSN":"0363-6135","abstract":"Myogenic response, flow-dependent dilation, and direct metabolic control are important mechanisms controlling coronary flow. A model was developed to study how these control mechanisms interact at different locations in the arteriolar tree and to evaluate their contribution to autoregulatory and metabolic flow control. The model consists of 10 resistance compartments in series, each representing parallel vessel units, with their diameters determined by tone depending on either flow and pressure [flow-dependent tone reduction factor (TRFflow) × Tonemyo] or directly on metabolic factors (Tonemeta). The pressure-Tonemyo and flow-TRFflow relations depend on the vessel size obtained from interpolation of data on isolated vessels. Flow-dependent dilation diminishes autoregulatory properties compared with pressure-flow lines obtained from vessels solely influenced by Tonemyo. By applying Tonemeta to the four distal compartments, the autoregulatory properties are restored and tone is equally distributed over the ...","author":[{"dropping-particle":"","family":"Cornelissen","given":"Annemiek J. M.","non-dropping-particle":"","parse-names":false,"suffix":""},{"dropping-particle":"","family":"Dankelman","given":"Jenny","non-dropping-particle":"","parse-names":false,"suffix":""},{"dropping-particle":"","family":"VanBavel","given":"Ed","non-dropping-particle":"","parse-names":false,"suffix":""},{"dropping-particle":"","family":"Spaan","given":"Jos A. E.","non-dropping-particle":"","parse-names":false,"suffix":""}],"container-title":"American Journal of Physiology-Heart and Circulatory Physiology","id":"ITEM-1","issue":"6","issued":{"date-parts":[["2002","6"]]},"page":"H2224-H2237","publisher":" American Physiological SocietyBethesda, MD ","title":"Balance between myogenic, flow-dependent, and metabolic flow control in coronary arterial tree: a model study","type":"article-journal","volume":"282"},"uris":["http://www.mendeley.com/documents/?uuid=66d2ec66-1f21-3334-ad52-00894cdafb56"]}],"mendeley":{"formattedCitation":"(18)","plainTextFormattedCitation":"(18)","previouslyFormattedCitation":"(18)"},"properties":{"noteIndex":0},"schema":"https://github.com/citation-style-language/schema/raw/master/csl-citation.json"}</w:instrText>
      </w:r>
      <w:r w:rsidR="00D3269F">
        <w:fldChar w:fldCharType="separate"/>
      </w:r>
      <w:r w:rsidR="00947402" w:rsidRPr="00947402">
        <w:rPr>
          <w:noProof/>
        </w:rPr>
        <w:t>(18)</w:t>
      </w:r>
      <w:r w:rsidR="00D3269F">
        <w:fldChar w:fldCharType="end"/>
      </w:r>
      <w:r>
        <w:t>,</w:t>
      </w:r>
      <w:r w:rsidR="00D3269F">
        <w:t xml:space="preserve"> and for the shear-dependent and metabolic controls we used the activation model proposed by </w:t>
      </w:r>
      <w:r w:rsidR="00D3269F">
        <w:fldChar w:fldCharType="begin" w:fldLock="1"/>
      </w:r>
      <w:r w:rsidR="00625E74">
        <w:instrText>ADDIN CSL_CITATION {"citationItems":[{"id":"ITEM-1","itemData":{"DOI":"10.1152/ajpheart.00262.2008","ISSN":"0363-6135","PMID":"18723769","abstract":"The autoregulation of blood flow, the maintenance of almost constant blood flow in the face of variations in arterial pressure, is characteristic of many tissue types. Here, contributions to the autoregulation of pressure-dependent, shear stress-dependent, and metabolic vasoactive responses are analyzed using a theoretical model. Seven segments, connected in series, represent classes of vessels: arteries, large arterioles, small arterioles, capillaries, small venules, large venules, and veins. The large and small arterioles respond actively to local changes in pressure and wall shear stress and to the downstream metabolic state communicated via conducted responses. All other segments are considered fixed resistances. The myogenic, shear-dependent, and metabolic responses of the arteriolar segments are represented by a theoretical model based on experimental data from isolated vessels. To assess autoregulation, the predicted flow at an arterial pressure of 130 mmHg is compared with that at 80 mmHg. If the degree of vascular smooth muscle activation is held constant at 0.5, there is a fivefold increase in blood flow. When myogenic variation of tone is included, flow increases by a factor of 1.66 over the same pressure range, indicating weak autoregulation. The inclusion of both myogenic and shear-dependent responses results in an increase in flow by a factor of 2.43. A further addition of the metabolic response produces strong autoregulation with flow increasing by a factor of 1.18 and gives results consistent with experimental observation. The model results indicate that the combined effects of myogenic and metabolic regulation overcome the vasodilatory effect of the shear response and lead to the autoregulation of blood flow.","author":[{"dropping-particle":"","family":"Carlson","given":"Brian E.","non-dropping-particle":"","parse-names":false,"suffix":""},{"dropping-particle":"","family":"Arciero","given":"Julia C.","non-dropping-particle":"","parse-names":false,"suffix":""},{"dropping-particle":"","family":"Secomb","given":"Timothy W.","non-dropping-particle":"","parse-names":false,"suffix":""}],"container-title":"American Journal of Physiology-Heart and Circulatory Physiology","id":"ITEM-1","issue":"4","issued":{"date-parts":[["2008","10"]]},"page":"H1572-H1579","title":"Theoretical model of blood flow autoregulation: roles of myogenic, shear-dependent, and metabolic responses","type":"article-journal","volume":"295"},"uris":["http://www.mendeley.com/documents/?uuid=d261cfbb-1bf6-33d0-87c0-e80d1b6468cc"]}],"mendeley":{"formattedCitation":"(15)","plainTextFormattedCitation":"(15)","previouslyFormattedCitation":"(15)"},"properties":{"noteIndex":0},"schema":"https://github.com/citation-style-language/schema/raw/master/csl-citation.json"}</w:instrText>
      </w:r>
      <w:r w:rsidR="00D3269F">
        <w:fldChar w:fldCharType="separate"/>
      </w:r>
      <w:r w:rsidR="00625E74" w:rsidRPr="00625E74">
        <w:rPr>
          <w:noProof/>
        </w:rPr>
        <w:t>(15)</w:t>
      </w:r>
      <w:r w:rsidR="00D3269F">
        <w:fldChar w:fldCharType="end"/>
      </w:r>
      <w:r w:rsidR="00D3269F">
        <w:t xml:space="preserve">. </w:t>
      </w:r>
      <w:ins w:id="706" w:author="Hamidreza Gharahi" w:date="2020-08-26T11:29:00Z">
        <w:r w:rsidR="00CA0D64" w:rsidRPr="0095417E">
          <w:rPr>
            <w:color w:val="FF0000"/>
            <w:rPrChange w:id="707" w:author="Hamidreza Gharahi" w:date="2020-08-26T14:05:00Z">
              <w:rPr/>
            </w:rPrChange>
          </w:rPr>
          <w:t>Our choice for the</w:t>
        </w:r>
      </w:ins>
      <w:ins w:id="708" w:author="Hamidreza Gharahi" w:date="2020-08-26T11:02:00Z">
        <w:r w:rsidR="00F05F7C" w:rsidRPr="0095417E">
          <w:rPr>
            <w:color w:val="FF0000"/>
            <w:rPrChange w:id="709" w:author="Hamidreza Gharahi" w:date="2020-08-26T14:05:00Z">
              <w:rPr/>
            </w:rPrChange>
          </w:rPr>
          <w:t xml:space="preserve"> myogenic model was </w:t>
        </w:r>
      </w:ins>
      <w:ins w:id="710" w:author="Hamidreza Gharahi" w:date="2020-08-26T11:25:00Z">
        <w:r w:rsidR="008B67CF" w:rsidRPr="0095417E">
          <w:rPr>
            <w:color w:val="FF0000"/>
            <w:rPrChange w:id="711" w:author="Hamidreza Gharahi" w:date="2020-08-26T14:05:00Z">
              <w:rPr/>
            </w:rPrChange>
          </w:rPr>
          <w:t>motivated by</w:t>
        </w:r>
      </w:ins>
      <w:ins w:id="712" w:author="Hamidreza Gharahi" w:date="2020-08-26T11:02:00Z">
        <w:r w:rsidR="00F05F7C" w:rsidRPr="0095417E">
          <w:rPr>
            <w:color w:val="FF0000"/>
            <w:rPrChange w:id="713" w:author="Hamidreza Gharahi" w:date="2020-08-26T14:05:00Z">
              <w:rPr/>
            </w:rPrChange>
          </w:rPr>
          <w:t xml:space="preserve"> </w:t>
        </w:r>
      </w:ins>
      <w:ins w:id="714" w:author="Hamidreza Gharahi" w:date="2020-08-26T11:03:00Z">
        <w:r w:rsidR="00F05F7C" w:rsidRPr="0095417E">
          <w:rPr>
            <w:color w:val="FF0000"/>
            <w:rPrChange w:id="715" w:author="Hamidreza Gharahi" w:date="2020-08-26T14:05:00Z">
              <w:rPr/>
            </w:rPrChange>
          </w:rPr>
          <w:t xml:space="preserve">the </w:t>
        </w:r>
      </w:ins>
      <w:ins w:id="716" w:author="Hamidreza Gharahi" w:date="2020-08-26T11:02:00Z">
        <w:r w:rsidR="00F05F7C" w:rsidRPr="0095417E">
          <w:rPr>
            <w:color w:val="FF0000"/>
            <w:rPrChange w:id="717" w:author="Hamidreza Gharahi" w:date="2020-08-26T14:05:00Z">
              <w:rPr/>
            </w:rPrChange>
          </w:rPr>
          <w:t xml:space="preserve">ex-vivo experimental </w:t>
        </w:r>
      </w:ins>
      <w:ins w:id="718" w:author="Hamidreza Gharahi" w:date="2020-08-26T11:03:00Z">
        <w:r w:rsidR="00F05F7C" w:rsidRPr="0095417E">
          <w:rPr>
            <w:color w:val="FF0000"/>
            <w:rPrChange w:id="719" w:author="Hamidreza Gharahi" w:date="2020-08-26T14:05:00Z">
              <w:rPr/>
            </w:rPrChange>
          </w:rPr>
          <w:t>measurements</w:t>
        </w:r>
      </w:ins>
      <w:ins w:id="720" w:author="Hamidreza Gharahi" w:date="2020-08-26T11:02:00Z">
        <w:r w:rsidR="00F05F7C" w:rsidRPr="0095417E">
          <w:rPr>
            <w:color w:val="FF0000"/>
            <w:rPrChange w:id="721" w:author="Hamidreza Gharahi" w:date="2020-08-26T14:05:00Z">
              <w:rPr/>
            </w:rPrChange>
          </w:rPr>
          <w:t xml:space="preserve"> </w:t>
        </w:r>
      </w:ins>
      <w:ins w:id="722" w:author="Hamidreza Gharahi" w:date="2020-08-26T11:25:00Z">
        <w:r w:rsidR="008B67CF" w:rsidRPr="0095417E">
          <w:rPr>
            <w:color w:val="FF0000"/>
            <w:rPrChange w:id="723" w:author="Hamidreza Gharahi" w:date="2020-08-26T14:05:00Z">
              <w:rPr/>
            </w:rPrChange>
          </w:rPr>
          <w:t>in</w:t>
        </w:r>
      </w:ins>
      <w:ins w:id="724" w:author="Hamidreza Gharahi" w:date="2020-08-26T11:02:00Z">
        <w:r w:rsidR="00F05F7C" w:rsidRPr="0095417E">
          <w:rPr>
            <w:color w:val="FF0000"/>
            <w:rPrChange w:id="725" w:author="Hamidreza Gharahi" w:date="2020-08-26T14:05:00Z">
              <w:rPr/>
            </w:rPrChange>
          </w:rPr>
          <w:t xml:space="preserve"> </w:t>
        </w:r>
      </w:ins>
      <w:ins w:id="726" w:author="Hamidreza Gharahi" w:date="2020-08-26T11:04:00Z">
        <w:r w:rsidR="003E0014" w:rsidRPr="0095417E">
          <w:rPr>
            <w:color w:val="FF0000"/>
            <w:rPrChange w:id="727" w:author="Hamidreza Gharahi" w:date="2020-08-26T14:05:00Z">
              <w:rPr/>
            </w:rPrChange>
          </w:rPr>
          <w:fldChar w:fldCharType="begin" w:fldLock="1"/>
        </w:r>
      </w:ins>
      <w:r w:rsidR="003F6F36">
        <w:rPr>
          <w:color w:val="FF0000"/>
        </w:rPr>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(53)"},"properties":{"noteIndex":0},"schema":"https://github.com/citation-style-language/schema/raw/master/csl-citation.json"}</w:instrText>
      </w:r>
      <w:ins w:id="728" w:author="Hamidreza Gharahi" w:date="2020-08-26T11:04:00Z">
        <w:r w:rsidR="003E0014" w:rsidRPr="0095417E">
          <w:rPr>
            <w:color w:val="FF0000"/>
            <w:rPrChange w:id="729" w:author="Hamidreza Gharahi" w:date="2020-08-26T14:05:00Z">
              <w:rPr/>
            </w:rPrChange>
          </w:rPr>
          <w:fldChar w:fldCharType="separate"/>
        </w:r>
      </w:ins>
      <w:r w:rsidR="003F6F36" w:rsidRPr="003F6F36">
        <w:rPr>
          <w:noProof/>
          <w:color w:val="FF0000"/>
        </w:rPr>
        <w:t>(54)</w:t>
      </w:r>
      <w:ins w:id="730" w:author="Hamidreza Gharahi" w:date="2020-08-26T11:04:00Z">
        <w:r w:rsidR="003E0014" w:rsidRPr="0095417E">
          <w:rPr>
            <w:color w:val="FF0000"/>
            <w:rPrChange w:id="731" w:author="Hamidreza Gharahi" w:date="2020-08-26T14:05:00Z">
              <w:rPr/>
            </w:rPrChange>
          </w:rPr>
          <w:fldChar w:fldCharType="end"/>
        </w:r>
      </w:ins>
      <w:ins w:id="732" w:author="Hamidreza Gharahi" w:date="2020-08-26T11:23:00Z">
        <w:r w:rsidR="00086668" w:rsidRPr="0095417E">
          <w:rPr>
            <w:color w:val="FF0000"/>
            <w:rtl/>
            <w:rPrChange w:id="733" w:author="Hamidreza Gharahi" w:date="2020-08-26T14:05:00Z">
              <w:rPr>
                <w:rtl/>
              </w:rPr>
            </w:rPrChange>
          </w:rPr>
          <w:t xml:space="preserve"> </w:t>
        </w:r>
        <w:r w:rsidR="00086668" w:rsidRPr="0095417E">
          <w:rPr>
            <w:color w:val="FF0000"/>
            <w:rPrChange w:id="734" w:author="Hamidreza Gharahi" w:date="2020-08-26T14:05:00Z">
              <w:rPr/>
            </w:rPrChange>
          </w:rPr>
          <w:t>where</w:t>
        </w:r>
      </w:ins>
      <w:ins w:id="735" w:author="Hamidreza Gharahi" w:date="2020-08-26T11:02:00Z">
        <w:r w:rsidR="00F05F7C" w:rsidRPr="0095417E">
          <w:rPr>
            <w:color w:val="FF0000"/>
            <w:rPrChange w:id="736" w:author="Hamidreza Gharahi" w:date="2020-08-26T14:05:00Z">
              <w:rPr/>
            </w:rPrChange>
          </w:rPr>
          <w:t xml:space="preserve"> the </w:t>
        </w:r>
      </w:ins>
      <w:ins w:id="737" w:author="Hamidreza Gharahi" w:date="2020-08-26T11:25:00Z">
        <w:r w:rsidR="008B67CF" w:rsidRPr="0095417E">
          <w:rPr>
            <w:color w:val="FF0000"/>
            <w:rPrChange w:id="738" w:author="Hamidreza Gharahi" w:date="2020-08-26T14:05:00Z">
              <w:rPr/>
            </w:rPrChange>
          </w:rPr>
          <w:t xml:space="preserve">transmural </w:t>
        </w:r>
      </w:ins>
      <w:ins w:id="739" w:author="Hamidreza Gharahi" w:date="2020-08-26T11:02:00Z">
        <w:r w:rsidR="00F05F7C" w:rsidRPr="0095417E">
          <w:rPr>
            <w:color w:val="FF0000"/>
            <w:rPrChange w:id="740" w:author="Hamidreza Gharahi" w:date="2020-08-26T14:05:00Z">
              <w:rPr/>
            </w:rPrChange>
          </w:rPr>
          <w:t xml:space="preserve">pressure </w:t>
        </w:r>
      </w:ins>
      <w:ins w:id="741" w:author="Hamidreza Gharahi" w:date="2020-08-26T14:23:00Z">
        <w:r w:rsidR="00E104AA">
          <w:rPr>
            <w:color w:val="FF0000"/>
          </w:rPr>
          <w:t>controls</w:t>
        </w:r>
      </w:ins>
      <w:ins w:id="742" w:author="Hamidreza Gharahi" w:date="2020-08-26T11:23:00Z">
        <w:r w:rsidR="00086668" w:rsidRPr="0095417E">
          <w:rPr>
            <w:color w:val="FF0000"/>
            <w:rPrChange w:id="743" w:author="Hamidreza Gharahi" w:date="2020-08-26T14:05:00Z">
              <w:rPr/>
            </w:rPrChange>
          </w:rPr>
          <w:t xml:space="preserve"> </w:t>
        </w:r>
      </w:ins>
      <w:ins w:id="744" w:author="Hamidreza Gharahi" w:date="2020-08-26T14:22:00Z">
        <w:r w:rsidR="00E104AA">
          <w:rPr>
            <w:color w:val="FF0000"/>
          </w:rPr>
          <w:t>the</w:t>
        </w:r>
      </w:ins>
      <w:ins w:id="745" w:author="Hamidreza Gharahi" w:date="2020-08-26T11:23:00Z">
        <w:r w:rsidR="00086668" w:rsidRPr="0095417E">
          <w:rPr>
            <w:color w:val="FF0000"/>
            <w:rPrChange w:id="746" w:author="Hamidreza Gharahi" w:date="2020-08-26T14:05:00Z">
              <w:rPr/>
            </w:rPrChange>
          </w:rPr>
          <w:t xml:space="preserve"> </w:t>
        </w:r>
      </w:ins>
      <w:ins w:id="747" w:author="Hamidreza Gharahi" w:date="2020-08-26T11:02:00Z">
        <w:r w:rsidR="00F05F7C" w:rsidRPr="0095417E">
          <w:rPr>
            <w:color w:val="FF0000"/>
            <w:rPrChange w:id="748" w:author="Hamidreza Gharahi" w:date="2020-08-26T14:05:00Z">
              <w:rPr/>
            </w:rPrChange>
          </w:rPr>
          <w:t>myogenic</w:t>
        </w:r>
      </w:ins>
      <w:ins w:id="749" w:author="Hamidreza Gharahi" w:date="2020-08-26T11:23:00Z">
        <w:r w:rsidR="00086668" w:rsidRPr="0095417E">
          <w:rPr>
            <w:color w:val="FF0000"/>
            <w:rPrChange w:id="750" w:author="Hamidreza Gharahi" w:date="2020-08-26T14:05:00Z">
              <w:rPr/>
            </w:rPrChange>
          </w:rPr>
          <w:t xml:space="preserve"> </w:t>
        </w:r>
      </w:ins>
      <w:ins w:id="751" w:author="Hamidreza Gharahi" w:date="2020-08-26T14:23:00Z">
        <w:r w:rsidR="00E104AA">
          <w:rPr>
            <w:color w:val="FF0000"/>
          </w:rPr>
          <w:t>response</w:t>
        </w:r>
      </w:ins>
      <w:ins w:id="752" w:author="Hamidreza Gharahi" w:date="2020-08-26T11:02:00Z">
        <w:r w:rsidR="00F05F7C" w:rsidRPr="0095417E">
          <w:rPr>
            <w:color w:val="FF0000"/>
            <w:rPrChange w:id="753" w:author="Hamidreza Gharahi" w:date="2020-08-26T14:05:00Z">
              <w:rPr/>
            </w:rPrChange>
          </w:rPr>
          <w:t xml:space="preserve">. </w:t>
        </w:r>
      </w:ins>
      <w:ins w:id="754" w:author="Hamidreza Gharahi" w:date="2020-08-26T11:29:00Z">
        <w:r w:rsidR="00CA0D64" w:rsidRPr="0095417E">
          <w:rPr>
            <w:color w:val="FF0000"/>
            <w:rPrChange w:id="755" w:author="Hamidreza Gharahi" w:date="2020-08-26T14:05:00Z">
              <w:rPr/>
            </w:rPrChange>
          </w:rPr>
          <w:t>Alternative</w:t>
        </w:r>
      </w:ins>
      <w:ins w:id="756" w:author="Hamidreza Gharahi" w:date="2020-08-26T11:30:00Z">
        <w:r w:rsidR="00CA0D64" w:rsidRPr="0095417E">
          <w:rPr>
            <w:color w:val="FF0000"/>
            <w:rPrChange w:id="757" w:author="Hamidreza Gharahi" w:date="2020-08-26T14:05:00Z">
              <w:rPr/>
            </w:rPrChange>
          </w:rPr>
          <w:t>ly</w:t>
        </w:r>
      </w:ins>
      <w:ins w:id="758" w:author="Hamidreza Gharahi" w:date="2020-08-26T11:02:00Z">
        <w:r w:rsidR="00F05F7C" w:rsidRPr="0095417E">
          <w:rPr>
            <w:color w:val="FF0000"/>
            <w:rPrChange w:id="759" w:author="Hamidreza Gharahi" w:date="2020-08-26T14:05:00Z">
              <w:rPr/>
            </w:rPrChange>
          </w:rPr>
          <w:t>,</w:t>
        </w:r>
      </w:ins>
      <w:ins w:id="760" w:author="Hamidreza Gharahi" w:date="2020-08-26T11:30:00Z">
        <w:r w:rsidR="00CA0D64" w:rsidRPr="0095417E">
          <w:rPr>
            <w:color w:val="FF0000"/>
            <w:rPrChange w:id="761" w:author="Hamidreza Gharahi" w:date="2020-08-26T14:05:00Z">
              <w:rPr/>
            </w:rPrChange>
          </w:rPr>
          <w:t xml:space="preserve"> other </w:t>
        </w:r>
      </w:ins>
      <w:ins w:id="762" w:author="Hamidreza Gharahi" w:date="2020-08-26T11:33:00Z">
        <w:r w:rsidR="00151E64" w:rsidRPr="0095417E">
          <w:rPr>
            <w:color w:val="FF0000"/>
            <w:rPrChange w:id="763" w:author="Hamidreza Gharahi" w:date="2020-08-26T14:05:00Z">
              <w:rPr/>
            </w:rPrChange>
          </w:rPr>
          <w:t xml:space="preserve">modeling </w:t>
        </w:r>
      </w:ins>
      <w:ins w:id="764" w:author="Hamidreza Gharahi" w:date="2020-08-26T11:30:00Z">
        <w:r w:rsidR="00CA0D64" w:rsidRPr="0095417E">
          <w:rPr>
            <w:color w:val="FF0000"/>
            <w:rPrChange w:id="765" w:author="Hamidreza Gharahi" w:date="2020-08-26T14:05:00Z">
              <w:rPr/>
            </w:rPrChange>
          </w:rPr>
          <w:t xml:space="preserve">studies have </w:t>
        </w:r>
      </w:ins>
      <w:ins w:id="766" w:author="Hamidreza Gharahi" w:date="2020-08-26T11:38:00Z">
        <w:r w:rsidR="00151E64" w:rsidRPr="0095417E">
          <w:rPr>
            <w:color w:val="FF0000"/>
            <w:rPrChange w:id="767" w:author="Hamidreza Gharahi" w:date="2020-08-26T14:05:00Z">
              <w:rPr/>
            </w:rPrChange>
          </w:rPr>
          <w:t>assumed</w:t>
        </w:r>
      </w:ins>
      <w:ins w:id="768" w:author="Hamidreza Gharahi" w:date="2020-08-26T11:30:00Z">
        <w:r w:rsidR="00CA0D64" w:rsidRPr="0095417E">
          <w:rPr>
            <w:color w:val="FF0000"/>
            <w:rPrChange w:id="769" w:author="Hamidreza Gharahi" w:date="2020-08-26T14:05:00Z">
              <w:rPr/>
            </w:rPrChange>
          </w:rPr>
          <w:t xml:space="preserve"> that</w:t>
        </w:r>
      </w:ins>
      <w:ins w:id="770" w:author="Hamidreza Gharahi" w:date="2020-08-26T11:02:00Z">
        <w:r w:rsidR="00F05F7C" w:rsidRPr="0095417E">
          <w:rPr>
            <w:color w:val="FF0000"/>
            <w:rPrChange w:id="771" w:author="Hamidreza Gharahi" w:date="2020-08-26T14:05:00Z">
              <w:rPr/>
            </w:rPrChange>
          </w:rPr>
          <w:t xml:space="preserve"> the circumferential </w:t>
        </w:r>
      </w:ins>
      <w:ins w:id="772" w:author="Hamidreza Gharahi" w:date="2020-08-26T11:42:00Z">
        <w:r w:rsidR="00D1711E" w:rsidRPr="0095417E">
          <w:rPr>
            <w:color w:val="FF0000"/>
            <w:rPrChange w:id="773" w:author="Hamidreza Gharahi" w:date="2020-08-26T14:05:00Z">
              <w:rPr/>
            </w:rPrChange>
          </w:rPr>
          <w:t xml:space="preserve">wall </w:t>
        </w:r>
      </w:ins>
      <w:ins w:id="774" w:author="Hamidreza Gharahi" w:date="2020-08-26T11:02:00Z">
        <w:r w:rsidR="00F05F7C" w:rsidRPr="0095417E">
          <w:rPr>
            <w:color w:val="FF0000"/>
            <w:rPrChange w:id="775" w:author="Hamidreza Gharahi" w:date="2020-08-26T14:05:00Z">
              <w:rPr/>
            </w:rPrChange>
          </w:rPr>
          <w:t>stress</w:t>
        </w:r>
      </w:ins>
      <w:ins w:id="776" w:author="Hamidreza Gharahi" w:date="2020-08-26T14:11:00Z">
        <w:r w:rsidR="00CA1DC6">
          <w:rPr>
            <w:color w:val="FF0000"/>
          </w:rPr>
          <w:t xml:space="preserve"> </w:t>
        </w:r>
        <w:r w:rsidR="00CA1DC6" w:rsidRPr="00993EBA">
          <w:rPr>
            <w:color w:val="FF0000"/>
          </w:rPr>
          <w:t>(</w:t>
        </w:r>
      </w:ins>
      <m:oMath>
        <m:sSub>
          <m:sSubPr>
            <m:ctrlPr>
              <w:ins w:id="777" w:author="Hamidreza Gharahi" w:date="2020-08-26T14:11:00Z">
                <w:rPr>
                  <w:rFonts w:ascii="Cambria Math" w:hAnsi="Cambria Math"/>
                  <w:i/>
                  <w:color w:val="FF0000"/>
                </w:rPr>
              </w:ins>
            </m:ctrlPr>
          </m:sSubPr>
          <m:e>
            <m:r>
              <w:ins w:id="778" w:author="Hamidreza Gharahi" w:date="2020-08-26T14:11:00Z">
                <w:rPr>
                  <w:rFonts w:ascii="Cambria Math" w:hAnsi="Cambria Math"/>
                  <w:color w:val="FF0000"/>
                </w:rPr>
                <m:t>p</m:t>
              </w:ins>
            </m:r>
          </m:e>
          <m:sub>
            <m:r>
              <w:ins w:id="779" w:author="Hamidreza Gharahi" w:date="2020-08-26T14:11:00Z">
                <w:rPr>
                  <w:rFonts w:ascii="Cambria Math" w:hAnsi="Cambria Math"/>
                  <w:color w:val="FF0000"/>
                </w:rPr>
                <m:t>tm</m:t>
              </w:ins>
            </m:r>
          </m:sub>
        </m:sSub>
        <m:r>
          <w:ins w:id="780" w:author="Hamidreza Gharahi" w:date="2020-08-26T14:11:00Z">
            <w:rPr>
              <w:rFonts w:ascii="Cambria Math" w:hAnsi="Cambria Math"/>
              <w:color w:val="FF0000"/>
            </w:rPr>
            <m:t>D/2H</m:t>
          </w:ins>
        </m:r>
      </m:oMath>
      <w:ins w:id="781" w:author="Hamidreza Gharahi" w:date="2020-08-26T14:11:00Z">
        <w:r w:rsidR="00CA1DC6" w:rsidRPr="00993EBA">
          <w:rPr>
            <w:color w:val="FF0000"/>
          </w:rPr>
          <w:t xml:space="preserve">) </w:t>
        </w:r>
      </w:ins>
      <w:ins w:id="782" w:author="Hamidreza Gharahi" w:date="2020-08-26T11:02:00Z">
        <w:r w:rsidR="00F05F7C" w:rsidRPr="0095417E">
          <w:rPr>
            <w:color w:val="FF0000"/>
            <w:rPrChange w:id="783" w:author="Hamidreza Gharahi" w:date="2020-08-26T14:05:00Z">
              <w:rPr/>
            </w:rPrChange>
          </w:rPr>
          <w:t xml:space="preserve"> sensed by the SMCs </w:t>
        </w:r>
      </w:ins>
      <w:ins w:id="784" w:author="Hamidreza Gharahi" w:date="2020-08-26T11:30:00Z">
        <w:r w:rsidR="00CA0D64" w:rsidRPr="0095417E">
          <w:rPr>
            <w:color w:val="FF0000"/>
            <w:rPrChange w:id="785" w:author="Hamidreza Gharahi" w:date="2020-08-26T14:05:00Z">
              <w:rPr/>
            </w:rPrChange>
          </w:rPr>
          <w:t>is</w:t>
        </w:r>
      </w:ins>
      <w:ins w:id="786" w:author="Hamidreza Gharahi" w:date="2020-08-26T11:26:00Z">
        <w:r w:rsidR="008B67CF" w:rsidRPr="0095417E">
          <w:rPr>
            <w:color w:val="FF0000"/>
            <w:rPrChange w:id="787" w:author="Hamidreza Gharahi" w:date="2020-08-26T14:05:00Z">
              <w:rPr/>
            </w:rPrChange>
          </w:rPr>
          <w:t xml:space="preserve"> </w:t>
        </w:r>
      </w:ins>
      <w:ins w:id="788" w:author="Hamidreza Gharahi" w:date="2020-08-26T11:02:00Z">
        <w:r w:rsidR="00F05F7C" w:rsidRPr="0095417E">
          <w:rPr>
            <w:color w:val="FF0000"/>
            <w:rPrChange w:id="789" w:author="Hamidreza Gharahi" w:date="2020-08-26T14:05:00Z">
              <w:rPr/>
            </w:rPrChange>
          </w:rPr>
          <w:t>the signal for the myogenic control mechanism</w:t>
        </w:r>
      </w:ins>
      <w:ins w:id="790" w:author="Hamidreza Gharahi" w:date="2020-08-26T11:31:00Z">
        <w:r w:rsidR="00CA0D64" w:rsidRPr="0095417E">
          <w:rPr>
            <w:color w:val="FF0000"/>
            <w:rPrChange w:id="791" w:author="Hamidreza Gharahi" w:date="2020-08-26T14:05:00Z">
              <w:rPr/>
            </w:rPrChange>
          </w:rPr>
          <w:t xml:space="preserve"> </w:t>
        </w:r>
      </w:ins>
      <w:ins w:id="792" w:author="Hamidreza Gharahi" w:date="2020-08-26T11:32:00Z">
        <w:r w:rsidR="00CA0D64" w:rsidRPr="0095417E">
          <w:rPr>
            <w:color w:val="FF0000"/>
            <w:rPrChange w:id="793" w:author="Hamidreza Gharahi" w:date="2020-08-26T14:05:00Z">
              <w:rPr/>
            </w:rPrChange>
          </w:rPr>
          <w:fldChar w:fldCharType="begin" w:fldLock="1"/>
        </w:r>
      </w:ins>
      <w:r w:rsidR="003F6F36">
        <w:rPr>
          <w:color w:val="FF0000"/>
        </w:rPr>
        <w:instrText>ADDIN CSL_CITATION {"citationItems":[{"id":"ITEM-1","itemData":{"DOI":"10.1371/journal.pone.0086901","ISSN":"1932-6203","abstract":"Organ perfusion is regulated by vasoactivity and structural adaptation of small arteries and arterioles. These resistance vessels are sensitive to pressure, flow and a range of vasoactive stimuli. Several strongly interacting control loops exist. As an example, the myogenic response to a change of pressure influences the endothelial shear stress, thereby altering the contribution of shear-dependent dilation to the vascular tone. In addition, acute responses change the stimulus for structural adaptation and vice versa. Such control loops are able to maintain resistance vessels in a functional and stable state, characterized by regulated wall stress, shear stress, matched active and passive biomechanics and presence of vascular reserve. In this modeling study, four adaptation processes are identified that together with biomechanical properties effectuate such integrated regulation: control of tone, smooth muscle cell length adaptation, eutrophic matrix rearrangement and trophic responses. Their combined action maintains arteries in their optimal state, ready to cope with new challenges, allowing continuous long-term vasoregulation. The exclusion of any of these processes results in a poorly regulated state and in some cases instability of vascular structure.","author":[{"dropping-particle":"","family":"VanBavel","given":"Ed","non-dropping-particle":"","parse-names":false,"suffix":""},{"dropping-particle":"","family":"Tuna","given":"Bilge Guvenc","non-dropping-particle":"","parse-names":false,"suffix":""}],"container-title":"PLoS ONE","editor":[{"dropping-particle":"","family":"Secomb","given":"Timothy W.","non-dropping-particle":"","parse-names":false,"suffix":""}],"id":"ITEM-1","issue":"1","issued":{"date-parts":[["2014","1","31"]]},"page":"e86901","publisher":"Public Library of Science","title":"Integrative Modeling of Small Artery Structure and Function Uncovers Critical Parameters for Diameter Regulation","type":"article-journal","volume":"9"},"uris":["http://www.mendeley.com/documents/?uuid=3bfe7896-a47b-35dc-b08d-333de8990612"]},{"id":"ITEM-2","itemData":{"DOI":"10.1152/ajpregu.00407.2007","ISSN":"03636119","PMID":"18184768","abstract":"Structural adaptation in arterioles is part of normal vascular physiology but is also seen in disease states such as hypertension. Smooth muscle cell (SMC) activation has been shown to be central to microvascular remodeling. We hypothesize that, in a remodeling process driven by SMC activation, stress sensitivity of the vascular wall is a key element in the process of achieving a stable vascular structure. We address whether the adaptive changes in arterioles under different conditions can arise through a common mechanism: remodeling in a stress-sensitive wall driven by a shift in SMC activation. We present a simple dynamic model and show that structural remodeling of the vessel radius by rearrangement of the wall material around a lumen of a different diameter and driven by differences in SMC activation can lead to vascular structures similar to those observed experimentally under various conditions. The change in structure simultaneously leads to uniform levels of circumferential wall stress and wall strain, despite differences in transmural pressure. A simulated vasoconstriction caused by increased SMC activation leads to inward remodeling, whereas outward remodeling follows relaxation of the vascular wall. The results are independent of the specific myogenic properties of the vessel. The simulated results are robust in the face of parameter changes and, hence, may be generalized to vessels from different vascular beds. Copyright © 2008 the American Physiological Society.","author":[{"dropping-particle":"","family":"Jacobsen","given":"Jens Christian Brings","non-dropping-particle":"","parse-names":false,"suffix":""},{"dropping-particle":"","family":"Mulvany","given":"Michael John","non-dropping-particle":"","parse-names":false,"suffix":""},{"dropping-particle":"","family":"Holstein-Rathlou","given":"Niels Henrik","non-dropping-particle":"","parse-names":false,"suffix":""}],"container-title":"American Journal of Physiology - Regulatory Integrative and Comparative Physiology","id":"ITEM-2","issue":"4","issued":{"date-parts":[["2008","4"]]},"page":"R1379-R1389","publisher":"American Physiological Society","title":"A mechanism for arteriolar remodeling based on maintenance of smooth muscle cell activation","type":"article-journal","volume":"294"},"uris":["http://www.mendeley.com/documents/?uuid=10f5e2fc-3231-3837-8c7b-48124c3160ca"]}],"mendeley":{"formattedCitation":"(37, 86)","plainTextFormattedCitation":"(37, 86)","previouslyFormattedCitation":"(36, 85)"},"properties":{"noteIndex":0},"schema":"https://github.com/citation-style-language/schema/raw/master/csl-citation.json"}</w:instrText>
      </w:r>
      <w:r w:rsidR="00CA0D64" w:rsidRPr="0095417E">
        <w:rPr>
          <w:color w:val="FF0000"/>
          <w:rPrChange w:id="794" w:author="Hamidreza Gharahi" w:date="2020-08-26T14:05:00Z">
            <w:rPr/>
          </w:rPrChange>
        </w:rPr>
        <w:fldChar w:fldCharType="separate"/>
      </w:r>
      <w:r w:rsidR="003F6F36" w:rsidRPr="003F6F36">
        <w:rPr>
          <w:noProof/>
          <w:color w:val="FF0000"/>
        </w:rPr>
        <w:t>(37, 86)</w:t>
      </w:r>
      <w:ins w:id="795" w:author="Hamidreza Gharahi" w:date="2020-08-26T11:32:00Z">
        <w:r w:rsidR="00CA0D64" w:rsidRPr="0095417E">
          <w:rPr>
            <w:color w:val="FF0000"/>
            <w:rPrChange w:id="796" w:author="Hamidreza Gharahi" w:date="2020-08-26T14:05:00Z">
              <w:rPr/>
            </w:rPrChange>
          </w:rPr>
          <w:fldChar w:fldCharType="end"/>
        </w:r>
      </w:ins>
      <w:ins w:id="797" w:author="Hamidreza Gharahi" w:date="2020-08-27T10:45:00Z">
        <w:r w:rsidR="00F17441">
          <w:rPr>
            <w:color w:val="FF0000"/>
          </w:rPr>
          <w:t>,</w:t>
        </w:r>
      </w:ins>
      <w:ins w:id="798" w:author="Hamidreza Gharahi" w:date="2020-08-26T11:38:00Z">
        <w:r w:rsidR="00FA7017" w:rsidRPr="0095417E">
          <w:rPr>
            <w:color w:val="FF0000"/>
            <w:rPrChange w:id="799" w:author="Hamidreza Gharahi" w:date="2020-08-26T14:05:00Z">
              <w:rPr/>
            </w:rPrChange>
          </w:rPr>
          <w:t xml:space="preserve"> based on ear</w:t>
        </w:r>
      </w:ins>
      <w:ins w:id="800" w:author="Hamidreza Gharahi" w:date="2020-08-26T11:39:00Z">
        <w:r w:rsidR="00FA7017" w:rsidRPr="0095417E">
          <w:rPr>
            <w:color w:val="FF0000"/>
            <w:rPrChange w:id="801" w:author="Hamidreza Gharahi" w:date="2020-08-26T14:05:00Z">
              <w:rPr/>
            </w:rPrChange>
          </w:rPr>
          <w:t xml:space="preserve">lier studies </w:t>
        </w:r>
        <w:r w:rsidR="00FA7017" w:rsidRPr="0095417E">
          <w:rPr>
            <w:color w:val="FF0000"/>
            <w:rPrChange w:id="802" w:author="Hamidreza Gharahi" w:date="2020-08-26T14:05:00Z">
              <w:rPr/>
            </w:rPrChange>
          </w:rPr>
          <w:fldChar w:fldCharType="begin" w:fldLock="1"/>
        </w:r>
      </w:ins>
      <w:r w:rsidR="003F6F36">
        <w:rPr>
          <w:color w:val="FF0000"/>
        </w:rPr>
        <w:instrText>ADDIN CSL_CITATION {"citationItems":[{"id":"ITEM-1","itemData":{"DOI":"10.1002/cphy.cp020215","abstract":"New experimental evidence from in vitro studies supports the concept that small arterial vessels and arterioles constrict in response to intravascular pressure elevation (myogenic response). A stretchdependent ion channel may be involved. In vivo studies show that stimulation of a-adrenergic receptors enhances the response, suggesting that the myogenic mechanism may be partly under autonomic control.","author":[{"dropping-particle":"","family":"Johnson","given":"Paul C.","non-dropping-particle":"","parse-names":false,"suffix":""}],"container-title":"Comprehensive Physiology","id":"ITEM-1","issued":{"date-parts":[["2011","1"]]},"page":"409-442","publisher":"John Wiley &amp; Sons, Inc.","publisher-place":"Hoboken, NJ, USA","title":"The Myogenic Response","type":"chapter"},"uris":["http://www.mendeley.com/documents/?uuid=da833d60-369b-30b3-a57f-af244eb428fa"]}],"mendeley":{"formattedCitation":"(39)","plainTextFormattedCitation":"(39)","previouslyFormattedCitation":"(38)"},"properties":{"noteIndex":0},"schema":"https://github.com/citation-style-language/schema/raw/master/csl-citation.json"}</w:instrText>
      </w:r>
      <w:r w:rsidR="00FA7017" w:rsidRPr="0095417E">
        <w:rPr>
          <w:color w:val="FF0000"/>
          <w:rPrChange w:id="803" w:author="Hamidreza Gharahi" w:date="2020-08-26T14:05:00Z">
            <w:rPr/>
          </w:rPrChange>
        </w:rPr>
        <w:fldChar w:fldCharType="separate"/>
      </w:r>
      <w:r w:rsidR="003F6F36" w:rsidRPr="003F6F36">
        <w:rPr>
          <w:noProof/>
          <w:color w:val="FF0000"/>
        </w:rPr>
        <w:t>(39)</w:t>
      </w:r>
      <w:ins w:id="804" w:author="Hamidreza Gharahi" w:date="2020-08-26T11:39:00Z">
        <w:r w:rsidR="00FA7017" w:rsidRPr="0095417E">
          <w:rPr>
            <w:color w:val="FF0000"/>
            <w:rPrChange w:id="805" w:author="Hamidreza Gharahi" w:date="2020-08-26T14:05:00Z">
              <w:rPr/>
            </w:rPrChange>
          </w:rPr>
          <w:fldChar w:fldCharType="end"/>
        </w:r>
      </w:ins>
      <w:ins w:id="806" w:author="Hamidreza Gharahi" w:date="2020-08-26T11:02:00Z">
        <w:r w:rsidR="00F05F7C" w:rsidRPr="0095417E">
          <w:rPr>
            <w:color w:val="FF0000"/>
            <w:rPrChange w:id="807" w:author="Hamidreza Gharahi" w:date="2020-08-26T14:05:00Z">
              <w:rPr/>
            </w:rPrChange>
          </w:rPr>
          <w:t xml:space="preserve">. This theoretical </w:t>
        </w:r>
      </w:ins>
      <w:ins w:id="808" w:author="Hamidreza Gharahi" w:date="2020-08-26T13:21:00Z">
        <w:r w:rsidR="004B131D" w:rsidRPr="0095417E">
          <w:rPr>
            <w:color w:val="FF0000"/>
            <w:rPrChange w:id="809" w:author="Hamidreza Gharahi" w:date="2020-08-26T14:05:00Z">
              <w:rPr/>
            </w:rPrChange>
          </w:rPr>
          <w:t>discrepancy</w:t>
        </w:r>
      </w:ins>
      <w:ins w:id="810" w:author="Hamidreza Gharahi" w:date="2020-08-26T11:02:00Z">
        <w:r w:rsidR="00F05F7C" w:rsidRPr="0095417E">
          <w:rPr>
            <w:color w:val="FF0000"/>
            <w:rPrChange w:id="811" w:author="Hamidreza Gharahi" w:date="2020-08-26T14:05:00Z">
              <w:rPr/>
            </w:rPrChange>
          </w:rPr>
          <w:t xml:space="preserve"> is circumvented </w:t>
        </w:r>
      </w:ins>
      <w:ins w:id="812" w:author="Hamidreza Gharahi" w:date="2020-08-26T13:21:00Z">
        <w:r w:rsidR="007660A4" w:rsidRPr="0095417E">
          <w:rPr>
            <w:color w:val="FF0000"/>
            <w:rPrChange w:id="813" w:author="Hamidreza Gharahi" w:date="2020-08-26T14:05:00Z">
              <w:rPr/>
            </w:rPrChange>
          </w:rPr>
          <w:t>in our model</w:t>
        </w:r>
      </w:ins>
      <w:ins w:id="814" w:author="Hamidreza Gharahi" w:date="2020-08-26T11:02:00Z">
        <w:r w:rsidR="00F05F7C" w:rsidRPr="0095417E">
          <w:rPr>
            <w:color w:val="FF0000"/>
            <w:rPrChange w:id="815" w:author="Hamidreza Gharahi" w:date="2020-08-26T14:05:00Z">
              <w:rPr/>
            </w:rPrChange>
          </w:rPr>
          <w:t xml:space="preserve"> since the</w:t>
        </w:r>
      </w:ins>
      <w:ins w:id="816" w:author="Hamidreza Gharahi" w:date="2020-08-26T14:26:00Z">
        <w:r w:rsidR="002335FF">
          <w:rPr>
            <w:color w:val="FF0000"/>
          </w:rPr>
          <w:t xml:space="preserve"> dependence</w:t>
        </w:r>
      </w:ins>
      <w:ins w:id="817" w:author="Hamidreza Gharahi" w:date="2020-08-26T14:27:00Z">
        <w:r w:rsidR="002335FF">
          <w:rPr>
            <w:color w:val="FF0000"/>
          </w:rPr>
          <w:t xml:space="preserve"> of myogenic response on the</w:t>
        </w:r>
        <w:r w:rsidR="002335FF" w:rsidRPr="002335FF">
          <w:rPr>
            <w:color w:val="FF0000"/>
          </w:rPr>
          <w:t xml:space="preserve"> </w:t>
        </w:r>
        <w:r w:rsidR="002335FF" w:rsidRPr="00993EBA">
          <w:rPr>
            <w:color w:val="FF0000"/>
          </w:rPr>
          <w:t>vascular wall thickness</w:t>
        </w:r>
        <w:r w:rsidR="002335FF">
          <w:rPr>
            <w:color w:val="FF0000"/>
          </w:rPr>
          <w:t xml:space="preserve"> </w:t>
        </w:r>
      </w:ins>
      <m:oMath>
        <m:r>
          <w:ins w:id="818" w:author="Hamidreza Gharahi" w:date="2020-08-26T14:27:00Z">
            <w:rPr>
              <w:rFonts w:ascii="Cambria Math" w:hAnsi="Cambria Math"/>
              <w:color w:val="FF0000"/>
            </w:rPr>
            <m:t>H</m:t>
          </w:ins>
        </m:r>
      </m:oMath>
      <w:ins w:id="819" w:author="Hamidreza Gharahi" w:date="2020-08-26T14:27:00Z">
        <w:r w:rsidR="002335FF" w:rsidRPr="00993EBA">
          <w:rPr>
            <w:color w:val="FF0000"/>
          </w:rPr>
          <w:t xml:space="preserve">, vessel </w:t>
        </w:r>
        <w:r w:rsidR="002335FF">
          <w:rPr>
            <w:color w:val="FF0000"/>
          </w:rPr>
          <w:t xml:space="preserve">diameter </w:t>
        </w:r>
      </w:ins>
      <m:oMath>
        <m:r>
          <w:ins w:id="820" w:author="Hamidreza Gharahi" w:date="2020-08-26T14:27:00Z">
            <w:rPr>
              <w:rFonts w:ascii="Cambria Math" w:hAnsi="Cambria Math"/>
              <w:color w:val="FF0000"/>
            </w:rPr>
            <m:t>D</m:t>
          </w:ins>
        </m:r>
      </m:oMath>
      <w:ins w:id="821" w:author="Hamidreza Gharahi" w:date="2020-08-26T14:27:00Z">
        <w:r w:rsidR="002335FF">
          <w:rPr>
            <w:color w:val="FF0000"/>
          </w:rPr>
          <w:t>,</w:t>
        </w:r>
        <w:r w:rsidR="002335FF" w:rsidRPr="00993EBA">
          <w:rPr>
            <w:color w:val="FF0000"/>
          </w:rPr>
          <w:t xml:space="preserve"> and the transmural pressure</w:t>
        </w:r>
        <w:r w:rsidR="002335FF">
          <w:rPr>
            <w:color w:val="FF0000"/>
          </w:rPr>
          <w:t xml:space="preserve"> </w:t>
        </w:r>
      </w:ins>
      <m:oMath>
        <m:sSub>
          <m:sSubPr>
            <m:ctrlPr>
              <w:ins w:id="822" w:author="Hamidreza Gharahi" w:date="2020-08-26T14:27:00Z">
                <w:rPr>
                  <w:rFonts w:ascii="Cambria Math" w:hAnsi="Cambria Math"/>
                  <w:i/>
                  <w:color w:val="FF0000"/>
                </w:rPr>
              </w:ins>
            </m:ctrlPr>
          </m:sSubPr>
          <m:e>
            <m:r>
              <w:ins w:id="823" w:author="Hamidreza Gharahi" w:date="2020-08-26T14:27:00Z">
                <w:rPr>
                  <w:rFonts w:ascii="Cambria Math" w:hAnsi="Cambria Math"/>
                  <w:color w:val="FF0000"/>
                </w:rPr>
                <m:t>p</m:t>
              </w:ins>
            </m:r>
          </m:e>
          <m:sub>
            <m:r>
              <w:ins w:id="824" w:author="Hamidreza Gharahi" w:date="2020-08-26T14:27:00Z">
                <w:rPr>
                  <w:rFonts w:ascii="Cambria Math" w:hAnsi="Cambria Math"/>
                  <w:color w:val="FF0000"/>
                </w:rPr>
                <m:t>tm</m:t>
              </w:ins>
            </m:r>
          </m:sub>
        </m:sSub>
      </m:oMath>
      <w:ins w:id="825" w:author="Hamidreza Gharahi" w:date="2020-08-26T14:27:00Z">
        <w:r w:rsidR="002335FF">
          <w:rPr>
            <w:color w:val="FF0000"/>
          </w:rPr>
          <w:t xml:space="preserve"> is </w:t>
        </w:r>
      </w:ins>
      <w:ins w:id="826" w:author="Hamidreza Gharahi" w:date="2020-08-26T14:28:00Z">
        <w:r w:rsidR="002335FF">
          <w:rPr>
            <w:color w:val="FF0000"/>
          </w:rPr>
          <w:t>implicitly integrated</w:t>
        </w:r>
      </w:ins>
      <w:ins w:id="827" w:author="Hamidreza Gharahi" w:date="2020-08-26T14:27:00Z">
        <w:r w:rsidR="002335FF">
          <w:rPr>
            <w:color w:val="FF0000"/>
          </w:rPr>
          <w:t xml:space="preserve"> in the mechanical equilibrium</w:t>
        </w:r>
      </w:ins>
      <w:ins w:id="828" w:author="Hamidreza Gharahi" w:date="2020-08-27T10:46:00Z">
        <w:r w:rsidR="00F17441">
          <w:rPr>
            <w:color w:val="FF0000"/>
          </w:rPr>
          <w:t xml:space="preserve"> equation</w:t>
        </w:r>
      </w:ins>
      <w:ins w:id="829" w:author="Hamidreza Gharahi" w:date="2020-08-26T11:02:00Z">
        <w:r w:rsidR="00F05F7C" w:rsidRPr="0095417E">
          <w:rPr>
            <w:color w:val="FF0000"/>
            <w:rPrChange w:id="830" w:author="Hamidreza Gharahi" w:date="2020-08-26T14:05:00Z">
              <w:rPr/>
            </w:rPrChange>
          </w:rPr>
          <w:t>.</w:t>
        </w:r>
      </w:ins>
      <w:ins w:id="831" w:author="Hamidreza Gharahi" w:date="2020-08-26T14:16:00Z">
        <w:r w:rsidR="00CA444F">
          <w:rPr>
            <w:color w:val="FF0000"/>
          </w:rPr>
          <w:t xml:space="preserve"> Furthermore, </w:t>
        </w:r>
      </w:ins>
      <w:del w:id="832" w:author="Hamidreza Gharahi" w:date="2020-08-26T14:16:00Z">
        <w:r w:rsidDel="00CA444F">
          <w:delText>W</w:delText>
        </w:r>
      </w:del>
      <w:ins w:id="833" w:author="Hamidreza Gharahi" w:date="2020-08-26T14:16:00Z">
        <w:r w:rsidR="00CA444F">
          <w:t>w</w:t>
        </w:r>
      </w:ins>
      <w:r>
        <w:t xml:space="preserve">e designed our model such that we could </w:t>
      </w:r>
      <w:r w:rsidR="00D3269F">
        <w:t>separate the myogenic control from the other control</w:t>
      </w:r>
      <w:r w:rsidR="00011991">
        <w:t xml:space="preserve"> mechanisms</w:t>
      </w:r>
      <w:r>
        <w:t>,</w:t>
      </w:r>
      <w:r w:rsidR="00C50540">
        <w:t xml:space="preserve"> </w:t>
      </w:r>
      <w:r w:rsidR="00502510">
        <w:t xml:space="preserve">to use </w:t>
      </w:r>
      <w:r w:rsidR="00C50540">
        <w:t xml:space="preserve">the </w:t>
      </w:r>
      <w:r w:rsidR="00502510">
        <w:t xml:space="preserve">available </w:t>
      </w:r>
      <w:r w:rsidR="00C50540">
        <w:t>myogenic pressure-diameter data</w:t>
      </w:r>
      <w:r w:rsidR="006A2965">
        <w:t>.</w:t>
      </w:r>
      <w:r w:rsidR="00DB1ADA">
        <w:t xml:space="preserve"> </w:t>
      </w:r>
      <w:r w:rsidR="006A2965" w:rsidRPr="00982E22">
        <w:t>In addition,</w:t>
      </w:r>
      <w:r w:rsidR="00064704" w:rsidRPr="00982E22">
        <w:t xml:space="preserve"> </w:t>
      </w:r>
      <w:r w:rsidR="006A2965" w:rsidRPr="00982E22">
        <w:t>we</w:t>
      </w:r>
      <w:r w:rsidR="004D7663" w:rsidRPr="00982E22">
        <w:t xml:space="preserve"> </w:t>
      </w:r>
      <w:r w:rsidR="00502510">
        <w:t>formulated</w:t>
      </w:r>
      <w:r w:rsidR="00DB1ADA" w:rsidRPr="00982E22">
        <w:t xml:space="preserve"> the shear-dependent and metabolic stimuli in terms of their deviation from a homeostatic value.</w:t>
      </w:r>
      <w:r w:rsidR="00D3269F">
        <w:t xml:space="preserve"> </w:t>
      </w:r>
      <w:r w:rsidR="00E33FFF">
        <w:t xml:space="preserve">This </w:t>
      </w:r>
      <w:r w:rsidR="00502510">
        <w:t>choice</w:t>
      </w:r>
      <w:r w:rsidR="00E33FFF">
        <w:t xml:space="preserve"> was </w:t>
      </w:r>
      <w:r w:rsidR="00E33FFF" w:rsidRPr="00982E22">
        <w:t xml:space="preserve">motivated by previous applications of constrained mixture models in the study of </w:t>
      </w:r>
      <w:r w:rsidR="006918B8" w:rsidRPr="00982E22">
        <w:t xml:space="preserve">long-term </w:t>
      </w:r>
      <w:r w:rsidR="00E33FFF" w:rsidRPr="00982E22">
        <w:t>active SMC</w:t>
      </w:r>
      <w:r w:rsidR="00502510">
        <w:t>-</w:t>
      </w:r>
      <w:r w:rsidR="00E33FFF" w:rsidRPr="00982E22">
        <w:t xml:space="preserve">mediated adaptations </w:t>
      </w:r>
      <w:r w:rsidR="00502510">
        <w:t>in cerebral</w:t>
      </w:r>
      <w:r w:rsidR="00E33FFF" w:rsidRPr="00982E22">
        <w:t xml:space="preserve"> vasospasm</w:t>
      </w:r>
      <w:r w:rsidR="00502510">
        <w:t>s</w:t>
      </w:r>
      <w:r w:rsidR="00E33FFF" w:rsidRPr="00982E22">
        <w:t xml:space="preserve"> </w:t>
      </w:r>
      <w:r w:rsidR="00E33FFF" w:rsidRPr="00982E22">
        <w:fldChar w:fldCharType="begin" w:fldLock="1"/>
      </w:r>
      <w:r w:rsidR="00625E74">
        <w:instrText>ADDIN CSL_CITATION {"citationItems":[{"id":"ITEM-1","itemData":{"DOI":"10.1007/s10439-007-9322-x","ISSN":"0090-6964, 1573-9686","abstract":"Cerebral vasospasm is a poorly understood clinical condition that appears to result from complex biochemical and biomechanical processes that manifest as yet another example of vascular growth and remodeling. We submit that mathematical modeling holds great promise to help synthesize diverse types of data and thereby to increase our understanding of vasospasm. Toward this ultimate goal, we present constitutive relations and parametric studies that illustrate the potential utility of a new theoretical framework that combines information on wall mechanics, hemodynamics, and chemical kinetics. In particular, we show that chemical and mechanical mediators of cellular and extracellular matrix turnover can differentially dominate the progression and resolution of vasospasm. Moreover, based on our simulations, endothelial damage can significantly alter the time-course and extent of vasospasm as can impairment of autoregulation. Although the present results are consistent with salient features of clinically reported vasospasm, and thus provide some new insight, we suggest that most importantly they reveal areas of pressing need with regard to the collection of additional experimental data. Without appropriate data, our understanding of cerebral vasospasm will remain incomplete.","author":[{"dropping-particle":"","family":"Baek","given":"S","non-dropping-particle":"","parse-names":false,"suffix":""},{"dropping-particle":"","family":"Valentín","given":"A","non-dropping-particle":"","parse-names":false,"suffix":""},{"dropping-particle":"","family":"Humphrey","given":"J D","non-dropping-particle":"","parse-names":false,"suffix":""}],"container-title":"Annals of Biomedical Engineering","id":"ITEM-1","issue":"9","issued":{"date-parts":[["2007","4","8"]]},"language":"en","page":"1498","title":"Biochemomechanics of Cerebral Vasospasm and its Resolution: II. Constitutive Relations and Model Simulations","type":"article-journal","volume":"35"},"uris":["http://www.mendeley.com/documents/?uuid=79ce8662-1e4b-4387-9a24-e768606ba1aa"]}],"mendeley":{"formattedCitation":"(10)","plainTextFormattedCitation":"(10)","previouslyFormattedCitation":"(10)"},"properties":{"noteIndex":0},"schema":"https://github.com/citation-style-language/schema/raw/master/csl-citation.json"}</w:instrText>
      </w:r>
      <w:r w:rsidR="00E33FFF" w:rsidRPr="00982E22">
        <w:fldChar w:fldCharType="separate"/>
      </w:r>
      <w:r w:rsidR="00625E74" w:rsidRPr="00625E74">
        <w:rPr>
          <w:noProof/>
        </w:rPr>
        <w:t>(10)</w:t>
      </w:r>
      <w:r w:rsidR="00E33FFF" w:rsidRPr="00982E22">
        <w:fldChar w:fldCharType="end"/>
      </w:r>
      <w:r w:rsidR="00E33FFF">
        <w:t xml:space="preserve">. </w:t>
      </w:r>
    </w:p>
    <w:p w14:paraId="10EB19D2" w14:textId="7BCFAB03" w:rsidR="002F1C50" w:rsidRPr="005274CB" w:rsidRDefault="002F1C50" w:rsidP="008A72D3">
      <w:pPr>
        <w:jc w:val="both"/>
      </w:pPr>
      <w:r>
        <w:t xml:space="preserve">In this work, we showed that our model captures the essential pressure-flow coronary autoregulation </w:t>
      </w:r>
      <w:r w:rsidR="00502510">
        <w:t>over a</w:t>
      </w:r>
      <w:r>
        <w:t xml:space="preserve"> pressure range of </w:t>
      </w:r>
      <w:r w:rsidR="00571E6B">
        <w:t>7</w:t>
      </w:r>
      <w:r>
        <w:t>0-140 mmHg (</w:t>
      </w:r>
      <w:r w:rsidRPr="00602452">
        <w:rPr>
          <w:b/>
          <w:bCs/>
        </w:rPr>
        <w:fldChar w:fldCharType="begin"/>
      </w:r>
      <w:r w:rsidRPr="00602452">
        <w:rPr>
          <w:b/>
          <w:bCs/>
        </w:rPr>
        <w:instrText xml:space="preserve"> REF _Ref21004028 \h </w:instrText>
      </w:r>
      <w:r>
        <w:rPr>
          <w:b/>
          <w:bCs/>
        </w:rPr>
        <w:instrText xml:space="preserve"> \* MERGEFORMAT </w:instrText>
      </w:r>
      <w:r w:rsidRPr="00602452">
        <w:rPr>
          <w:b/>
          <w:bCs/>
        </w:rPr>
      </w:r>
      <w:r w:rsidRPr="00602452">
        <w:rPr>
          <w:b/>
          <w:bCs/>
        </w:rPr>
        <w:fldChar w:fldCharType="separate"/>
      </w:r>
      <w:r w:rsidR="00925441" w:rsidRPr="00925441">
        <w:rPr>
          <w:b/>
          <w:bCs/>
        </w:rPr>
        <w:t>Fig</w:t>
      </w:r>
      <w:r w:rsidR="00EE6AE0">
        <w:rPr>
          <w:b/>
          <w:bCs/>
        </w:rPr>
        <w:t>.</w:t>
      </w:r>
      <w:r w:rsidR="00925441" w:rsidRPr="00925441">
        <w:rPr>
          <w:b/>
          <w:bCs/>
        </w:rPr>
        <w:t xml:space="preserve"> 9</w:t>
      </w:r>
      <w:r w:rsidRPr="00602452">
        <w:rPr>
          <w:b/>
          <w:bCs/>
        </w:rPr>
        <w:fldChar w:fldCharType="end"/>
      </w:r>
      <w:r w:rsidRPr="00B05EC9">
        <w:t>)</w:t>
      </w:r>
      <w:r>
        <w:t xml:space="preserve">. However, </w:t>
      </w:r>
      <w:r w:rsidR="00E82DBF">
        <w:t>our model showed larger deviations from experimental data for</w:t>
      </w:r>
      <w:r>
        <w:t xml:space="preserve"> lower coronary pressure</w:t>
      </w:r>
      <w:r w:rsidR="00C63746">
        <w:t>s</w:t>
      </w:r>
      <w:r>
        <w:t xml:space="preserve"> </w:t>
      </w:r>
      <w:r w:rsidR="00E82DBF">
        <w:t>(</w:t>
      </w:r>
      <w:r>
        <w:t>20-60 mmHg</w:t>
      </w:r>
      <w:r w:rsidR="00E82DBF">
        <w:t xml:space="preserve">). Over that pressure range, our model </w:t>
      </w:r>
      <w:r w:rsidR="00BC468B">
        <w:t xml:space="preserve">closely </w:t>
      </w:r>
      <w:r w:rsidR="00E82DBF">
        <w:t>followed the fully passive curve</w:t>
      </w:r>
      <w:r>
        <w:t xml:space="preserve">. </w:t>
      </w:r>
      <w:r w:rsidR="00C64420">
        <w:t xml:space="preserve">This behavior is explained by the patterns of active SMC </w:t>
      </w:r>
      <w:del w:id="834" w:author="Hamidreza Gharahi" w:date="2020-08-27T14:27:00Z">
        <w:r w:rsidR="00C64420" w:rsidDel="009060BB">
          <w:delText>tension</w:delText>
        </w:r>
      </w:del>
      <w:ins w:id="835" w:author="Hamidreza Gharahi" w:date="2020-08-27T14:27:00Z">
        <w:r w:rsidR="009060BB">
          <w:t>stress</w:t>
        </w:r>
      </w:ins>
      <w:r w:rsidR="00C64420">
        <w:t xml:space="preserve"> </w:t>
      </w:r>
      <w:r w:rsidR="00C64420" w:rsidRPr="00C64420">
        <w:rPr>
          <w:i/>
          <w:iCs/>
        </w:rPr>
        <w:t>S</w:t>
      </w:r>
      <w:r w:rsidR="00C64420">
        <w:t xml:space="preserve"> in </w:t>
      </w:r>
      <w:r w:rsidRPr="00090C50">
        <w:rPr>
          <w:b/>
          <w:bCs/>
        </w:rPr>
        <w:t>Fig</w:t>
      </w:r>
      <w:r>
        <w:rPr>
          <w:b/>
          <w:bCs/>
        </w:rPr>
        <w:t>.</w:t>
      </w:r>
      <w:r>
        <w:t xml:space="preserve"> </w:t>
      </w:r>
      <w:r w:rsidRPr="00C64215">
        <w:rPr>
          <w:b/>
          <w:bCs/>
        </w:rPr>
        <w:t>1</w:t>
      </w:r>
      <w:r>
        <w:rPr>
          <w:b/>
          <w:bCs/>
        </w:rPr>
        <w:t xml:space="preserve">0-E </w:t>
      </w:r>
      <w:r w:rsidRPr="0094007A">
        <w:t>and</w:t>
      </w:r>
      <w:r>
        <w:t xml:space="preserve"> </w:t>
      </w:r>
      <w:r>
        <w:rPr>
          <w:b/>
          <w:bCs/>
        </w:rPr>
        <w:t>F</w:t>
      </w:r>
      <w:r>
        <w:t xml:space="preserve">, </w:t>
      </w:r>
      <w:r w:rsidR="00C64420">
        <w:t>which revealed nearly no active tension in any vessels of the subendocardial tree and active tension present only in small arteries and large arterioles of the subepicardial tree.</w:t>
      </w:r>
      <w:r w:rsidR="008A72D3">
        <w:t xml:space="preserve"> This behavior suggests that the larger vessels of the subepicardial region do not </w:t>
      </w:r>
      <w:r>
        <w:t xml:space="preserve">play a significant role in coronary </w:t>
      </w:r>
      <w:r w:rsidR="003A7B89">
        <w:t>autoregulation</w:t>
      </w:r>
      <w:r>
        <w:t xml:space="preserve">. </w:t>
      </w:r>
    </w:p>
    <w:p w14:paraId="264A4317" w14:textId="6AC7E953" w:rsidR="002F1C50" w:rsidRDefault="002F1C50" w:rsidP="002F1C50">
      <w:pPr>
        <w:jc w:val="both"/>
      </w:pPr>
      <w:r>
        <w:t xml:space="preserve">Our model </w:t>
      </w:r>
      <w:r w:rsidR="001F7952">
        <w:t>produced different patterns of vessel</w:t>
      </w:r>
      <w:r>
        <w:t xml:space="preserve"> dilation and constriction </w:t>
      </w:r>
      <w:r w:rsidR="001F7952">
        <w:t xml:space="preserve">depending on vessel size and location within the </w:t>
      </w:r>
      <w:r>
        <w:t>myocardium</w:t>
      </w:r>
      <w:r w:rsidRPr="0094007A">
        <w:rPr>
          <w:b/>
          <w:bCs/>
        </w:rPr>
        <w:t xml:space="preserve"> </w:t>
      </w:r>
      <w:r w:rsidRPr="00247E1F">
        <w:t>(</w:t>
      </w:r>
      <w:r w:rsidR="00530E2F" w:rsidRPr="00530E2F">
        <w:rPr>
          <w:b/>
          <w:bCs/>
        </w:rPr>
        <w:fldChar w:fldCharType="begin"/>
      </w:r>
      <w:r w:rsidR="00530E2F" w:rsidRPr="00530E2F">
        <w:rPr>
          <w:b/>
          <w:bCs/>
        </w:rPr>
        <w:instrText xml:space="preserve"> REF _Ref21340568 \h </w:instrText>
      </w:r>
      <w:r w:rsidR="00530E2F">
        <w:rPr>
          <w:b/>
          <w:bCs/>
        </w:rPr>
        <w:instrText xml:space="preserve"> \* MERGEFORMAT </w:instrText>
      </w:r>
      <w:r w:rsidR="00530E2F" w:rsidRPr="00530E2F">
        <w:rPr>
          <w:b/>
          <w:bCs/>
        </w:rPr>
      </w:r>
      <w:r w:rsidR="00530E2F" w:rsidRPr="00530E2F">
        <w:rPr>
          <w:b/>
          <w:bCs/>
        </w:rPr>
        <w:fldChar w:fldCharType="separate"/>
      </w:r>
      <w:r w:rsidR="00530E2F" w:rsidRPr="00530E2F">
        <w:rPr>
          <w:b/>
          <w:bCs/>
        </w:rPr>
        <w:t xml:space="preserve">Figs. </w:t>
      </w:r>
      <w:r w:rsidR="00530E2F" w:rsidRPr="00530E2F">
        <w:rPr>
          <w:b/>
          <w:bCs/>
          <w:noProof/>
        </w:rPr>
        <w:t>11</w:t>
      </w:r>
      <w:r w:rsidR="00530E2F" w:rsidRPr="00530E2F">
        <w:rPr>
          <w:b/>
          <w:bCs/>
        </w:rPr>
        <w:fldChar w:fldCharType="end"/>
      </w:r>
      <w:r>
        <w:rPr>
          <w:b/>
          <w:bCs/>
        </w:rPr>
        <w:t xml:space="preserve">-A </w:t>
      </w:r>
      <w:r w:rsidRPr="0094007A">
        <w:t>and</w:t>
      </w:r>
      <w:r>
        <w:t xml:space="preserve"> </w:t>
      </w:r>
      <w:r>
        <w:rPr>
          <w:b/>
          <w:bCs/>
        </w:rPr>
        <w:t>B</w:t>
      </w:r>
      <w:r>
        <w:t xml:space="preserve">). </w:t>
      </w:r>
      <w:r w:rsidR="001F7952">
        <w:t>As pressure reduces</w:t>
      </w:r>
      <w:r>
        <w:t xml:space="preserve"> from baseline,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Pr>
          <w:rFonts w:eastAsiaTheme="minorEastAsia"/>
        </w:rPr>
        <w:t xml:space="preserve">=100 mmHg, </w:t>
      </w:r>
      <w:r w:rsidR="001F7952">
        <w:rPr>
          <w:rFonts w:eastAsiaTheme="minorEastAsia"/>
        </w:rPr>
        <w:t>towards</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Pr>
          <w:rFonts w:eastAsiaTheme="minorEastAsia"/>
        </w:rPr>
        <w:t xml:space="preserve">=20 mmHg, small and intermediate subendocardial arterioles first dilate and then constrict </w:t>
      </w:r>
      <w:r w:rsidRPr="00247E1F">
        <w:t>(</w:t>
      </w:r>
      <w:r w:rsidR="00DA1CBC" w:rsidRPr="00530E2F">
        <w:rPr>
          <w:b/>
          <w:bCs/>
        </w:rPr>
        <w:fldChar w:fldCharType="begin"/>
      </w:r>
      <w:r w:rsidR="00DA1CBC" w:rsidRPr="00530E2F">
        <w:rPr>
          <w:b/>
          <w:bCs/>
        </w:rPr>
        <w:instrText xml:space="preserve"> REF _Ref21340568 \h </w:instrText>
      </w:r>
      <w:r w:rsidR="00DA1CBC">
        <w:rPr>
          <w:b/>
          <w:bCs/>
        </w:rPr>
        <w:instrText xml:space="preserve"> \* MERGEFORMAT </w:instrText>
      </w:r>
      <w:r w:rsidR="00DA1CBC" w:rsidRPr="00530E2F">
        <w:rPr>
          <w:b/>
          <w:bCs/>
        </w:rPr>
      </w:r>
      <w:r w:rsidR="00DA1CBC" w:rsidRPr="00530E2F">
        <w:rPr>
          <w:b/>
          <w:bCs/>
        </w:rPr>
        <w:fldChar w:fldCharType="separate"/>
      </w:r>
      <w:r w:rsidR="00DA1CBC" w:rsidRPr="00530E2F">
        <w:rPr>
          <w:b/>
          <w:bCs/>
        </w:rPr>
        <w:t xml:space="preserve">Figs. </w:t>
      </w:r>
      <w:r w:rsidR="00DA1CBC" w:rsidRPr="00530E2F">
        <w:rPr>
          <w:b/>
          <w:bCs/>
          <w:noProof/>
        </w:rPr>
        <w:t>11</w:t>
      </w:r>
      <w:r w:rsidR="00DA1CBC" w:rsidRPr="00530E2F">
        <w:rPr>
          <w:b/>
          <w:bCs/>
        </w:rPr>
        <w:fldChar w:fldCharType="end"/>
      </w:r>
      <w:r>
        <w:rPr>
          <w:b/>
          <w:bCs/>
        </w:rPr>
        <w:t>-B</w:t>
      </w:r>
      <w:r>
        <w:t>)</w:t>
      </w:r>
      <w:r>
        <w:rPr>
          <w:rFonts w:eastAsiaTheme="minorEastAsia"/>
        </w:rPr>
        <w:t>. The initial dilation of the</w:t>
      </w:r>
      <w:r w:rsidR="001F7952">
        <w:rPr>
          <w:rFonts w:eastAsiaTheme="minorEastAsia"/>
        </w:rPr>
        <w:t>se</w:t>
      </w:r>
      <w:r>
        <w:rPr>
          <w:rFonts w:eastAsiaTheme="minorEastAsia"/>
        </w:rPr>
        <w:t xml:space="preserve"> vessels</w:t>
      </w:r>
      <w:r w:rsidR="001F7952">
        <w:rPr>
          <w:rFonts w:eastAsiaTheme="minorEastAsia"/>
        </w:rPr>
        <w:t xml:space="preserve"> </w:t>
      </w:r>
      <w:r>
        <w:rPr>
          <w:rFonts w:eastAsiaTheme="minorEastAsia"/>
        </w:rPr>
        <w:t xml:space="preserve">is </w:t>
      </w:r>
      <w:r w:rsidR="001F7952">
        <w:rPr>
          <w:rFonts w:eastAsiaTheme="minorEastAsia"/>
        </w:rPr>
        <w:t xml:space="preserve">driven by the </w:t>
      </w:r>
      <w:r>
        <w:rPr>
          <w:rFonts w:eastAsiaTheme="minorEastAsia"/>
        </w:rPr>
        <w:t xml:space="preserve">autoregulatory </w:t>
      </w:r>
      <w:r w:rsidR="001F7952">
        <w:rPr>
          <w:rFonts w:eastAsiaTheme="minorEastAsia"/>
        </w:rPr>
        <w:t>response</w:t>
      </w:r>
      <w:r>
        <w:rPr>
          <w:rFonts w:eastAsiaTheme="minorEastAsia"/>
        </w:rPr>
        <w:t xml:space="preserve"> as seen </w:t>
      </w:r>
      <w:r w:rsidR="004F7305">
        <w:rPr>
          <w:rFonts w:eastAsiaTheme="minorEastAsia"/>
        </w:rPr>
        <w:t>by</w:t>
      </w:r>
      <w:r>
        <w:rPr>
          <w:rFonts w:eastAsiaTheme="minorEastAsia"/>
        </w:rPr>
        <w:t xml:space="preserve"> a decrease in</w:t>
      </w:r>
      <w:r w:rsidR="008E5026">
        <w:rPr>
          <w:rFonts w:eastAsiaTheme="minorEastAsia"/>
        </w:rPr>
        <w:t xml:space="preserve"> activation</w:t>
      </w:r>
      <w:r>
        <w:rPr>
          <w:rFonts w:eastAsiaTheme="minorEastAsia"/>
        </w:rPr>
        <w:t xml:space="preserve"> </w:t>
      </w:r>
      <m:oMath>
        <m:r>
          <w:rPr>
            <w:rFonts w:ascii="Cambria Math" w:eastAsiaTheme="minorEastAsia" w:hAnsi="Cambria Math"/>
          </w:rPr>
          <m:t>A</m:t>
        </m:r>
      </m:oMath>
      <w:r>
        <w:rPr>
          <w:rFonts w:eastAsiaTheme="minorEastAsia"/>
        </w:rPr>
        <w:t xml:space="preserve"> </w:t>
      </w:r>
      <w:r w:rsidR="00CC5461">
        <w:rPr>
          <w:rFonts w:eastAsiaTheme="minorEastAsia"/>
        </w:rPr>
        <w:t xml:space="preserve">and active </w:t>
      </w:r>
      <w:r w:rsidR="001F7952">
        <w:rPr>
          <w:rFonts w:eastAsiaTheme="minorEastAsia"/>
        </w:rPr>
        <w:t xml:space="preserve">SMC </w:t>
      </w:r>
      <w:del w:id="836" w:author="Hamidreza Gharahi" w:date="2020-08-27T14:27:00Z">
        <w:r w:rsidR="00CC5461" w:rsidDel="009060BB">
          <w:rPr>
            <w:rFonts w:eastAsiaTheme="minorEastAsia"/>
          </w:rPr>
          <w:delText>tension</w:delText>
        </w:r>
      </w:del>
      <w:ins w:id="837" w:author="Hamidreza Gharahi" w:date="2020-08-27T14:27:00Z">
        <w:r w:rsidR="009060BB">
          <w:rPr>
            <w:rFonts w:eastAsiaTheme="minorEastAsia"/>
          </w:rPr>
          <w:t>stress</w:t>
        </w:r>
      </w:ins>
      <w:r w:rsidR="00CC5461">
        <w:rPr>
          <w:rFonts w:eastAsiaTheme="minorEastAsia"/>
        </w:rPr>
        <w:t xml:space="preserve"> </w:t>
      </w:r>
      <m:oMath>
        <m:r>
          <w:rPr>
            <w:rFonts w:ascii="Cambria Math" w:eastAsiaTheme="minorEastAsia" w:hAnsi="Cambria Math"/>
          </w:rPr>
          <m:t>S</m:t>
        </m:r>
      </m:oMath>
      <w:r w:rsidR="00CC5461">
        <w:rPr>
          <w:rFonts w:eastAsiaTheme="minorEastAsia"/>
        </w:rPr>
        <w:t xml:space="preserve"> </w:t>
      </w:r>
      <w:r w:rsidRPr="002D38F4">
        <w:rPr>
          <w:rFonts w:eastAsiaTheme="minorEastAsia"/>
        </w:rPr>
        <w:t>(</w:t>
      </w:r>
      <w:r w:rsidR="00754D06" w:rsidRPr="00754D06">
        <w:rPr>
          <w:b/>
          <w:bCs/>
        </w:rPr>
        <w:fldChar w:fldCharType="begin"/>
      </w:r>
      <w:r w:rsidR="00754D06" w:rsidRPr="00754D06">
        <w:rPr>
          <w:rFonts w:eastAsiaTheme="minorEastAsia"/>
          <w:b/>
          <w:bCs/>
        </w:rPr>
        <w:instrText xml:space="preserve"> REF _Ref21006791 \h </w:instrText>
      </w:r>
      <w:r w:rsidR="00754D06" w:rsidRPr="00754D06">
        <w:rPr>
          <w:b/>
          <w:bCs/>
        </w:rPr>
        <w:instrText xml:space="preserve"> \* MERGEFORMAT </w:instrText>
      </w:r>
      <w:r w:rsidR="00754D06" w:rsidRPr="00754D06">
        <w:rPr>
          <w:b/>
          <w:bCs/>
        </w:rPr>
      </w:r>
      <w:r w:rsidR="00754D06" w:rsidRPr="00754D06">
        <w:rPr>
          <w:b/>
          <w:bCs/>
        </w:rPr>
        <w:fldChar w:fldCharType="separate"/>
      </w:r>
      <w:r w:rsidR="00754D06" w:rsidRPr="00754D06">
        <w:rPr>
          <w:b/>
          <w:bCs/>
        </w:rPr>
        <w:t>Fig</w:t>
      </w:r>
      <w:r w:rsidR="00754D06">
        <w:rPr>
          <w:b/>
          <w:bCs/>
        </w:rPr>
        <w:t>s.</w:t>
      </w:r>
      <w:r w:rsidR="00754D06" w:rsidRPr="00754D06">
        <w:rPr>
          <w:b/>
          <w:bCs/>
        </w:rPr>
        <w:t xml:space="preserve"> </w:t>
      </w:r>
      <w:r w:rsidR="00754D06" w:rsidRPr="00754D06">
        <w:rPr>
          <w:b/>
          <w:bCs/>
          <w:noProof/>
        </w:rPr>
        <w:t>10</w:t>
      </w:r>
      <w:r w:rsidR="00754D06" w:rsidRPr="00754D06">
        <w:rPr>
          <w:b/>
          <w:bCs/>
        </w:rPr>
        <w:fldChar w:fldCharType="end"/>
      </w:r>
      <w:r>
        <w:rPr>
          <w:b/>
          <w:bCs/>
        </w:rPr>
        <w:t>-</w:t>
      </w:r>
      <w:r w:rsidR="00CC5461">
        <w:rPr>
          <w:b/>
          <w:bCs/>
        </w:rPr>
        <w:t xml:space="preserve">B </w:t>
      </w:r>
      <w:r w:rsidR="00CC5461" w:rsidRPr="00CC5461">
        <w:t>and</w:t>
      </w:r>
      <w:r w:rsidR="00CC5461">
        <w:t xml:space="preserve"> </w:t>
      </w:r>
      <w:r w:rsidR="00CC5461" w:rsidRPr="00CC5461">
        <w:rPr>
          <w:b/>
          <w:bCs/>
        </w:rPr>
        <w:t>F</w:t>
      </w:r>
      <w:r w:rsidRPr="007C6E8B">
        <w:t>)</w:t>
      </w:r>
      <w:r>
        <w:rPr>
          <w:rFonts w:eastAsiaTheme="minorEastAsia"/>
        </w:rPr>
        <w:t xml:space="preserve">. </w:t>
      </w:r>
      <w:r w:rsidR="001F7952">
        <w:rPr>
          <w:rFonts w:eastAsiaTheme="minorEastAsia"/>
        </w:rPr>
        <w:t>F</w:t>
      </w:r>
      <w:r>
        <w:rPr>
          <w:rFonts w:eastAsiaTheme="minorEastAsia"/>
        </w:rPr>
        <w:t xml:space="preserve">or </w:t>
      </w:r>
      <w:r w:rsidR="008E5026">
        <w:rPr>
          <w:rFonts w:eastAsiaTheme="minorEastAsia"/>
        </w:rPr>
        <w:t xml:space="preserve">coronary </w:t>
      </w:r>
      <w:r>
        <w:rPr>
          <w:rFonts w:eastAsiaTheme="minorEastAsia"/>
        </w:rPr>
        <w:t>pressure</w:t>
      </w:r>
      <w:r w:rsidR="008E5026">
        <w:rPr>
          <w:rFonts w:eastAsiaTheme="minorEastAsia"/>
        </w:rPr>
        <w:t xml:space="preserve">s </w:t>
      </w:r>
      <w:r w:rsidR="00FB626B">
        <w:rPr>
          <w:rFonts w:eastAsiaTheme="minorEastAsia"/>
        </w:rPr>
        <w:t xml:space="preserve">&lt;60 mmHg </w:t>
      </w:r>
      <w:r>
        <w:rPr>
          <w:rFonts w:eastAsiaTheme="minorEastAsia"/>
        </w:rPr>
        <w:t>all the dilatory capacity in these vessels is exhausted</w:t>
      </w:r>
      <w:r w:rsidR="00B8699B">
        <w:rPr>
          <w:rFonts w:eastAsiaTheme="minorEastAsia"/>
        </w:rPr>
        <w:t xml:space="preserve"> (</w:t>
      </w:r>
      <m:oMath>
        <m:r>
          <w:rPr>
            <w:rFonts w:ascii="Cambria Math" w:eastAsiaTheme="minorEastAsia" w:hAnsi="Cambria Math"/>
          </w:rPr>
          <m:t>A</m:t>
        </m:r>
      </m:oMath>
      <w:r w:rsidR="00B8699B" w:rsidRPr="00B8699B">
        <w:rPr>
          <w:rFonts w:eastAsiaTheme="minorEastAsia"/>
        </w:rPr>
        <w:t>~</w:t>
      </w:r>
      <m:oMath>
        <m:r>
          <w:rPr>
            <w:rFonts w:ascii="Cambria Math" w:eastAsiaTheme="minorEastAsia" w:hAnsi="Cambria Math"/>
          </w:rPr>
          <m:t>0</m:t>
        </m:r>
      </m:oMath>
      <w:r w:rsidR="00B8699B">
        <w:rPr>
          <w:rFonts w:eastAsiaTheme="minorEastAsia"/>
        </w:rPr>
        <w:t>)</w:t>
      </w:r>
      <w:r>
        <w:rPr>
          <w:rFonts w:eastAsiaTheme="minorEastAsia"/>
        </w:rPr>
        <w:t xml:space="preserve">, and the reduction in transmural pressure leads to </w:t>
      </w:r>
      <w:r w:rsidR="001F7952">
        <w:rPr>
          <w:rFonts w:eastAsiaTheme="minorEastAsia"/>
        </w:rPr>
        <w:t>passive constriction</w:t>
      </w:r>
      <w:r>
        <w:rPr>
          <w:rFonts w:eastAsiaTheme="minorEastAsia"/>
        </w:rPr>
        <w:t xml:space="preserve"> of these vessels. Similar trends can be </w:t>
      </w:r>
      <w:r w:rsidR="001F7952">
        <w:rPr>
          <w:rFonts w:eastAsiaTheme="minorEastAsia"/>
        </w:rPr>
        <w:t>observed</w:t>
      </w:r>
      <w:r>
        <w:rPr>
          <w:rFonts w:eastAsiaTheme="minorEastAsia"/>
        </w:rPr>
        <w:t xml:space="preserve"> for intermediate and small arterioles </w:t>
      </w:r>
      <w:r>
        <w:rPr>
          <w:rFonts w:eastAsiaTheme="minorEastAsia"/>
        </w:rPr>
        <w:lastRenderedPageBreak/>
        <w:t xml:space="preserve">in the subepicardial layer </w:t>
      </w:r>
      <w:r w:rsidRPr="00247E1F">
        <w:t>(</w:t>
      </w:r>
      <w:r w:rsidR="00700FE4" w:rsidRPr="00530E2F">
        <w:rPr>
          <w:b/>
          <w:bCs/>
        </w:rPr>
        <w:fldChar w:fldCharType="begin"/>
      </w:r>
      <w:r w:rsidR="00700FE4" w:rsidRPr="00530E2F">
        <w:rPr>
          <w:b/>
          <w:bCs/>
        </w:rPr>
        <w:instrText xml:space="preserve"> REF _Ref21340568 \h </w:instrText>
      </w:r>
      <w:r w:rsidR="00700FE4">
        <w:rPr>
          <w:b/>
          <w:bCs/>
        </w:rPr>
        <w:instrText xml:space="preserve"> \* MERGEFORMAT </w:instrText>
      </w:r>
      <w:r w:rsidR="00700FE4" w:rsidRPr="00530E2F">
        <w:rPr>
          <w:b/>
          <w:bCs/>
        </w:rPr>
      </w:r>
      <w:r w:rsidR="00700FE4" w:rsidRPr="00530E2F">
        <w:rPr>
          <w:b/>
          <w:bCs/>
        </w:rPr>
        <w:fldChar w:fldCharType="separate"/>
      </w:r>
      <w:r w:rsidR="00700FE4" w:rsidRPr="00530E2F">
        <w:rPr>
          <w:b/>
          <w:bCs/>
        </w:rPr>
        <w:t xml:space="preserve">Fig. </w:t>
      </w:r>
      <w:r w:rsidR="00700FE4" w:rsidRPr="00530E2F">
        <w:rPr>
          <w:b/>
          <w:bCs/>
          <w:noProof/>
        </w:rPr>
        <w:t>11</w:t>
      </w:r>
      <w:r w:rsidR="00700FE4" w:rsidRPr="00530E2F">
        <w:rPr>
          <w:b/>
          <w:bCs/>
        </w:rPr>
        <w:fldChar w:fldCharType="end"/>
      </w:r>
      <w:r w:rsidR="00700FE4">
        <w:rPr>
          <w:b/>
          <w:bCs/>
        </w:rPr>
        <w:t>-A</w:t>
      </w:r>
      <w:r>
        <w:t>)</w:t>
      </w:r>
      <w:r>
        <w:rPr>
          <w:rFonts w:eastAsiaTheme="minorEastAsia"/>
        </w:rPr>
        <w:t xml:space="preserve">. These vessels, however, always remain dilated compared to their baseline value </w:t>
      </w:r>
      <w:r w:rsidR="006B36FB">
        <w:rPr>
          <w:rFonts w:eastAsiaTheme="minorEastAsia"/>
        </w:rPr>
        <w:t>as</w:t>
      </w:r>
      <w:r>
        <w:rPr>
          <w:rFonts w:eastAsiaTheme="minorEastAsia"/>
        </w:rPr>
        <w:t xml:space="preserve"> the coronary pressure is decreased</w:t>
      </w:r>
      <w:r w:rsidR="00B23B2D">
        <w:rPr>
          <w:rFonts w:eastAsiaTheme="minorEastAsia"/>
        </w:rPr>
        <w:t xml:space="preserve"> to 20 mmHg</w:t>
      </w:r>
      <w:r>
        <w:rPr>
          <w:rFonts w:eastAsiaTheme="minorEastAsia"/>
        </w:rPr>
        <w:t>.</w:t>
      </w:r>
      <w:r>
        <w:t xml:space="preserve"> </w:t>
      </w:r>
    </w:p>
    <w:p w14:paraId="09FC8CDF" w14:textId="08E76765" w:rsidR="002F1C50" w:rsidRDefault="002F1C50" w:rsidP="002F1C50">
      <w:pPr>
        <w:jc w:val="both"/>
      </w:pPr>
      <w:r>
        <w:t>In addition, a</w:t>
      </w:r>
      <w:r w:rsidR="009C6657">
        <w:t>n</w:t>
      </w:r>
      <w:r>
        <w:t xml:space="preserve"> analysis of the size-dependent heterogeneity of the autoregulatory response in </w:t>
      </w:r>
      <w:r w:rsidR="00CA0190">
        <w:t>the</w:t>
      </w:r>
      <w:r w:rsidR="00DC2714">
        <w:t xml:space="preserve"> moderate </w:t>
      </w:r>
      <w:r w:rsidR="000B4221">
        <w:t xml:space="preserve">coronary </w:t>
      </w:r>
      <w:r w:rsidR="00DC2714">
        <w:t>pressure</w:t>
      </w:r>
      <w:r>
        <w:t xml:space="preserve"> </w:t>
      </w:r>
      <w:r w:rsidR="007D1D02">
        <w:t>r</w:t>
      </w:r>
      <w:r w:rsidR="00DC2714">
        <w:t>ange</w:t>
      </w:r>
      <w:r>
        <w:t xml:space="preserve"> (</w:t>
      </w:r>
      <w:r w:rsidR="00DC2714">
        <w:t>8</w:t>
      </w:r>
      <w:r>
        <w:t>0-1</w:t>
      </w:r>
      <w:r w:rsidR="00DC2714">
        <w:t>2</w:t>
      </w:r>
      <w:r>
        <w:t xml:space="preserve">0 mmHg) </w:t>
      </w:r>
      <w:r w:rsidR="00C95489">
        <w:t>reveals</w:t>
      </w:r>
      <w:r>
        <w:t xml:space="preserve"> that the intermediate and small arterioles </w:t>
      </w:r>
      <w:r w:rsidR="00FB0F18">
        <w:t>display</w:t>
      </w:r>
      <w:r>
        <w:t xml:space="preserve"> </w:t>
      </w:r>
      <w:r w:rsidR="00322330">
        <w:t xml:space="preserve">more pronounced </w:t>
      </w:r>
      <w:r w:rsidR="0007061E">
        <w:t>d</w:t>
      </w:r>
      <w:r>
        <w:t>iameter</w:t>
      </w:r>
      <w:r w:rsidR="0007061E">
        <w:t xml:space="preserve"> </w:t>
      </w:r>
      <w:r w:rsidR="00CA0190">
        <w:t>changes</w:t>
      </w:r>
      <w:r>
        <w:t xml:space="preserve"> in response </w:t>
      </w:r>
      <w:r w:rsidR="006948C7">
        <w:t xml:space="preserve">to </w:t>
      </w:r>
      <w:r w:rsidR="00D4377D">
        <w:t>perturbations</w:t>
      </w:r>
      <w:r>
        <w:t xml:space="preserve"> in coronary pressure, whereas larger vessels </w:t>
      </w:r>
      <w:r w:rsidR="00DC6296">
        <w:t>do</w:t>
      </w:r>
      <w:r>
        <w:t xml:space="preserve"> not </w:t>
      </w:r>
      <w:r w:rsidR="00CE175B">
        <w:t>display</w:t>
      </w:r>
      <w:r>
        <w:t xml:space="preserve"> similar variations </w:t>
      </w:r>
      <w:r w:rsidR="00C1461B" w:rsidRPr="00247E1F">
        <w:t>(</w:t>
      </w:r>
      <w:r w:rsidR="00C1461B" w:rsidRPr="00530E2F">
        <w:rPr>
          <w:b/>
          <w:bCs/>
        </w:rPr>
        <w:fldChar w:fldCharType="begin"/>
      </w:r>
      <w:r w:rsidR="00C1461B" w:rsidRPr="00530E2F">
        <w:rPr>
          <w:b/>
          <w:bCs/>
        </w:rPr>
        <w:instrText xml:space="preserve"> REF _Ref21340568 \h </w:instrText>
      </w:r>
      <w:r w:rsidR="00C1461B">
        <w:rPr>
          <w:b/>
          <w:bCs/>
        </w:rPr>
        <w:instrText xml:space="preserve"> \* MERGEFORMAT </w:instrText>
      </w:r>
      <w:r w:rsidR="00C1461B" w:rsidRPr="00530E2F">
        <w:rPr>
          <w:b/>
          <w:bCs/>
        </w:rPr>
      </w:r>
      <w:r w:rsidR="00C1461B" w:rsidRPr="00530E2F">
        <w:rPr>
          <w:b/>
          <w:bCs/>
        </w:rPr>
        <w:fldChar w:fldCharType="separate"/>
      </w:r>
      <w:r w:rsidR="00C1461B" w:rsidRPr="00530E2F">
        <w:rPr>
          <w:b/>
          <w:bCs/>
        </w:rPr>
        <w:t xml:space="preserve">Figs. </w:t>
      </w:r>
      <w:r w:rsidR="00C1461B" w:rsidRPr="00530E2F">
        <w:rPr>
          <w:b/>
          <w:bCs/>
          <w:noProof/>
        </w:rPr>
        <w:t>11</w:t>
      </w:r>
      <w:r w:rsidR="00C1461B" w:rsidRPr="00530E2F">
        <w:rPr>
          <w:b/>
          <w:bCs/>
        </w:rPr>
        <w:fldChar w:fldCharType="end"/>
      </w:r>
      <w:r w:rsidR="00C1461B">
        <w:rPr>
          <w:b/>
          <w:bCs/>
        </w:rPr>
        <w:t xml:space="preserve">-A </w:t>
      </w:r>
      <w:r w:rsidR="00C1461B" w:rsidRPr="0094007A">
        <w:t>and</w:t>
      </w:r>
      <w:r w:rsidR="00C1461B">
        <w:t xml:space="preserve"> </w:t>
      </w:r>
      <w:r w:rsidR="00C1461B">
        <w:rPr>
          <w:b/>
          <w:bCs/>
        </w:rPr>
        <w:t>B</w:t>
      </w:r>
      <w:r w:rsidR="00C1461B">
        <w:t xml:space="preserve">). </w:t>
      </w:r>
      <w:r w:rsidRPr="00140C2A">
        <w:t xml:space="preserve">Similar findings were reported </w:t>
      </w:r>
      <w:r w:rsidR="00A8036F">
        <w:t xml:space="preserve">in </w:t>
      </w:r>
      <w:r w:rsidR="009B3285">
        <w:rPr>
          <w:i/>
          <w:iCs/>
        </w:rPr>
        <w:t>in-vivo</w:t>
      </w:r>
      <w:r w:rsidR="00B414E1">
        <w:t xml:space="preserve"> </w:t>
      </w:r>
      <w:r w:rsidR="00A8036F">
        <w:t xml:space="preserve">epicardial coronary arterioles </w:t>
      </w:r>
      <w:r w:rsidR="00CA0190">
        <w:t>canine data</w:t>
      </w:r>
      <w:r w:rsidR="00A8036F">
        <w:t xml:space="preserve"> </w:t>
      </w:r>
      <w:r w:rsidR="00A8036F">
        <w:fldChar w:fldCharType="begin" w:fldLock="1"/>
      </w:r>
      <w:r w:rsidR="007A38C3">
        <w:instrText>ADDIN CSL_CITATION {"citationItems":[{"id":"ITEM-1","itemData":{"DOI":"10.1161/01.RES.66.5.1227","ISSN":"00097330","PMID":"2335023","abstract":"The goals of this study were to test the following hypothese: 1) Coronary autoregulatory adjustments to decreases in perfusion pressure occur primarily in coronary arterioles (&lt;150 μm in diameter). 2) Small coronary arteries (&gt;150 μm in diameter) can be recruited to participate in the autoregulatory adjustments as perfusion pressure is progressively lowered. 3) Small arterioles are the location of vasodilator reserve in the coronary microcirculation during hypoperfusion. Studies were performed in anesthetized open-chest dogs in which coronary perfusion pressures were reduced to 80, 60, 40, and 30 mm Hg. During reductions in coronary perfusion pressure, measurements were made of systemic hemodynamics, myocardial blood flow (radioactive microspheres), and coronary microvascular diameter. Arterial pressure and heart rate were largely unchanged during the experimental maneuvers. Measurements of microvascular diameters in the beating heart were performed during epi-illumination via a stroboscopic light source synchronized to the cardiac cycle using fluorescence intravital microscopy. Coronary autoregulatory adjustments were evident during reductions in perfusion pressure from control (96 mm Hg) to 80 and 60 mm Hg. Blood flow was unchanged from control, and active vasodilation of coronary arterioles was observed. At 80 mm Hg, only coronary arterioles dilated (4.4 ± 1.2%), whereas at 60 mm Hg both small arteries (4.9 ± 2.2%) and arterioles (6.9 ± 1.2%) demonstrated significant vasodilation (p &lt; 0.05). The magnitude of dilation (i.e., percent increase in diameter) was inversely related to the initial diameter; that is, the arterioles dilated to a greater extent, percentagewise, than the small arteries. At 40 mm Hg, myocardial blood flow decreased slightly from that under control conditions, but coronary arterioles dilated to a greater extent than at 60 mm Hg (8.1 ± 1.6%); yet, microvessels were incompletely vasodilated, because adenosine produced a further increase in microvessel diameter (12.5 ± 2.1%) (p &lt; 0.05). At a perfusion pressure of 30 mm Hg, arterioles demonstrated a decrease in vascular diameter (-0.2 ± 2.1%), which was reversed by adenosine (11.1 ± 3.1%). From these results we concluded the following: 1) Coronary autoregulatory adjustments involve primarily coronary arteriolar vessels, but small coronary arteries can be recruited to participate in the autoregulatory response. 2) The magnitude of vessel dilation appears to be inversely related to vasc…","author":[{"dropping-particle":"","family":"Chilian","given":"W. M.","non-dropping-particle":"","parse-names":false,"suffix":""},{"dropping-particle":"","family":"Layne","given":"S. M.","non-dropping-particle":"","parse-names":false,"suffix":""}],"container-title":"Circulation Research","id":"ITEM-1","issue":"5","issued":{"date-parts":[["1990"]]},"page":"1227-1238","title":"Coronary microvascular responses to reductions in perfusion pressure. Evidence for persistent arteriolar vasomotor tone during coronary hypoperfusion","type":"article-journal","volume":"66"},"uris":["http://www.mendeley.com/documents/?uuid=d5b7bf83-03bd-31f5-baf1-93c97a1f4e6b"]}],"mendeley":{"formattedCitation":"(16)","plainTextFormattedCitation":"(16)","previouslyFormattedCitation":"(16)"},"properties":{"noteIndex":0},"schema":"https://github.com/citation-style-language/schema/raw/master/csl-citation.json"}</w:instrText>
      </w:r>
      <w:r w:rsidR="00A8036F">
        <w:fldChar w:fldCharType="separate"/>
      </w:r>
      <w:r w:rsidR="00947402" w:rsidRPr="00947402">
        <w:rPr>
          <w:noProof/>
        </w:rPr>
        <w:t>(16)</w:t>
      </w:r>
      <w:r w:rsidR="00A8036F">
        <w:fldChar w:fldCharType="end"/>
      </w:r>
      <w:r w:rsidR="00611C64">
        <w:t>,</w:t>
      </w:r>
      <w:r w:rsidR="00A8036F">
        <w:t xml:space="preserve"> and </w:t>
      </w:r>
      <w:r w:rsidR="00CA0190">
        <w:t xml:space="preserve">feline and murine </w:t>
      </w:r>
      <w:r w:rsidRPr="00140C2A">
        <w:t>skeletal muscle</w:t>
      </w:r>
      <w:r w:rsidR="00AA16F3">
        <w:t xml:space="preserve"> arterioles</w:t>
      </w:r>
      <w:r w:rsidR="004329A5">
        <w:t xml:space="preserve"> </w:t>
      </w:r>
      <w:r>
        <w:fldChar w:fldCharType="begin" w:fldLock="1"/>
      </w:r>
      <w:r w:rsidR="003F6F36">
        <w:instrText>ADDIN CSL_CITATION {"citationItems":[{"id":"ITEM-1","itemData":{"DOI":"10.1111/j.1748-1716.1979.tb06487.x","ISSN":"1365201X","abstract":"The aim of the present study was to elucidate in some detail the characteristics of the intrinsic basal vascular tone in the adrenergically blocked skeletal muscle with regard to its extent and site along the vascular bed, its dependence on arterial pressure via static and dynamic transmural pressure stimuli, and its sensitivity to local metabolic influence. Basal tone, which apparently is of myogenic nature, was pronounced in 'proximal arterial vessels' (greater than 25 mmicrometer i.d.) and in the 'microvessels' (less than 25 micrometers), but low in 'large veins'. Its functional characteristics, however, were different in the 'proximal arterial vessels' and the 'microvessels'. Normal basal tone in the 'microvessels' thus seemed to be intimately dependent on the arterial blood pressure level and, at least partly, initiated by its static mean pressure distension effect as well as by its dynamic pulse pressure oscillations. It could be virtually abolished by a transmural pressure decrease applied at fast rate ('strong inhibitory dynamic transmural pressure stimulus'). Basal tone in the 'proximal arterial vessels', on the other hand, was little affected by arterial pressure and almost irresponsive to transmural pressure stimuli. Basal tone in the 'microvessels' was much more sensitive to metabolic stimuli than that in the 'proximal arterial vessels'. The present results, viewed in the light of some recent electrophysiological studies on vascular smooth muscle, suggest that smooth muscle in the 'microvessels' is mainly of the spike-generating type, whereas that in the 'proximal arterial vessels' seems to be of different nature, possibly of the non-spike-generating type","author":[{"dropping-particle":"","family":"Grände","given":"PO","non-dropping-particle":"","parse-names":false,"suffix":""},{"dropping-particle":"","family":"Borgström","given":"P","non-dropping-particle":"","parse-names":false,"suffix":""},{"dropping-particle":"","family":"Mellander","given":"S","non-dropping-particle":"","parse-names":false,"suffix":""}],"container-title":"Acta Physiologica Scandinavica","id":"ITEM-1","issue":"4","issued":{"date-parts":[["1979"]]},"page":"365-376","title":"On the nature of basal vascular tone in cat skeletal muscle and its dependence on transmural pressure stimuli","type":"article-journal","volume":"107"},"uris":["http://www.mendeley.com/documents/?uuid=bec2cf92-b071-322e-a0cc-9065d3e61363"]},{"id":"ITEM-2","itemData":{"ISSN":"0009-7330","PMID":"3594758","abstract":"Microvascular reactions to increases in intravascular pressure were studied in the cremaster muscle of the anesthetized rat by enclosing the animal in an airtight box with the muscle exteriorized for observation of the microcirculation. Since the cremaster was exposed to atmospheric pressure, increasing pressure within the box produced equal increases in arterial and venous pressures. Thus, intravascular pressure was altered without affecting the pressure gradient for blood flow. Raising box pressure had no effect on respiration or heart rate and did not change the systemic activity of the sympathetic system, angiotensin II, or vasopressin. Diameters and flows were measured for first (107 +/- 3 micron, mean +/- SEM), second (87 +/- 5), third (29 +/- 2), and fourth (15 +/- 2) order arterioles during increases in intravascular pressure of +10, +20, and +30 mm Hg. No significant changes in the diameters of first or second order arterioles were elicited when pressure was increased. However, when box pressure was increased to +10, +20, or +30 mm Hg, a sustained constriction occurred in third (29%, 45%, and 63%, respectively) and fourth (5%, 38%, and 57%, respectively) order arterioles. Blood flow was significantly reduced in all arterioles, and perivascular PO2 was decreased adjacent to third and fourth order arterioles. Furthermore, the third order arteriole constrictor response was not abolished by local alpha-receptor blockade (phentolamine), indicating that it was not mediated by a local sympathetic axon reflex. Collectively, these data indicate that a potent, non-neural, pressure-dependent mechanism for vasoregulation is present in small arterioles of the cremaster. The sustained constriction in the presence of reduced blood flow and reduced periarteriolar oxygen tension indicates that the vascular response is independent of and capable of overriding flow-dependent (i.e., metabolic) control in resting skeletal muscle. The observations are compatible with the operation of a powerful myogenic mechanism in small arterioles.","author":[{"dropping-particle":"","family":"Meininger","given":"G A","non-dropping-particle":"","parse-names":false,"suffix":""},{"dropping-particle":"","family":"Mack","given":"C A","non-dropping-particle":"","parse-names":false,"suffix":""},{"dropping-particle":"","family":"Fehr","given":"K L","non-dropping-particle":"","parse-names":false,"suffix":""},{"dropping-particle":"","family":"Bohlen","given":"H G","non-dropping-particle":"","parse-names":false,"suffix":""}],"container-title":"Circulation research","id":"ITEM-2","issue":"6","issued":{"date-parts":[["1987","6"]]},"page":"861-70","title":"Myogenic vasoregulation overrides local metabolic control in resting rat skeletal muscle.","type":"article-journal","volume":"60"},"uris":["http://www.mendeley.com/documents/?uuid=f792a7b4-7bda-31cd-8cc6-0dfd25c6c4a3"]}],"mendeley":{"formattedCitation":"(31, 60)","plainTextFormattedCitation":"(31, 60)","previouslyFormattedCitation":"(31, 59)"},"properties":{"noteIndex":0},"schema":"https://github.com/citation-style-language/schema/raw/master/csl-citation.json"}</w:instrText>
      </w:r>
      <w:r>
        <w:fldChar w:fldCharType="separate"/>
      </w:r>
      <w:r w:rsidR="003F6F36" w:rsidRPr="003F6F36">
        <w:rPr>
          <w:noProof/>
        </w:rPr>
        <w:t>(31, 60)</w:t>
      </w:r>
      <w:r>
        <w:fldChar w:fldCharType="end"/>
      </w:r>
      <w:r w:rsidR="004329A5">
        <w:t xml:space="preserve">, </w:t>
      </w:r>
      <w:r w:rsidR="00356095" w:rsidRPr="00140C2A">
        <w:t>where the proximal vessel</w:t>
      </w:r>
      <w:r w:rsidR="004A5A70">
        <w:t xml:space="preserve"> diameters</w:t>
      </w:r>
      <w:r w:rsidR="00356095" w:rsidRPr="00140C2A">
        <w:t xml:space="preserve"> </w:t>
      </w:r>
      <w:r w:rsidR="00356095">
        <w:t>were</w:t>
      </w:r>
      <w:r w:rsidR="00356095" w:rsidRPr="00140C2A">
        <w:t xml:space="preserve"> almost irresponsive to pressure changes</w:t>
      </w:r>
      <w:r w:rsidRPr="00140C2A">
        <w:t>.</w:t>
      </w:r>
      <w:r>
        <w:t xml:space="preserve"> The response of small arteries and large arterioles to changes in coronary pressure, however, is better understood in terms of the wall shear stress. Our results </w:t>
      </w:r>
      <w:r w:rsidR="00B87276">
        <w:t>demonstrate</w:t>
      </w:r>
      <w:r w:rsidR="004D7E85">
        <w:t>d</w:t>
      </w:r>
      <w:r>
        <w:t xml:space="preserve"> that wall shear stress is regulated over a range of pressures (80-120 mmHg) at the level of arteries and large arterioles (</w:t>
      </w:r>
      <w:r w:rsidR="0066499C" w:rsidRPr="00754D06">
        <w:rPr>
          <w:b/>
          <w:bCs/>
        </w:rPr>
        <w:fldChar w:fldCharType="begin"/>
      </w:r>
      <w:r w:rsidR="0066499C" w:rsidRPr="00754D06">
        <w:rPr>
          <w:rFonts w:eastAsiaTheme="minorEastAsia"/>
          <w:b/>
          <w:bCs/>
        </w:rPr>
        <w:instrText xml:space="preserve"> REF _Ref21006791 \h </w:instrText>
      </w:r>
      <w:r w:rsidR="0066499C" w:rsidRPr="00754D06">
        <w:rPr>
          <w:b/>
          <w:bCs/>
        </w:rPr>
        <w:instrText xml:space="preserve"> \* MERGEFORMAT </w:instrText>
      </w:r>
      <w:r w:rsidR="0066499C" w:rsidRPr="00754D06">
        <w:rPr>
          <w:b/>
          <w:bCs/>
        </w:rPr>
      </w:r>
      <w:r w:rsidR="0066499C" w:rsidRPr="00754D06">
        <w:rPr>
          <w:b/>
          <w:bCs/>
        </w:rPr>
        <w:fldChar w:fldCharType="separate"/>
      </w:r>
      <w:r w:rsidR="0066499C" w:rsidRPr="00754D06">
        <w:rPr>
          <w:b/>
          <w:bCs/>
        </w:rPr>
        <w:t>Fig</w:t>
      </w:r>
      <w:r w:rsidR="0066499C">
        <w:rPr>
          <w:b/>
          <w:bCs/>
        </w:rPr>
        <w:t>s.</w:t>
      </w:r>
      <w:r w:rsidR="0066499C" w:rsidRPr="00754D06">
        <w:rPr>
          <w:b/>
          <w:bCs/>
        </w:rPr>
        <w:t xml:space="preserve"> </w:t>
      </w:r>
      <w:r w:rsidR="0066499C" w:rsidRPr="00754D06">
        <w:rPr>
          <w:b/>
          <w:bCs/>
          <w:noProof/>
        </w:rPr>
        <w:t>10</w:t>
      </w:r>
      <w:r w:rsidR="0066499C" w:rsidRPr="00754D06">
        <w:rPr>
          <w:b/>
          <w:bCs/>
        </w:rPr>
        <w:fldChar w:fldCharType="end"/>
      </w:r>
      <w:r w:rsidRPr="000829B1">
        <w:t>-</w:t>
      </w:r>
      <w:r>
        <w:rPr>
          <w:b/>
          <w:bCs/>
        </w:rPr>
        <w:t>C</w:t>
      </w:r>
      <w:r>
        <w:t xml:space="preserve"> and </w:t>
      </w:r>
      <w:r>
        <w:rPr>
          <w:b/>
          <w:bCs/>
        </w:rPr>
        <w:t>D</w:t>
      </w:r>
      <w:r>
        <w:t xml:space="preserve">), whereas wall shear stress is not regulated in smaller vessels. Similar observations were reported in </w:t>
      </w:r>
      <w:r w:rsidR="001E7CCA">
        <w:rPr>
          <w:i/>
          <w:iCs/>
        </w:rPr>
        <w:t xml:space="preserve">in-vivo </w:t>
      </w:r>
      <w:r>
        <w:t xml:space="preserve">experimental </w:t>
      </w:r>
      <w:r w:rsidR="007127E9">
        <w:t>observations</w:t>
      </w:r>
      <w:r>
        <w:t xml:space="preserve"> </w:t>
      </w:r>
      <w:r w:rsidR="007127E9">
        <w:t>on</w:t>
      </w:r>
      <w:r w:rsidR="0034146E">
        <w:t xml:space="preserve"> canine coronar</w:t>
      </w:r>
      <w:r w:rsidR="00CA0190">
        <w:t>y vessels</w:t>
      </w:r>
      <w:r>
        <w:t xml:space="preserve"> </w:t>
      </w:r>
      <w:r>
        <w:fldChar w:fldCharType="begin" w:fldLock="1"/>
      </w:r>
      <w:r w:rsidR="003F6F36">
        <w:instrText>ADDIN CSL_CITATION {"citationItems":[{"id":"ITEM-1","itemData":{"abstract":"Background-Physical forces, such as pressure and flow, are well known to affect vascular function in the coronary circulation. Increases in shear stress produce vasodilation in coronary arterioles in vitro, and constant-flow preparations suggest a role for shear stress-induced vasodilation during adjustments to metabolic demand in vivo. Hypothetically, the regulation of shear stress can be viewed as a negative feedback control scheme (increased velocity 3 increased shear 3 vasodilation 3 decreased velocity 3 shear normalized). Therefore, we hypothesized that shear stress would be at least partially regulated during conditions of elevated flow. Methods and Results-We used fluorescence microangiography to measure microvascular diameters and velocities in the coronary circulation in vivo and used these variables to calculate shear stress. Measurements were obtained under basal conditions, during maximal coronary blood flow, and after inhibition of NO synthase. Basal shear stress in the coronary circulation averaged 10 dyn/cm 2 in small arteries and 19 dyn/cm 2 in arterioles. Regulation of shear stress was observed in small arteries during adenosine-induced increases in coronary blood flow, but arterioles showed minimal regulation. NO synthase blockade had no effect on basal shear stress but completely abolished its regulation in small arteries during vasodilation. Conclusions-Our data provide the first quantitative estimates of microvascular shear stress in the coronary circulation. Moreover, our results suggest that shear stress in small coronary arteries is regulated by NO release from the endothelium. (Circulation. 1999;100:1555-1561.)","author":[{"dropping-particle":"","family":"Stepp","given":"David W","non-dropping-particle":"","parse-names":false,"suffix":""},{"dropping-particle":"","family":"Nishikawa","given":"Yasuhiro","non-dropping-particle":"","parse-names":false,"suffix":""},{"dropping-particle":"","family":"Chilian","given":"William M","non-dropping-particle":"","parse-names":false,"suffix":""}],"id":"ITEM-1","issued":{"date-parts":[["1999"]]},"title":"Regulation of Shear Stress in the Canine Coronary Microcirculation","type":"report"},"uris":["http://www.mendeley.com/documents/?uuid=f124df5d-36f4-3839-8a17-72a16ab14779"]}],"mendeley":{"formattedCitation":"(77)","plainTextFormattedCitation":"(77)","previouslyFormattedCitation":"(76)"},"properties":{"noteIndex":0},"schema":"https://github.com/citation-style-language/schema/raw/master/csl-citation.json"}</w:instrText>
      </w:r>
      <w:r>
        <w:fldChar w:fldCharType="separate"/>
      </w:r>
      <w:r w:rsidR="003F6F36" w:rsidRPr="003F6F36">
        <w:rPr>
          <w:noProof/>
        </w:rPr>
        <w:t>(77)</w:t>
      </w:r>
      <w:r>
        <w:fldChar w:fldCharType="end"/>
      </w:r>
      <w:r>
        <w:t>.</w:t>
      </w:r>
      <w:r w:rsidRPr="00AD5FE2">
        <w:t xml:space="preserve"> </w:t>
      </w:r>
    </w:p>
    <w:p w14:paraId="38B4ED60" w14:textId="5BCCE552" w:rsidR="002F1C50" w:rsidRDefault="004140E4" w:rsidP="002F1C50">
      <w:pPr>
        <w:jc w:val="both"/>
      </w:pPr>
      <w:r>
        <w:t>W</w:t>
      </w:r>
      <w:r w:rsidR="002018AE">
        <w:t xml:space="preserve">e </w:t>
      </w:r>
      <w:r>
        <w:t>demonstrated our autoregulation model in two different application examples: 1) responses to drops in epicardial pressure and 2) responses to adenosine and L-NAME infusion.</w:t>
      </w:r>
      <w:r w:rsidR="007D4900">
        <w:t xml:space="preserve"> </w:t>
      </w:r>
      <w:r>
        <w:t>The</w:t>
      </w:r>
      <w:r w:rsidR="002F1C50">
        <w:t xml:space="preserve"> first </w:t>
      </w:r>
      <w:r w:rsidR="00043491">
        <w:t xml:space="preserve">application </w:t>
      </w:r>
      <w:r w:rsidR="00395A77">
        <w:t>example</w:t>
      </w:r>
      <w:r w:rsidR="002F1C50">
        <w:t xml:space="preserve"> show</w:t>
      </w:r>
      <w:r w:rsidR="005E3D99">
        <w:t>ed</w:t>
      </w:r>
      <w:r w:rsidR="002F1C50">
        <w:t xml:space="preserve"> reasonable agreement between simulation </w:t>
      </w:r>
      <w:r>
        <w:t>and</w:t>
      </w:r>
      <w:r w:rsidR="002F1C50">
        <w:t xml:space="preserve"> experimental data</w:t>
      </w:r>
      <w:r>
        <w:t>.</w:t>
      </w:r>
      <w:r w:rsidR="002F1C50">
        <w:t xml:space="preserve"> </w:t>
      </w:r>
      <w:r w:rsidR="002F1C50" w:rsidRPr="000107D0">
        <w:fldChar w:fldCharType="begin"/>
      </w:r>
      <w:r w:rsidR="002F1C50" w:rsidRPr="000107D0">
        <w:instrText xml:space="preserve"> REF _Ref21006963 \h  \* MERGEFORMAT </w:instrText>
      </w:r>
      <w:r w:rsidR="002F1C50" w:rsidRPr="000107D0">
        <w:fldChar w:fldCharType="separate"/>
      </w:r>
      <w:r w:rsidR="00925441" w:rsidRPr="00925441">
        <w:rPr>
          <w:b/>
          <w:bCs/>
        </w:rPr>
        <w:t>Figure 12</w:t>
      </w:r>
      <w:r w:rsidR="002F1C50" w:rsidRPr="000107D0">
        <w:fldChar w:fldCharType="end"/>
      </w:r>
      <w:r w:rsidR="002F1C50">
        <w:t xml:space="preserve"> shows that a severe reduction in pressure (e.g., severe stenosis) leads to </w:t>
      </w:r>
      <w:r>
        <w:t>a 20% diameter reduction of</w:t>
      </w:r>
      <w:r w:rsidR="002F1C50">
        <w:t xml:space="preserve"> </w:t>
      </w:r>
      <w:r>
        <w:t xml:space="preserve">the </w:t>
      </w:r>
      <w:r w:rsidR="002F1C50">
        <w:t xml:space="preserve">proximal </w:t>
      </w:r>
      <w:r>
        <w:t xml:space="preserve">subendocardium </w:t>
      </w:r>
      <w:r w:rsidR="002F1C50">
        <w:t xml:space="preserve">vessels, rendering this layer susceptible to ischemia </w:t>
      </w:r>
      <w:r w:rsidR="002F1C50">
        <w:fldChar w:fldCharType="begin" w:fldLock="1"/>
      </w:r>
      <w:r w:rsidR="00625E74">
        <w:instrText>ADDIN CSL_CITATION {"citationItems":[{"id":"ITEM-1","itemData":{"DOI":"10.1152/ajpheart.00473.2010","ISSN":"03636135","abstract":"Myocardial ischemia is transmurally heterogeneous where the subendocardium is at higher risk. Stenosis induces reduced perfusion pressure, blood flow redistribution away from the subendocardium, and consequent subendocardial vulnerability. We propose that the flow redistribution stems from the higher compliance of the subendocardial vasculature. This new paradigm was tested using network flow simulation based on measured coronary anatomy, vessel flow and mechanics, and myocardium-vessel interactions. Flow redistribution was quantified by the relative change in the subendocardial-to-subepicardial perfusion ratio under a 60-mmHg perfusion pressure reduction. Myocardial contraction was found to induce the following: 1) more compressive loading and subsequent lower transvascular pressure in deeper vessels, 2) consequent higher compliance of the subendocardial vasculature, and 3) substantial flow redistribution, i.e., a 20% drop in the subendocardial-to-subepicardial flow ratio under the prescribed reduction in perfusion pressure. This flow redistribution was found to occur primarily because the vessel compliance is nonlinear (pressure dependent). The observed thinner subendocardial vessel walls were predicted to induce a higher compliance of the subendocardial vasculature and greater flow redistribution. Subendocardial perfusion was predicted to improve with a reduction of either heart rate or left ventricular pressure under low perfusion pressure. In conclusion, subendocardial vulnerability to a acute reduction in perfusion pressure stems primarily from differences in vascular compliance induced by transmural differences in both extravascular loading and vessel wall thickness. Subendocardial ischemia can be improved by a reduction of heart rate and left ventricular pressure.","author":[{"dropping-particle":"","family":"Algranati","given":"D.","non-dropping-particle":"","parse-names":false,"suffix":""},{"dropping-particle":"","family":"Kassab","given":"G. S.","non-dropping-particle":"","parse-names":false,"suffix":""},{"dropping-particle":"","family":"Lanir","given":"Y.","non-dropping-particle":"","parse-names":false,"suffix":""}],"container-title":"American Journal of Physiology - Heart and Circulatory Physiology","id":"ITEM-1","issue":"3","issued":{"date-parts":[["2011","3"]]},"title":"Why is the subendocardium more vulnerable to ischemia? A new paradigm","type":"article-journal","volume":"300"},"uris":["http://www.mendeley.com/documents/?uuid=fffdc008-c193-360a-88c8-1d64b29b61ea"]}],"mendeley":{"formattedCitation":"(4)","plainTextFormattedCitation":"(4)","previouslyFormattedCitation":"(4)"},"properties":{"noteIndex":0},"schema":"https://github.com/citation-style-language/schema/raw/master/csl-citation.json"}</w:instrText>
      </w:r>
      <w:r w:rsidR="002F1C50">
        <w:fldChar w:fldCharType="separate"/>
      </w:r>
      <w:r w:rsidR="00625E74" w:rsidRPr="00625E74">
        <w:rPr>
          <w:noProof/>
        </w:rPr>
        <w:t>(4)</w:t>
      </w:r>
      <w:r w:rsidR="002F1C50">
        <w:fldChar w:fldCharType="end"/>
      </w:r>
      <w:r w:rsidR="002F1C50">
        <w:t>. This vulnerability was also evident in the redistribution of flow towards subepicardial layer in the pressure reductions &lt;</w:t>
      </w:r>
      <w:r>
        <w:t>60</w:t>
      </w:r>
      <w:r w:rsidR="002F1C50">
        <w:t xml:space="preserve"> mmHg as shown in </w:t>
      </w:r>
      <w:r w:rsidR="002F1C50" w:rsidRPr="000107D0">
        <w:fldChar w:fldCharType="begin"/>
      </w:r>
      <w:r w:rsidR="002F1C50" w:rsidRPr="000107D0">
        <w:instrText xml:space="preserve"> REF _Ref21006963 \h  \* MERGEFORMAT </w:instrText>
      </w:r>
      <w:r w:rsidR="002F1C50" w:rsidRPr="000107D0">
        <w:fldChar w:fldCharType="separate"/>
      </w:r>
      <w:r w:rsidR="00925441" w:rsidRPr="00925441">
        <w:rPr>
          <w:b/>
          <w:bCs/>
        </w:rPr>
        <w:t>Fig</w:t>
      </w:r>
      <w:r w:rsidR="00EE6AE0">
        <w:rPr>
          <w:b/>
          <w:bCs/>
        </w:rPr>
        <w:t>.</w:t>
      </w:r>
      <w:r w:rsidR="00925441" w:rsidRPr="00925441">
        <w:rPr>
          <w:b/>
          <w:bCs/>
        </w:rPr>
        <w:t xml:space="preserve"> 12</w:t>
      </w:r>
      <w:r w:rsidR="002F1C50" w:rsidRPr="000107D0">
        <w:fldChar w:fldCharType="end"/>
      </w:r>
      <w:r w:rsidR="002F1C50" w:rsidRPr="00D10579">
        <w:t>.</w:t>
      </w:r>
      <w:r w:rsidR="002F1C50">
        <w:t xml:space="preserve"> Finally, </w:t>
      </w:r>
      <w:r w:rsidR="005E3A4F">
        <w:t>o</w:t>
      </w:r>
      <w:r w:rsidR="002F1C50">
        <w:t xml:space="preserve">ur model was able to capture the experimental trends </w:t>
      </w:r>
      <w:r w:rsidR="005E3A4F">
        <w:t>following adenosine and L-NAME infusion report</w:t>
      </w:r>
      <w:r w:rsidR="002F1C50">
        <w:t xml:space="preserve">ed in </w:t>
      </w:r>
      <w:r w:rsidR="002F1C50">
        <w:fldChar w:fldCharType="begin" w:fldLock="1"/>
      </w:r>
      <w:r w:rsidR="003F6F36">
        <w:instrText>ADDIN CSL_CITATION {"citationItems":[{"id":"ITEM-1","itemData":{"DOI":"10.1161/01.CIR.91.6.1807","ISSN":"0009-7322","abstract":"Background The purpose of this study was to test the hypothesis that endothelium-derived nitric oxide (NO) participates in coronary microvascular responses to adenosine and pacing-induced increases in metabolic demand by maintaining an optimal distribution of coronary resistance. Methods and Results Coronary microvascular diameters were measured by stroboscopic epi-illumination and intravital microscopy in open-chest dogs (n=20). Epicardial coronary blood velocity (CBV) was measured by Doppler flowmetry. Responses to adenosine (1 and 10 μg · kg−1 · min−1 IC) and left atrial pacing (180 beats per minute) were recorded before and after inhibition of NO synthesis by NG-nitro-l-arginine methyl ester (L-NAME, 30 μg · kg−1 · min−1 IC). At baseline, adenosine dilated arterioles (&lt;100 μm) (11±4% and 25±3% diameter changes, P&lt;.05) more than small arteries (&gt;100 μm) (−4±6% and 7±3%, P&lt;.05 for the higher dose) and increased CBV (43±31% and 118±25%, P&lt;.05). Left atrial pacing dilated arterioles (12±2%, P&lt;.05) and sma...","author":[{"dropping-particle":"","family":"Jones","given":"Christopher J. H.","non-dropping-particle":"","parse-names":false,"suffix":""},{"dropping-particle":"","family":"Kuo","given":"Lih","non-dropping-particle":"","parse-names":false,"suffix":""},{"dropping-particle":"","family":"Davis","given":"Michael J.","non-dropping-particle":"","parse-names":false,"suffix":""},{"dropping-particle":"V.","family":"DeFily","given":"David","non-dropping-particle":"","parse-names":false,"suffix":""},{"dropping-particle":"","family":"Chilian","given":"William M.","non-dropping-particle":"","parse-names":false,"suffix":""}],"container-title":"Circulation","id":"ITEM-1","issue":"6","issued":{"date-parts":[["1995","3","15"]]},"page":"1807-1813","publisher":"Lippincott Williams &amp; Wilkins","title":"Role of Nitric Oxide in the Coronary Microvascular Responses to Adenosine and Increased Metabolic Demand","type":"article-journal","volume":"91"},"uris":["http://www.mendeley.com/documents/?uuid=2825c325-aaea-3160-a32f-30d7c4757820"]}],"mendeley":{"formattedCitation":"(40)","plainTextFormattedCitation":"(40)","previouslyFormattedCitation":"(39)"},"properties":{"noteIndex":0},"schema":"https://github.com/citation-style-language/schema/raw/master/csl-citation.json"}</w:instrText>
      </w:r>
      <w:r w:rsidR="002F1C50">
        <w:fldChar w:fldCharType="separate"/>
      </w:r>
      <w:r w:rsidR="003F6F36" w:rsidRPr="003F6F36">
        <w:rPr>
          <w:noProof/>
        </w:rPr>
        <w:t>(40)</w:t>
      </w:r>
      <w:r w:rsidR="002F1C50">
        <w:fldChar w:fldCharType="end"/>
      </w:r>
      <w:r w:rsidR="005E3A4F">
        <w:t xml:space="preserve"> (</w:t>
      </w:r>
      <w:r w:rsidR="005E3A4F" w:rsidRPr="005E3D99">
        <w:rPr>
          <w:b/>
          <w:bCs/>
        </w:rPr>
        <w:fldChar w:fldCharType="begin"/>
      </w:r>
      <w:r w:rsidR="005E3A4F" w:rsidRPr="005E3D99">
        <w:rPr>
          <w:b/>
          <w:bCs/>
        </w:rPr>
        <w:instrText xml:space="preserve"> REF _Ref21007544 \h </w:instrText>
      </w:r>
      <w:r w:rsidR="005E3A4F">
        <w:rPr>
          <w:b/>
          <w:bCs/>
        </w:rPr>
        <w:instrText xml:space="preserve"> \* MERGEFORMAT </w:instrText>
      </w:r>
      <w:r w:rsidR="005E3A4F" w:rsidRPr="005E3D99">
        <w:rPr>
          <w:b/>
          <w:bCs/>
        </w:rPr>
      </w:r>
      <w:r w:rsidR="005E3A4F" w:rsidRPr="005E3D99">
        <w:rPr>
          <w:b/>
          <w:bCs/>
        </w:rPr>
        <w:fldChar w:fldCharType="separate"/>
      </w:r>
      <w:r w:rsidR="00925441" w:rsidRPr="00925441">
        <w:rPr>
          <w:b/>
          <w:bCs/>
        </w:rPr>
        <w:t>Fig</w:t>
      </w:r>
      <w:r w:rsidR="00EE6AE0">
        <w:rPr>
          <w:b/>
          <w:bCs/>
        </w:rPr>
        <w:t>.</w:t>
      </w:r>
      <w:r w:rsidR="00925441" w:rsidRPr="00925441">
        <w:rPr>
          <w:b/>
          <w:bCs/>
        </w:rPr>
        <w:t xml:space="preserve"> 14</w:t>
      </w:r>
      <w:r w:rsidR="005E3A4F" w:rsidRPr="005E3D99">
        <w:rPr>
          <w:b/>
          <w:bCs/>
        </w:rPr>
        <w:fldChar w:fldCharType="end"/>
      </w:r>
      <w:r w:rsidR="005E3A4F">
        <w:rPr>
          <w:b/>
          <w:bCs/>
        </w:rPr>
        <w:t>)</w:t>
      </w:r>
      <w:r w:rsidR="002F1C50">
        <w:t xml:space="preserve">. </w:t>
      </w:r>
      <w:r w:rsidR="005E3A4F">
        <w:t>These results demonstrate that our</w:t>
      </w:r>
      <w:r w:rsidR="002F1C50">
        <w:t xml:space="preserve"> </w:t>
      </w:r>
      <w:r w:rsidR="002F1C50">
        <w:rPr>
          <w:i/>
          <w:iCs/>
        </w:rPr>
        <w:t>in-silico</w:t>
      </w:r>
      <w:r w:rsidR="002F1C50">
        <w:t xml:space="preserve"> model </w:t>
      </w:r>
      <w:r w:rsidR="005E3A4F">
        <w:t>could successfully</w:t>
      </w:r>
      <w:r w:rsidR="002F1C50">
        <w:t xml:space="preserve"> integrate </w:t>
      </w:r>
      <w:r w:rsidR="002F1C50" w:rsidRPr="00113AE6">
        <w:t>experimental</w:t>
      </w:r>
      <w:r w:rsidR="002F1C50">
        <w:t xml:space="preserve"> data </w:t>
      </w:r>
      <w:r w:rsidR="005E3A4F">
        <w:t xml:space="preserve">on morphometry and structure </w:t>
      </w:r>
      <w:r w:rsidR="002F1C50">
        <w:t xml:space="preserve">and </w:t>
      </w:r>
      <w:r w:rsidR="005E3A4F">
        <w:t>then reproduce key patterns of coronary autoregulation</w:t>
      </w:r>
      <w:r w:rsidR="002F1C50">
        <w:t xml:space="preserve">. </w:t>
      </w:r>
    </w:p>
    <w:p w14:paraId="100355B8" w14:textId="55B68B14" w:rsidR="002F1C50" w:rsidRDefault="002F1C50" w:rsidP="002F1C50">
      <w:pPr>
        <w:jc w:val="both"/>
      </w:pPr>
      <w:r>
        <w:t xml:space="preserve">The present study has several limitations. First, the experimental measurements delineating the pressure-diameter relationships of myocardial coronary vessels are scarce. We used four </w:t>
      </w:r>
      <w:r w:rsidR="003B7468">
        <w:t>available set</w:t>
      </w:r>
      <w:r w:rsidR="004C12C6">
        <w:t>s</w:t>
      </w:r>
      <w:r w:rsidR="003B7468">
        <w:t xml:space="preserve"> of </w:t>
      </w:r>
      <w:r>
        <w:t xml:space="preserve">pressure-diameter data for a wide range of </w:t>
      </w:r>
      <w:r w:rsidR="0001734D">
        <w:t xml:space="preserve">subepicardial and subendocardial </w:t>
      </w:r>
      <w:r>
        <w:t xml:space="preserve">vessels from 400 </w:t>
      </w:r>
      <w:r w:rsidRPr="00604620">
        <w:rPr>
          <w:rFonts w:eastAsiaTheme="minorEastAsia"/>
        </w:rPr>
        <w:t>μm</w:t>
      </w:r>
      <w:r>
        <w:t xml:space="preserve"> to 20</w:t>
      </w:r>
      <w:r w:rsidRPr="00604620">
        <w:rPr>
          <w:rFonts w:eastAsiaTheme="minorEastAsia"/>
        </w:rPr>
        <w:t xml:space="preserve"> μm</w:t>
      </w:r>
      <w:r>
        <w:rPr>
          <w:rFonts w:eastAsiaTheme="minorEastAsia"/>
        </w:rPr>
        <w:t>.</w:t>
      </w:r>
      <w:r>
        <w:t xml:space="preserve"> More pressure-diameter data in the coronary arterioles will enhance the accuracy and predicti</w:t>
      </w:r>
      <w:r w:rsidR="004C12C6">
        <w:t>ve</w:t>
      </w:r>
      <w:r>
        <w:t xml:space="preserve"> capabilities of the model.</w:t>
      </w:r>
      <w:ins w:id="838" w:author="Hamidreza Gharahi" w:date="2020-08-28T09:50:00Z">
        <w:r w:rsidR="005F723F">
          <w:t xml:space="preserve"> </w:t>
        </w:r>
        <w:r w:rsidR="005F723F">
          <w:rPr>
            <w:color w:val="FF0000"/>
          </w:rPr>
          <w:t>Although thi</w:t>
        </w:r>
      </w:ins>
      <w:ins w:id="839" w:author="Hamidreza Gharahi" w:date="2020-08-28T09:51:00Z">
        <w:r w:rsidR="005F723F">
          <w:rPr>
            <w:color w:val="FF0000"/>
          </w:rPr>
          <w:t xml:space="preserve">s limitation may not be influential in low coronary pressure ranges due to small activation, it may affect the total flow in high coronary pressures. </w:t>
        </w:r>
      </w:ins>
      <w:r>
        <w:t xml:space="preserve"> In addition, the results of our constrained mixture model parameter estimation show a discrepancy with the </w:t>
      </w:r>
      <w:r w:rsidR="004C12C6">
        <w:t>myogenic</w:t>
      </w:r>
      <w:r>
        <w:t xml:space="preserve"> pressure-diameter data in the small arterioles. In this work, coronary vascular networks were idealized to bifurcating trees with 11 generations</w:t>
      </w:r>
      <w:r w:rsidR="00234802">
        <w:t>, whereas a realistic reconstruction of the coronary network could impact the local hemodynamics and autoregulatory responses</w:t>
      </w:r>
      <w:r>
        <w:t xml:space="preserve">. </w:t>
      </w:r>
      <w:ins w:id="840" w:author="Hamidreza Gharahi" w:date="2020-08-28T09:35:00Z">
        <w:r w:rsidR="00F05B6F">
          <w:rPr>
            <w:color w:val="FF0000"/>
          </w:rPr>
          <w:t>Moreover, there is no cross-talk between the subend</w:t>
        </w:r>
      </w:ins>
      <w:ins w:id="841" w:author="Hamidreza Gharahi" w:date="2020-08-28T09:36:00Z">
        <w:r w:rsidR="00F05B6F">
          <w:rPr>
            <w:color w:val="FF0000"/>
          </w:rPr>
          <w:t>ocardial and subepicardial trees in our model, whereas in low perfusion pressures</w:t>
        </w:r>
      </w:ins>
      <w:ins w:id="842" w:author="Hamidreza Gharahi" w:date="2020-08-28T09:35:00Z">
        <w:r w:rsidR="00F05B6F">
          <w:rPr>
            <w:color w:val="FF0000"/>
          </w:rPr>
          <w:t xml:space="preserve"> </w:t>
        </w:r>
      </w:ins>
      <w:ins w:id="843" w:author="Hamidreza Gharahi" w:date="2020-08-28T09:36:00Z">
        <w:r w:rsidR="00F05B6F">
          <w:rPr>
            <w:color w:val="FF0000"/>
          </w:rPr>
          <w:t>the two layers compete for flow.</w:t>
        </w:r>
      </w:ins>
      <w:ins w:id="844" w:author="Hamidreza Gharahi" w:date="2020-08-28T09:37:00Z">
        <w:r w:rsidR="00F05B6F">
          <w:rPr>
            <w:color w:val="FF0000"/>
          </w:rPr>
          <w:t xml:space="preserve"> </w:t>
        </w:r>
      </w:ins>
      <w:del w:id="845" w:author="Hamidreza Gharahi" w:date="2020-08-28T09:37:00Z">
        <w:r w:rsidDel="00F05B6F">
          <w:delText xml:space="preserve">Furthermore, </w:delText>
        </w:r>
        <w:r w:rsidR="008A7DBE" w:rsidDel="00F05B6F">
          <w:delText>o</w:delText>
        </w:r>
      </w:del>
      <w:ins w:id="846" w:author="Hamidreza Gharahi" w:date="2020-08-28T09:37:00Z">
        <w:r w:rsidR="00F05B6F">
          <w:t>O</w:t>
        </w:r>
      </w:ins>
      <w:r w:rsidR="008A7DBE">
        <w:t xml:space="preserve">ur model </w:t>
      </w:r>
      <w:r w:rsidR="004C12C6">
        <w:t xml:space="preserve">was constructed </w:t>
      </w:r>
      <w:r w:rsidR="008A7DBE">
        <w:t>based on</w:t>
      </w:r>
      <w:r>
        <w:t xml:space="preserve"> steady state</w:t>
      </w:r>
      <w:r w:rsidR="000D45EA">
        <w:t xml:space="preserve"> hemodynamic</w:t>
      </w:r>
      <w:r w:rsidR="004C12C6">
        <w:t>s</w:t>
      </w:r>
      <w:r w:rsidR="0064191E">
        <w:t>. However,</w:t>
      </w:r>
      <w:r>
        <w:t xml:space="preserve"> hemodynamics </w:t>
      </w:r>
      <w:r w:rsidR="004C12C6">
        <w:t xml:space="preserve">in </w:t>
      </w:r>
      <w:r>
        <w:t xml:space="preserve">the coronary </w:t>
      </w:r>
      <w:r w:rsidR="008219F9">
        <w:t>vessels</w:t>
      </w:r>
      <w:r>
        <w:t xml:space="preserve"> </w:t>
      </w:r>
      <w:r w:rsidR="004C12C6">
        <w:t>are</w:t>
      </w:r>
      <w:r>
        <w:t xml:space="preserve"> </w:t>
      </w:r>
      <w:r w:rsidR="004C12C6">
        <w:t>pulsatile. This pulsatility likely</w:t>
      </w:r>
      <w:r w:rsidR="002C4316">
        <w:t xml:space="preserve"> influence</w:t>
      </w:r>
      <w:r w:rsidR="004C12C6">
        <w:t>s</w:t>
      </w:r>
      <w:r w:rsidR="002C4316">
        <w:t xml:space="preserve"> the homeostatic conditions of </w:t>
      </w:r>
      <w:r w:rsidR="004C12C6">
        <w:t xml:space="preserve">the </w:t>
      </w:r>
      <w:r w:rsidR="002C4316">
        <w:t>wall constituents</w:t>
      </w:r>
      <w:r w:rsidR="00405D9D">
        <w:t xml:space="preserve">. </w:t>
      </w:r>
      <w:r>
        <w:t xml:space="preserve">Lastly, understanding the mechanisms involved in the coronary autoregulation, especially the role of metabolic control, has been </w:t>
      </w:r>
      <w:r w:rsidR="00491F4D">
        <w:t xml:space="preserve">a </w:t>
      </w:r>
      <w:r w:rsidR="00D63EF9">
        <w:t>largely</w:t>
      </w:r>
      <w:r>
        <w:t xml:space="preserve"> debated issue in coronary physiology </w:t>
      </w:r>
      <w:r>
        <w:fldChar w:fldCharType="begin" w:fldLock="1"/>
      </w:r>
      <w:r w:rsidR="003F6F36">
        <w:instrText>ADDIN CSL_CITATION {"citationItems":[{"id":"ITEM-1","itemData":{"DOI":"10.1007/s00395-018-0691-0","ISSN":"0300-8428","author":[{"dropping-particle":"","family":"Kiel","given":"Alexander M.","non-dropping-particle":"","parse-names":false,"suffix":""},{"dropping-particle":"","family":"Goodwill","given":"Adam G.","non-dropping-particle":"","parse-names":false,"suffix":""},{"dropping-particle":"","family":"Baker","given":"Hana E.","non-dropping-particle":"","parse-names":false,"suffix":""},{"dropping-particle":"","family":"Dick","given":"Gregory M.","non-dropping-particle":"","parse-names":false,"suffix":""},{"dropping-particle":"","family":"Tune","given":"Johnathan D.","non-dropping-particle":"","parse-names":false,"suffix":""}],"container-title":"Basic Research in Cardiology","id":"ITEM-1","issue":"5","issued":{"date-parts":[["2018","9","2"]]},"page":"33","publisher":"Springer Berlin Heidelberg","title":"Local metabolic hypothesis is not sufficient to explain coronary autoregulatory behavior","type":"article-journal","volume":"113"},"uris":["http://www.mendeley.com/documents/?uuid=3f70aaa8-a746-35db-8a5a-c36c67b88848"]}],"mendeley":{"formattedCitation":"(48)","plainTextFormattedCitation":"(48)","previouslyFormattedCitation":"(47)"},"properties":{"noteIndex":0},"schema":"https://github.com/citation-style-language/schema/raw/master/csl-citation.json"}</w:instrText>
      </w:r>
      <w:r>
        <w:fldChar w:fldCharType="separate"/>
      </w:r>
      <w:r w:rsidR="003F6F36" w:rsidRPr="003F6F36">
        <w:rPr>
          <w:noProof/>
        </w:rPr>
        <w:t>(48)</w:t>
      </w:r>
      <w:r>
        <w:fldChar w:fldCharType="end"/>
      </w:r>
      <w:r>
        <w:t xml:space="preserve">. In this study we simulated </w:t>
      </w:r>
      <w:r w:rsidR="004C12C6">
        <w:t>coronary</w:t>
      </w:r>
      <w:r>
        <w:t xml:space="preserve"> autoregulation using the three main mechanisms and their range of influence as </w:t>
      </w:r>
      <w:r w:rsidR="004C12C6">
        <w:t>defined</w:t>
      </w:r>
      <w:r>
        <w:t xml:space="preserve"> in previous modeling studies.</w:t>
      </w:r>
      <w:r w:rsidR="00A0573C">
        <w:t xml:space="preserve"> Our</w:t>
      </w:r>
      <w:r>
        <w:t xml:space="preserve"> model</w:t>
      </w:r>
      <w:r w:rsidR="00A0573C">
        <w:t>, however,</w:t>
      </w:r>
      <w:r>
        <w:t xml:space="preserve"> </w:t>
      </w:r>
      <w:r w:rsidR="004C12C6">
        <w:t>could be further refined with improvements in our understanding of the interplay between the different</w:t>
      </w:r>
      <w:r>
        <w:t xml:space="preserve"> mechanisms of coronary autoregulation. </w:t>
      </w:r>
    </w:p>
    <w:p w14:paraId="1E5B029F" w14:textId="731C4847" w:rsidR="003A22C1" w:rsidRDefault="003A22C1" w:rsidP="002F1C50">
      <w:pPr>
        <w:pStyle w:val="Heading1"/>
        <w:numPr>
          <w:ilvl w:val="0"/>
          <w:numId w:val="5"/>
        </w:numPr>
      </w:pPr>
      <w:r>
        <w:lastRenderedPageBreak/>
        <w:t>Conclusion</w:t>
      </w:r>
      <w:r w:rsidR="003E7B8F">
        <w:t xml:space="preserve"> </w:t>
      </w:r>
    </w:p>
    <w:p w14:paraId="000FDA55" w14:textId="5CD22103" w:rsidR="004566AB" w:rsidRDefault="003A22C1" w:rsidP="00BD43CF">
      <w:pPr>
        <w:jc w:val="both"/>
      </w:pPr>
      <w:r>
        <w:t xml:space="preserve">The study of </w:t>
      </w:r>
      <w:r w:rsidR="00500B6E">
        <w:t xml:space="preserve">physiology and </w:t>
      </w:r>
      <w:r w:rsidR="000005D8">
        <w:t>pathophysiolog</w:t>
      </w:r>
      <w:r w:rsidR="00790823">
        <w:t>y</w:t>
      </w:r>
      <w:r w:rsidR="00D14362">
        <w:t xml:space="preserve"> in coronary circulation</w:t>
      </w:r>
      <w:r>
        <w:t xml:space="preserve"> </w:t>
      </w:r>
      <w:r w:rsidR="00402115">
        <w:t>benefit</w:t>
      </w:r>
      <w:r w:rsidR="000639F4">
        <w:t>s</w:t>
      </w:r>
      <w:r>
        <w:t xml:space="preserve"> </w:t>
      </w:r>
      <w:r w:rsidR="00402115">
        <w:t>from</w:t>
      </w:r>
      <w:r>
        <w:t xml:space="preserve"> accurate mathematical models that can account for both the microstructure and physiological function of arterial networks</w:t>
      </w:r>
      <w:r w:rsidR="0035566E">
        <w:t xml:space="preserve">. </w:t>
      </w:r>
      <w:r>
        <w:t xml:space="preserve">In this study, we presented a </w:t>
      </w:r>
      <w:r w:rsidR="0067098B">
        <w:t xml:space="preserve">structurally-motivated </w:t>
      </w:r>
      <w:r w:rsidR="00FD7F44">
        <w:t xml:space="preserve">coronary autoregulation </w:t>
      </w:r>
      <w:r>
        <w:t xml:space="preserve">model that </w:t>
      </w:r>
      <w:r w:rsidR="00665207">
        <w:t xml:space="preserve">uses a nonlinear continuum mechanics approach to account for the </w:t>
      </w:r>
      <w:r w:rsidR="00790823">
        <w:t>morphometry and vessel wall composition</w:t>
      </w:r>
      <w:r w:rsidR="00665207">
        <w:t xml:space="preserve"> </w:t>
      </w:r>
      <w:r w:rsidR="005D0BFA">
        <w:t xml:space="preserve">in two </w:t>
      </w:r>
      <w:r w:rsidR="00790823">
        <w:t xml:space="preserve">idealized </w:t>
      </w:r>
      <w:r w:rsidR="005D0BFA">
        <w:t>coronary trees</w:t>
      </w:r>
      <w:r w:rsidR="00665207">
        <w:t>.</w:t>
      </w:r>
      <w:r w:rsidR="00022B96">
        <w:t xml:space="preserve"> Literature data were used to calibrate and </w:t>
      </w:r>
      <w:r w:rsidR="00790823">
        <w:t>test</w:t>
      </w:r>
      <w:r w:rsidR="00022B96">
        <w:t xml:space="preserve"> our model.</w:t>
      </w:r>
      <w:r>
        <w:t xml:space="preserve"> With some modifications, </w:t>
      </w:r>
      <w:r w:rsidR="00C85CD7">
        <w:t>this</w:t>
      </w:r>
      <w:r>
        <w:t xml:space="preserve"> model can be applied to morphomet</w:t>
      </w:r>
      <w:r w:rsidR="0099259C">
        <w:t>ry-</w:t>
      </w:r>
      <w:r>
        <w:t xml:space="preserve">based </w:t>
      </w:r>
      <w:r w:rsidR="005E7C3C">
        <w:t>coronary</w:t>
      </w:r>
      <w:r>
        <w:t xml:space="preserve"> trees instead of idealized symmetric trees. </w:t>
      </w:r>
      <w:r w:rsidR="00B13F4B">
        <w:t xml:space="preserve">Finally, </w:t>
      </w:r>
      <w:r w:rsidR="00790823">
        <w:t xml:space="preserve">since </w:t>
      </w:r>
      <w:r w:rsidR="00B13F4B">
        <w:t xml:space="preserve">our model </w:t>
      </w:r>
      <w:r w:rsidR="00790823">
        <w:t>is based on constrained mixture theory, it could</w:t>
      </w:r>
      <w:r w:rsidR="00B13F4B">
        <w:t xml:space="preserve"> be </w:t>
      </w:r>
      <w:r w:rsidR="00790823">
        <w:t>expanded</w:t>
      </w:r>
      <w:r w:rsidR="00B13F4B">
        <w:t xml:space="preserve"> to </w:t>
      </w:r>
      <w:r w:rsidR="00790823">
        <w:t xml:space="preserve">also </w:t>
      </w:r>
      <w:r w:rsidR="00B13F4B">
        <w:t>study long-term growth and remodeling in the coronary circulation in response to hypertension, atherosclerosis, etc.</w:t>
      </w:r>
    </w:p>
    <w:p w14:paraId="63B339E6" w14:textId="5E92B49E" w:rsidR="004566AB" w:rsidRPr="007A7D7E" w:rsidRDefault="0085130A" w:rsidP="007A7D7E">
      <w:pPr>
        <w:pStyle w:val="Heading1"/>
        <w:jc w:val="both"/>
      </w:pPr>
      <w:r w:rsidRPr="007A7D7E">
        <w:t>ACKNOWLEDGEMENT</w:t>
      </w:r>
    </w:p>
    <w:p w14:paraId="5B75D81A" w14:textId="1EA614F6" w:rsidR="004566AB" w:rsidRDefault="004566AB" w:rsidP="00F61C9F">
      <w:pPr>
        <w:jc w:val="both"/>
      </w:pPr>
      <w:r>
        <w:t>This study was supported by the NIH U01</w:t>
      </w:r>
      <w:r w:rsidR="007A44DE">
        <w:t>-</w:t>
      </w:r>
      <w:r>
        <w:t>HL135842</w:t>
      </w:r>
      <w:r w:rsidR="00FA6D23">
        <w:t xml:space="preserve"> and </w:t>
      </w:r>
      <w:r w:rsidR="00725AEA">
        <w:t>R01</w:t>
      </w:r>
      <w:r w:rsidR="007A44DE">
        <w:t>-</w:t>
      </w:r>
      <w:r w:rsidR="00FA6D23">
        <w:t>HL139813</w:t>
      </w:r>
      <w:r>
        <w:t>.</w:t>
      </w:r>
      <w:r w:rsidR="004670E5">
        <w:t xml:space="preserve"> We would like to also acknowledge </w:t>
      </w:r>
      <w:r w:rsidR="00F962AB">
        <w:t>Prof</w:t>
      </w:r>
      <w:r w:rsidR="004670E5">
        <w:t xml:space="preserve">. Lik Chuan </w:t>
      </w:r>
      <w:r w:rsidR="006C38DC">
        <w:t xml:space="preserve">Lee </w:t>
      </w:r>
      <w:r w:rsidR="004670E5">
        <w:t>and Dr. Vasilina Filonova for their valuable insights.</w:t>
      </w:r>
    </w:p>
    <w:p w14:paraId="29C398DB" w14:textId="77777777" w:rsidR="004E5941" w:rsidRDefault="004E5941" w:rsidP="004E5941">
      <w:pPr>
        <w:pStyle w:val="Heading1"/>
        <w:jc w:val="both"/>
      </w:pPr>
      <w:r>
        <w:t>Appendix</w:t>
      </w:r>
    </w:p>
    <w:p w14:paraId="2AB61AE9" w14:textId="77777777" w:rsidR="004E5941" w:rsidRDefault="004E5941" w:rsidP="004E5941">
      <w:pPr>
        <w:pStyle w:val="Heading2"/>
        <w:numPr>
          <w:ilvl w:val="0"/>
          <w:numId w:val="13"/>
        </w:numPr>
        <w:ind w:left="540" w:hanging="540"/>
        <w:jc w:val="both"/>
      </w:pPr>
      <w:bookmarkStart w:id="847" w:name="_Ref39830398"/>
      <w:r>
        <w:t>Mechanics of a single artery</w:t>
      </w:r>
      <w:bookmarkEnd w:id="847"/>
    </w:p>
    <w:p w14:paraId="273317EA" w14:textId="20E01274" w:rsidR="004E5941" w:rsidRDefault="004E5941" w:rsidP="004E5941">
      <w:pPr>
        <w:jc w:val="both"/>
      </w:pPr>
      <w:r>
        <w:t>A single segment of the arterial tree is considered as a thin-walled cylindrical tube composed of three main load-bearing constituents: elastin</w:t>
      </w:r>
      <w:r w:rsidR="00F4418F">
        <w:t xml:space="preserve"> </w:t>
      </w:r>
      <w:r w:rsidR="004657A8">
        <w:t>(</w:t>
      </w:r>
      <w:r w:rsidR="004657A8" w:rsidRPr="009211A0">
        <w:rPr>
          <w:i/>
        </w:rPr>
        <w:t>e</w:t>
      </w:r>
      <w:r w:rsidR="004657A8">
        <w:t>)</w:t>
      </w:r>
      <w:r>
        <w:t>, collagen</w:t>
      </w:r>
      <w:r w:rsidR="00F4418F">
        <w:t xml:space="preserve"> </w:t>
      </w:r>
      <w:r w:rsidR="004657A8">
        <w:t>(</w:t>
      </w:r>
      <w:r w:rsidR="004657A8" w:rsidRPr="009211A0">
        <w:rPr>
          <w:i/>
        </w:rPr>
        <w:t>c</w:t>
      </w:r>
      <w:r w:rsidR="004657A8">
        <w:t>)</w:t>
      </w:r>
      <w:r>
        <w:t>, and smooth muscle cells (SMCs</w:t>
      </w:r>
      <w:r w:rsidR="004657A8">
        <w:t xml:space="preserve">; </w:t>
      </w:r>
      <w:r w:rsidR="004657A8" w:rsidRPr="009211A0">
        <w:rPr>
          <w:i/>
        </w:rPr>
        <w:t>m</w:t>
      </w:r>
      <w:r>
        <w:t>). First, we only consider the passive response of constituents. Each constituent is assumed to separately contribute to the strain energy density:</w:t>
      </w:r>
    </w:p>
    <w:p w14:paraId="6E29397B" w14:textId="2F22F315" w:rsidR="004E5941" w:rsidRPr="00A03FC0" w:rsidRDefault="00133A07" w:rsidP="004E5941">
      <w:pPr>
        <w:jc w:val="both"/>
        <w:rPr>
          <w:i/>
        </w:rPr>
      </w:pPr>
      <m:oMathPara>
        <m:oMath>
          <m:eqArr>
            <m:eqArrPr>
              <m:maxDist m:val="1"/>
              <m:ctrlPr>
                <w:rPr>
                  <w:rFonts w:ascii="Cambria Math" w:hAnsi="Cambria Math"/>
                  <w:i/>
                </w:rPr>
              </m:ctrlPr>
            </m:eqArrPr>
            <m:e>
              <m:r>
                <w:rPr>
                  <w:rFonts w:ascii="Cambria Math" w:hAnsi="Cambria Math"/>
                </w:rPr>
                <m:t xml:space="preserve">w = </m:t>
              </m:r>
              <m:sSup>
                <m:sSupPr>
                  <m:ctrlPr>
                    <w:rPr>
                      <w:rFonts w:ascii="Cambria Math" w:hAnsi="Cambria Math"/>
                      <w:i/>
                    </w:rPr>
                  </m:ctrlPr>
                </m:sSupPr>
                <m:e>
                  <m:r>
                    <w:rPr>
                      <w:rFonts w:ascii="Cambria Math" w:hAnsi="Cambria Math"/>
                    </w:rPr>
                    <m:t>w</m:t>
                  </m:r>
                </m:e>
                <m:sup>
                  <m:r>
                    <w:rPr>
                      <w:rFonts w:ascii="Cambria Math" w:hAnsi="Cambria Math"/>
                    </w:rPr>
                    <m:t>e</m:t>
                  </m:r>
                </m:sup>
              </m:s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e</m:t>
                  </m:r>
                </m:sup>
              </m:sSubSup>
              <m:r>
                <w:rPr>
                  <w:rFonts w:ascii="Cambria Math" w:hAnsi="Cambria Math"/>
                </w:rPr>
                <m:t xml:space="preserve">) + </m:t>
              </m:r>
              <m:sSup>
                <m:sSupPr>
                  <m:ctrlPr>
                    <w:rPr>
                      <w:rFonts w:ascii="Cambria Math" w:hAnsi="Cambria Math"/>
                      <w:i/>
                    </w:rPr>
                  </m:ctrlPr>
                </m:sSupPr>
                <m:e>
                  <m:r>
                    <w:rPr>
                      <w:rFonts w:ascii="Cambria Math" w:hAnsi="Cambria Math"/>
                    </w:rPr>
                    <m:t>w</m:t>
                  </m:r>
                </m:e>
                <m:sup>
                  <m:r>
                    <w:rPr>
                      <w:rFonts w:ascii="Cambria Math" w:hAnsi="Cambria Math"/>
                    </w:rPr>
                    <m:t>m</m:t>
                  </m:r>
                </m:sup>
              </m:sSup>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m</m:t>
                  </m:r>
                </m:sup>
              </m:sSubSup>
              <m:r>
                <w:rPr>
                  <w:rFonts w:ascii="Cambria Math" w:hAnsi="Cambria Math"/>
                </w:rPr>
                <m:t xml:space="preserve">) + </m:t>
              </m:r>
              <m:sSup>
                <m:sSupPr>
                  <m:ctrlPr>
                    <w:rPr>
                      <w:rFonts w:ascii="Cambria Math" w:hAnsi="Cambria Math"/>
                      <w:i/>
                    </w:rPr>
                  </m:ctrlPr>
                </m:sSupPr>
                <m:e>
                  <m:r>
                    <w:rPr>
                      <w:rFonts w:ascii="Cambria Math" w:hAnsi="Cambria Math"/>
                    </w:rPr>
                    <m:t>w</m:t>
                  </m:r>
                </m:e>
                <m:sup>
                  <m:r>
                    <w:rPr>
                      <w:rFonts w:ascii="Cambria Math" w:hAnsi="Cambria Math"/>
                    </w:rPr>
                    <m:t>c</m:t>
                  </m:r>
                </m:sup>
              </m:sSup>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c</m:t>
                  </m:r>
                </m:sup>
              </m:sSubSup>
              <m:r>
                <w:rPr>
                  <w:rFonts w:ascii="Cambria Math" w:hAnsi="Cambria Math"/>
                </w:rPr>
                <m:t>),#</m:t>
              </m:r>
              <m:d>
                <m:dPr>
                  <m:ctrlPr>
                    <w:rPr>
                      <w:rFonts w:ascii="Cambria Math" w:hAnsi="Cambria Math"/>
                      <w:iCs/>
                    </w:rPr>
                  </m:ctrlPr>
                </m:dPr>
                <m:e>
                  <m:r>
                    <m:rPr>
                      <m:sty m:val="p"/>
                    </m:rPr>
                    <w:rPr>
                      <w:rFonts w:ascii="Cambria Math" w:hAnsi="Cambria Math"/>
                    </w:rPr>
                    <m:t>A.1</m:t>
                  </m:r>
                </m:e>
              </m:d>
            </m:e>
          </m:eqArr>
        </m:oMath>
      </m:oMathPara>
    </w:p>
    <w:p w14:paraId="3E8F1CD8" w14:textId="6C84AFED" w:rsidR="004E5941" w:rsidRDefault="004E5941" w:rsidP="00816C29">
      <w:pPr>
        <w:jc w:val="both"/>
      </w:pPr>
      <w:r>
        <w:t>where</w:t>
      </w:r>
      <w:r w:rsidR="00346AE9" w:rsidRPr="00346AE9">
        <w:t xml:space="preserve"> </w:t>
      </w:r>
      <m:oMath>
        <m:sSubSup>
          <m:sSubSupPr>
            <m:ctrlPr>
              <w:rPr>
                <w:rFonts w:ascii="Cambria Math" w:hAnsi="Cambria Math"/>
              </w:rPr>
            </m:ctrlPr>
          </m:sSubSupPr>
          <m:e>
            <m:r>
              <m:rPr>
                <m:sty m:val="bi"/>
              </m:rPr>
              <w:rPr>
                <w:rFonts w:ascii="Cambria Math" w:hAnsi="Cambria Math"/>
              </w:rPr>
              <m:t>F</m:t>
            </m:r>
          </m:e>
          <m:sub>
            <m:r>
              <w:rPr>
                <w:rFonts w:ascii="Cambria Math" w:hAnsi="Cambria Math"/>
              </w:rPr>
              <m:t>n</m:t>
            </m:r>
          </m:sub>
          <m:sup>
            <m:r>
              <w:rPr>
                <w:rFonts w:ascii="Cambria Math" w:hAnsi="Cambria Math"/>
              </w:rPr>
              <m:t>i</m:t>
            </m:r>
          </m:sup>
        </m:sSubSup>
      </m:oMath>
      <w:r w:rsidR="00346AE9">
        <w:t xml:space="preserve"> is the deformation gradient of each</w:t>
      </w:r>
      <w:r w:rsidR="00346AE9" w:rsidRPr="00346AE9">
        <w:t xml:space="preserve"> </w:t>
      </w:r>
      <w:r w:rsidR="00346AE9">
        <w:t xml:space="preserve">constituent </w:t>
      </w:r>
      <m:oMath>
        <m:r>
          <w:rPr>
            <w:rFonts w:ascii="Cambria Math" w:hAnsi="Cambria Math"/>
          </w:rPr>
          <m:t>i</m:t>
        </m:r>
      </m:oMath>
      <w:r w:rsidR="00346AE9">
        <w:t xml:space="preserve"> (</w:t>
      </w:r>
      <m:oMath>
        <m:r>
          <w:rPr>
            <w:rFonts w:ascii="Cambria Math" w:hAnsi="Cambria Math"/>
          </w:rPr>
          <m:t>i</m:t>
        </m:r>
        <m:r>
          <m:rPr>
            <m:sty m:val="p"/>
          </m:rPr>
          <w:rPr>
            <w:rFonts w:ascii="Cambria Math" w:hAnsi="Cambria Math"/>
          </w:rPr>
          <m:t>∈{</m:t>
        </m:r>
        <m:r>
          <w:rPr>
            <w:rFonts w:ascii="Cambria Math" w:hAnsi="Cambria Math"/>
          </w:rPr>
          <m:t>e</m:t>
        </m:r>
        <m:r>
          <m:rPr>
            <m:sty m:val="p"/>
          </m:rPr>
          <w:rPr>
            <w:rFonts w:ascii="Cambria Math" w:hAnsi="Cambria Math"/>
          </w:rPr>
          <m:t xml:space="preserve">, </m:t>
        </m:r>
        <m:r>
          <w:rPr>
            <w:rFonts w:ascii="Cambria Math" w:hAnsi="Cambria Math"/>
          </w:rPr>
          <m:t>m</m:t>
        </m:r>
        <m:r>
          <m:rPr>
            <m:sty m:val="p"/>
          </m:rPr>
          <w:rPr>
            <w:rFonts w:ascii="Cambria Math" w:hAnsi="Cambria Math"/>
          </w:rPr>
          <m:t xml:space="preserve">, </m:t>
        </m:r>
        <m:r>
          <w:rPr>
            <w:rFonts w:ascii="Cambria Math" w:hAnsi="Cambria Math"/>
          </w:rPr>
          <m:t>c</m:t>
        </m:r>
        <m:r>
          <m:rPr>
            <m:sty m:val="p"/>
          </m:rPr>
          <w:rPr>
            <w:rFonts w:ascii="Cambria Math" w:hAnsi="Cambria Math"/>
          </w:rPr>
          <m:t>}</m:t>
        </m:r>
      </m:oMath>
      <w:r w:rsidR="00346AE9">
        <w:t xml:space="preserve">) </w:t>
      </w:r>
      <w:r w:rsidR="00D97D62">
        <w:t>corresponding to its map</w:t>
      </w:r>
      <w:r w:rsidR="00346AE9">
        <w:t xml:space="preserve"> from </w:t>
      </w:r>
      <w:r w:rsidR="00457CBC">
        <w:t>a</w:t>
      </w:r>
      <w:r w:rsidR="00346AE9">
        <w:t xml:space="preserve"> stress-free configuration to the overall homeostatic configuration</w:t>
      </w:r>
      <w:r w:rsidR="00312A46" w:rsidRPr="00816C29">
        <w:t>.</w:t>
      </w:r>
      <w:r>
        <w:t xml:space="preserve"> </w:t>
      </w:r>
      <w:r w:rsidR="00312A46">
        <w:t>W</w:t>
      </w:r>
      <w:r>
        <w:t xml:space="preserve">e </w:t>
      </w:r>
      <w:r w:rsidR="00F61B0D">
        <w:t xml:space="preserve">define this deformation gradient as </w:t>
      </w:r>
      <m:oMath>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i</m:t>
            </m:r>
          </m:sup>
        </m:sSubSup>
        <m:r>
          <w:rPr>
            <w:rFonts w:ascii="Cambria Math" w:hAnsi="Cambria Math"/>
          </w:rPr>
          <m:t>=</m:t>
        </m:r>
        <m:r>
          <m:rPr>
            <m:sty m:val="bi"/>
          </m:rPr>
          <w:rPr>
            <w:rFonts w:ascii="Cambria Math" w:hAnsi="Cambria Math"/>
          </w:rPr>
          <m:t>F</m:t>
        </m:r>
        <m:sSup>
          <m:sSupPr>
            <m:ctrlPr>
              <w:rPr>
                <w:rFonts w:ascii="Cambria Math" w:hAnsi="Cambria Math"/>
                <w:i/>
              </w:rPr>
            </m:ctrlPr>
          </m:sSupPr>
          <m:e>
            <m:r>
              <m:rPr>
                <m:sty m:val="bi"/>
              </m:rPr>
              <w:rPr>
                <w:rFonts w:ascii="Cambria Math" w:hAnsi="Cambria Math"/>
              </w:rPr>
              <m:t>G</m:t>
            </m:r>
            <m:ctrlPr>
              <w:rPr>
                <w:rFonts w:ascii="Cambria Math" w:hAnsi="Cambria Math"/>
                <w:b/>
                <w:bCs/>
                <w:i/>
              </w:rPr>
            </m:ctrlPr>
          </m:e>
          <m:sup>
            <m:r>
              <w:rPr>
                <w:rFonts w:ascii="Cambria Math" w:hAnsi="Cambria Math"/>
              </w:rPr>
              <m:t>i</m:t>
            </m:r>
          </m:sup>
        </m:sSup>
      </m:oMath>
      <w:r w:rsidR="00F61B0D">
        <w:rPr>
          <w:rFonts w:eastAsiaTheme="minorEastAsia"/>
        </w:rPr>
        <w:t>,</w:t>
      </w:r>
      <w:r w:rsidR="00312A46">
        <w:t xml:space="preserve"> where </w:t>
      </w:r>
      <m:oMath>
        <m:r>
          <m:rPr>
            <m:sty m:val="bi"/>
          </m:rPr>
          <w:rPr>
            <w:rFonts w:ascii="Cambria Math" w:hAnsi="Cambria Math"/>
          </w:rPr>
          <m:t>F</m:t>
        </m:r>
      </m:oMath>
      <w:r w:rsidR="00312A46">
        <w:t xml:space="preserve"> </w:t>
      </w:r>
      <w:r w:rsidR="00CD12B1">
        <w:t>represents the</w:t>
      </w:r>
      <w:r w:rsidR="00312A46">
        <w:t xml:space="preserve"> deformation gradient</w:t>
      </w:r>
      <w:r w:rsidR="00CD12B1">
        <w:t xml:space="preserve"> of the mixture</w:t>
      </w:r>
      <w:r w:rsidR="00312A46">
        <w:t xml:space="preserve"> mapping from </w:t>
      </w:r>
      <w:r w:rsidR="0055443F">
        <w:t>its</w:t>
      </w:r>
      <w:r w:rsidR="00312A46">
        <w:t xml:space="preserve"> reference</w:t>
      </w:r>
      <w:r w:rsidR="0055443F">
        <w:t xml:space="preserve"> </w:t>
      </w:r>
      <w:r w:rsidR="00312A46">
        <w:t xml:space="preserve">configuration to the </w:t>
      </w:r>
      <w:r w:rsidR="00503471">
        <w:t>homeostatic</w:t>
      </w:r>
      <w:r w:rsidR="00F86F6C">
        <w:t xml:space="preserve"> configuration</w:t>
      </w:r>
      <w:r w:rsidR="002C030F">
        <w:t>,</w:t>
      </w:r>
      <w:r w:rsidR="0055443F">
        <w:t xml:space="preserve"> and </w:t>
      </w:r>
      <m:oMath>
        <m:sSup>
          <m:sSupPr>
            <m:ctrlPr>
              <w:rPr>
                <w:rFonts w:ascii="Cambria Math" w:hAnsi="Cambria Math"/>
                <w:i/>
              </w:rPr>
            </m:ctrlPr>
          </m:sSupPr>
          <m:e>
            <m:r>
              <m:rPr>
                <m:sty m:val="bi"/>
              </m:rPr>
              <w:rPr>
                <w:rFonts w:ascii="Cambria Math" w:hAnsi="Cambria Math"/>
              </w:rPr>
              <m:t>G</m:t>
            </m:r>
            <m:ctrlPr>
              <w:rPr>
                <w:rFonts w:ascii="Cambria Math" w:hAnsi="Cambria Math"/>
                <w:b/>
                <w:bCs/>
                <w:i/>
              </w:rPr>
            </m:ctrlPr>
          </m:e>
          <m:sup>
            <m:r>
              <w:rPr>
                <w:rFonts w:ascii="Cambria Math" w:hAnsi="Cambria Math"/>
              </w:rPr>
              <m:t>i</m:t>
            </m:r>
          </m:sup>
        </m:sSup>
      </m:oMath>
      <w:r w:rsidR="0055443F">
        <w:rPr>
          <w:rFonts w:eastAsiaTheme="minorEastAsia"/>
        </w:rPr>
        <w:t xml:space="preserve"> is a pre-stretch for each constituent mapping each constituent from its distinct stress-free configuration to the reference configuration</w:t>
      </w:r>
      <w:r w:rsidR="00950C88">
        <w:rPr>
          <w:rFonts w:eastAsiaTheme="minorEastAsia"/>
        </w:rPr>
        <w:t xml:space="preserve"> </w:t>
      </w:r>
      <w:r w:rsidR="00950C88">
        <w:rPr>
          <w:rFonts w:eastAsiaTheme="minorEastAsia"/>
        </w:rPr>
        <w:fldChar w:fldCharType="begin" w:fldLock="1"/>
      </w:r>
      <w:r w:rsidR="00625E74">
        <w:rPr>
          <w:rFonts w:eastAsiaTheme="minorEastAsia"/>
        </w:rPr>
        <w:instrText>ADDIN CSL_CITATION {"citationItems":[{"id":"ITEM-1","itemData":{"DOI":"10.1115/1.2132374","ISSN":"01480731","author":[{"dropping-particle":"","family":"Baek","given":"S.","non-dropping-particle":"","parse-names":false,"suffix":""},{"dropping-particle":"","family":"Rajagopal","given":"K. R.","non-dropping-particle":"","parse-names":false,"suffix":""},{"dropping-particle":"","family":"Humphrey","given":"J. D.","non-dropping-particle":"","parse-names":false,"suffix":""}],"container-title":"Journal of Biomechanical Engineering","id":"ITEM-1","issue":"1","issued":{"date-parts":[["2006","2","1"]]},"page":"142","publisher":"American Society of Mechanical Engineers","title":"A Theoretical Model of Enlarging Intracranial Fusiform Aneurysms","type":"article-journal","volume":"128"},"uris":["http://www.mendeley.com/documents/?uuid=bf513434-706e-3cd2-b2ad-4adf1258b2ce"]}],"mendeley":{"formattedCitation":"(9)","plainTextFormattedCitation":"(9)","previouslyFormattedCitation":"(9)"},"properties":{"noteIndex":0},"schema":"https://github.com/citation-style-language/schema/raw/master/csl-citation.json"}</w:instrText>
      </w:r>
      <w:r w:rsidR="00950C88">
        <w:rPr>
          <w:rFonts w:eastAsiaTheme="minorEastAsia"/>
        </w:rPr>
        <w:fldChar w:fldCharType="separate"/>
      </w:r>
      <w:r w:rsidR="00625E74" w:rsidRPr="00625E74">
        <w:rPr>
          <w:rFonts w:eastAsiaTheme="minorEastAsia"/>
          <w:noProof/>
        </w:rPr>
        <w:t>(9)</w:t>
      </w:r>
      <w:r w:rsidR="00950C88">
        <w:rPr>
          <w:rFonts w:eastAsiaTheme="minorEastAsia"/>
        </w:rPr>
        <w:fldChar w:fldCharType="end"/>
      </w:r>
      <w:r w:rsidR="0055443F">
        <w:rPr>
          <w:rFonts w:eastAsiaTheme="minorEastAsia"/>
        </w:rPr>
        <w:t>.</w:t>
      </w:r>
      <w:r>
        <w:t xml:space="preserve"> In particular, the pre-stretch mapping for elastin can be expressed as </w:t>
      </w:r>
    </w:p>
    <w:p w14:paraId="1352595F" w14:textId="3606F302" w:rsidR="004E5941" w:rsidRDefault="00133A07" w:rsidP="004E5941">
      <w:pPr>
        <w:jc w:val="both"/>
      </w:pPr>
      <m:oMathPara>
        <m:oMath>
          <m:eqArr>
            <m:eqArrPr>
              <m:maxDist m:val="1"/>
              <m:ctrlPr>
                <w:rPr>
                  <w:rFonts w:ascii="Cambria Math" w:hAnsi="Cambria Math"/>
                  <w:i/>
                </w:rPr>
              </m:ctrlPr>
            </m:eqArrPr>
            <m:e>
              <m:sSup>
                <m:sSupPr>
                  <m:ctrlPr>
                    <w:rPr>
                      <w:rFonts w:ascii="Cambria Math" w:hAnsi="Cambria Math"/>
                      <w:i/>
                      <w:iCs/>
                    </w:rPr>
                  </m:ctrlPr>
                </m:sSupPr>
                <m:e>
                  <m:r>
                    <m:rPr>
                      <m:sty m:val="bi"/>
                    </m:rPr>
                    <w:rPr>
                      <w:rFonts w:ascii="Cambria Math" w:hAnsi="Cambria Math"/>
                    </w:rPr>
                    <m:t>G</m:t>
                  </m:r>
                </m:e>
                <m:sup>
                  <m:r>
                    <w:rPr>
                      <w:rFonts w:ascii="Cambria Math" w:hAnsi="Cambria Math"/>
                    </w:rPr>
                    <m:t>e</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G</m:t>
                            </m:r>
                          </m:e>
                          <m:sub>
                            <m:r>
                              <w:rPr>
                                <w:rFonts w:ascii="Cambria Math" w:hAnsi="Cambria Math"/>
                              </w:rPr>
                              <m:t>r</m:t>
                            </m:r>
                          </m:sub>
                          <m:sup>
                            <m:r>
                              <w:rPr>
                                <w:rFonts w:ascii="Cambria Math" w:hAnsi="Cambria Math"/>
                              </w:rPr>
                              <m:t>e</m:t>
                            </m:r>
                          </m:sup>
                        </m:sSubSup>
                      </m:e>
                      <m:e>
                        <m:r>
                          <w:rPr>
                            <w:rFonts w:ascii="Cambria Math" w:hAnsi="Cambria Math"/>
                          </w:rPr>
                          <m:t>0</m:t>
                        </m:r>
                      </m:e>
                      <m:e>
                        <m:r>
                          <w:rPr>
                            <w:rFonts w:ascii="Cambria Math" w:hAnsi="Cambria Math"/>
                          </w:rPr>
                          <m:t>0</m:t>
                        </m:r>
                      </m:e>
                    </m:mr>
                    <m:mr>
                      <m:e>
                        <m:r>
                          <w:rPr>
                            <w:rFonts w:ascii="Cambria Math" w:hAnsi="Cambria Math"/>
                          </w:rPr>
                          <m:t>0</m:t>
                        </m:r>
                      </m:e>
                      <m:e>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e>
                      <m:e>
                        <m:r>
                          <w:rPr>
                            <w:rFonts w:ascii="Cambria Math" w:hAnsi="Cambria Math"/>
                          </w:rPr>
                          <m:t>0</m:t>
                        </m:r>
                      </m:e>
                    </m:mr>
                    <m:mr>
                      <m:e>
                        <m:r>
                          <w:rPr>
                            <w:rFonts w:ascii="Cambria Math" w:hAnsi="Cambria Math"/>
                          </w:rPr>
                          <m:t>0</m:t>
                        </m:r>
                      </m:e>
                      <m:e>
                        <m:r>
                          <w:rPr>
                            <w:rFonts w:ascii="Cambria Math" w:hAnsi="Cambria Math"/>
                          </w:rPr>
                          <m:t>0</m:t>
                        </m:r>
                      </m:e>
                      <m:e>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e>
                    </m:mr>
                  </m:m>
                </m:e>
              </m:d>
              <m:r>
                <w:rPr>
                  <w:rFonts w:ascii="Cambria Math" w:hAnsi="Cambria Math"/>
                </w:rPr>
                <m:t>,#</m:t>
              </m:r>
              <m:d>
                <m:dPr>
                  <m:ctrlPr>
                    <w:rPr>
                      <w:rFonts w:ascii="Cambria Math" w:hAnsi="Cambria Math"/>
                      <w:i/>
                    </w:rPr>
                  </m:ctrlPr>
                </m:dPr>
                <m:e>
                  <m:r>
                    <w:rPr>
                      <w:rFonts w:ascii="Cambria Math" w:hAnsi="Cambria Math"/>
                    </w:rPr>
                    <m:t>A.2</m:t>
                  </m:r>
                </m:e>
              </m:d>
            </m:e>
          </m:eqArr>
        </m:oMath>
      </m:oMathPara>
    </w:p>
    <w:p w14:paraId="593B4F40" w14:textId="77777777" w:rsidR="004E5941" w:rsidRDefault="004E5941" w:rsidP="004E5941">
      <w:pPr>
        <w:jc w:val="both"/>
      </w:pPr>
      <w:r>
        <w:t xml:space="preserve">where </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t xml:space="preserve"> and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t xml:space="preserve"> are pre-stretches associated with circumferential and axial directions, and </w:t>
      </w:r>
      <m:oMath>
        <m:sSubSup>
          <m:sSubSupPr>
            <m:ctrlPr>
              <w:rPr>
                <w:rFonts w:ascii="Cambria Math" w:hAnsi="Cambria Math"/>
                <w:i/>
              </w:rPr>
            </m:ctrlPr>
          </m:sSubSupPr>
          <m:e>
            <m:r>
              <w:rPr>
                <w:rFonts w:ascii="Cambria Math" w:hAnsi="Cambria Math"/>
              </w:rPr>
              <m:t>G</m:t>
            </m:r>
          </m:e>
          <m:sub>
            <m:r>
              <w:rPr>
                <w:rFonts w:ascii="Cambria Math" w:hAnsi="Cambria Math"/>
              </w:rPr>
              <m:t>r</m:t>
            </m:r>
          </m:sub>
          <m:sup>
            <m:r>
              <w:rPr>
                <w:rFonts w:ascii="Cambria Math" w:hAnsi="Cambria Math"/>
              </w:rPr>
              <m:t>e</m:t>
            </m:r>
          </m:sup>
        </m:sSubSup>
        <m:r>
          <w:rPr>
            <w:rFonts w:ascii="Cambria Math" w:hAnsi="Cambria Math"/>
          </w:rPr>
          <m:t>=1/</m:t>
        </m:r>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t>.</w:t>
      </w:r>
    </w:p>
    <w:p w14:paraId="535C3DDD" w14:textId="77777777" w:rsidR="004E5941" w:rsidRDefault="004E5941" w:rsidP="004E5941">
      <w:pPr>
        <w:jc w:val="both"/>
      </w:pPr>
      <w:r>
        <w:t>Similarly, for collagen fibers and SMCs,</w:t>
      </w:r>
      <m:oMath>
        <m:r>
          <w:rPr>
            <w:rFonts w:ascii="Cambria Math" w:hAnsi="Cambria Math"/>
          </w:rPr>
          <m:t xml:space="preserve"> </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i</m:t>
            </m:r>
          </m:sup>
        </m:sSup>
      </m:oMath>
      <w:r>
        <w:t>,</w:t>
      </w:r>
      <m:oMath>
        <m:r>
          <w:rPr>
            <w:rFonts w:ascii="Cambria Math" w:hAnsi="Cambria Math"/>
          </w:rPr>
          <m:t xml:space="preserve"> i∈{k,m}</m:t>
        </m:r>
      </m:oMath>
      <w:r>
        <w:t xml:space="preserve"> is defined as the unit vector in the direction of the collagen fiber (</w:t>
      </w:r>
      <m:oMath>
        <m:r>
          <w:rPr>
            <w:rFonts w:ascii="Cambria Math" w:hAnsi="Cambria Math"/>
          </w:rPr>
          <m:t>k</m:t>
        </m:r>
      </m:oMath>
      <w:r>
        <w:t>) or SMCs. The pre-stretch mappings for collagen and smooth muscle cells are given as</w:t>
      </w:r>
    </w:p>
    <w:p w14:paraId="14BE2B8B" w14:textId="052F800F" w:rsidR="004E5941" w:rsidRDefault="00133A07" w:rsidP="004E5941">
      <w:pPr>
        <w:jc w:val="both"/>
      </w:pPr>
      <m:oMathPara>
        <m:oMath>
          <m:eqArr>
            <m:eqArrPr>
              <m:maxDist m:val="1"/>
              <m:ctrlPr>
                <w:rPr>
                  <w:rFonts w:ascii="Cambria Math" w:hAnsi="Cambria Math"/>
                  <w:i/>
                </w:rPr>
              </m:ctrlPr>
            </m:eqArrPr>
            <m:e>
              <m:sSup>
                <m:sSupPr>
                  <m:ctrlPr>
                    <w:rPr>
                      <w:rFonts w:ascii="Cambria Math" w:hAnsi="Cambria Math"/>
                      <w:b/>
                      <w:bCs/>
                      <w:i/>
                    </w:rPr>
                  </m:ctrlPr>
                </m:sSupPr>
                <m:e>
                  <m:r>
                    <m:rPr>
                      <m:sty m:val="bi"/>
                    </m:rPr>
                    <w:rPr>
                      <w:rFonts w:ascii="Cambria Math" w:hAnsi="Cambria Math"/>
                    </w:rPr>
                    <m:t>G</m:t>
                  </m:r>
                </m:e>
                <m:sup>
                  <m:r>
                    <m:rPr>
                      <m:sty m:val="bi"/>
                    </m:rP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k</m:t>
                  </m:r>
                </m:sup>
              </m:sSup>
              <m:r>
                <w:rPr>
                  <w:rFonts w:ascii="Cambria Math" w:hAnsi="Cambria Math"/>
                </w:rPr>
                <m:t>⊗</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k</m:t>
                  </m:r>
                </m:sup>
              </m:sSup>
              <m:r>
                <w:rPr>
                  <w:rFonts w:ascii="Cambria Math" w:hAnsi="Cambria Math"/>
                </w:rPr>
                <m:t xml:space="preserve">, </m:t>
              </m:r>
              <m:sSup>
                <m:sSupPr>
                  <m:ctrlPr>
                    <w:rPr>
                      <w:rFonts w:ascii="Cambria Math" w:hAnsi="Cambria Math"/>
                      <w:b/>
                      <w:bCs/>
                      <w:i/>
                    </w:rPr>
                  </m:ctrlPr>
                </m:sSupPr>
                <m:e>
                  <m:r>
                    <m:rPr>
                      <m:sty m:val="bi"/>
                    </m:rPr>
                    <w:rPr>
                      <w:rFonts w:ascii="Cambria Math" w:hAnsi="Cambria Math"/>
                    </w:rPr>
                    <m:t>G</m:t>
                  </m:r>
                  <m:ctrlPr>
                    <w:rPr>
                      <w:rFonts w:ascii="Cambria Math" w:hAnsi="Cambria Math"/>
                      <w:i/>
                    </w:rPr>
                  </m:ctrlPr>
                </m:e>
                <m:sup>
                  <m:r>
                    <m:rPr>
                      <m:sty m:val="bi"/>
                    </m:rPr>
                    <w:rPr>
                      <w:rFonts w:ascii="Cambria Math" w:hAnsi="Cambria Math"/>
                    </w:rPr>
                    <m:t>m</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m</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m</m:t>
                  </m:r>
                </m:sup>
              </m:sSup>
              <m:r>
                <w:rPr>
                  <w:rFonts w:ascii="Cambria Math" w:hAnsi="Cambria Math"/>
                </w:rPr>
                <m:t>, #</m:t>
              </m:r>
              <m:d>
                <m:dPr>
                  <m:ctrlPr>
                    <w:rPr>
                      <w:rFonts w:ascii="Cambria Math" w:hAnsi="Cambria Math"/>
                      <w:i/>
                    </w:rPr>
                  </m:ctrlPr>
                </m:dPr>
                <m:e>
                  <m:r>
                    <w:rPr>
                      <w:rFonts w:ascii="Cambria Math" w:hAnsi="Cambria Math"/>
                    </w:rPr>
                    <m:t>A.3</m:t>
                  </m:r>
                </m:e>
              </m:d>
            </m:e>
          </m:eqArr>
        </m:oMath>
      </m:oMathPara>
    </w:p>
    <w:p w14:paraId="5E992852" w14:textId="64E4DD42" w:rsidR="004E5941" w:rsidRDefault="004E5941" w:rsidP="004E5941">
      <w:pPr>
        <w:jc w:val="both"/>
      </w:pPr>
      <w:r>
        <w:t xml:space="preserve">where the pre-stretches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oMath>
      <w:r>
        <w:t xml:space="preserve"> and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t xml:space="preserve"> are </w:t>
      </w:r>
      <w:r w:rsidR="00C2376B">
        <w:t>also called</w:t>
      </w:r>
      <w:r>
        <w:t xml:space="preserve"> homeostatic stretches, the stretches of the constituents when they are produced. We should note that in the previous applications of growth and remodeling, the pre-stretches were assumed to be constant</w:t>
      </w:r>
      <w:r w:rsidR="00386CAE">
        <w:t xml:space="preserve"> for a single vessel</w:t>
      </w:r>
      <w:r>
        <w:t xml:space="preserve">. </w:t>
      </w:r>
      <w:r w:rsidR="00CC4962">
        <w:t>I</w:t>
      </w:r>
      <w:r>
        <w:t>n our generalization of the framework to a</w:t>
      </w:r>
      <w:r w:rsidR="003B5979">
        <w:t xml:space="preserve"> vascular </w:t>
      </w:r>
      <w:r>
        <w:t xml:space="preserve">tree, we </w:t>
      </w:r>
      <w:r w:rsidR="00B51C19">
        <w:t>account for the variation of</w:t>
      </w:r>
      <w:r>
        <w:t xml:space="preserve"> pre-stretches across the </w:t>
      </w:r>
      <w:r w:rsidR="00414EF5">
        <w:t>generations of vessels</w:t>
      </w:r>
      <w:r>
        <w:t xml:space="preserve">. Nevertheless, the pre-stretch implies that the homeostatic state in an individual vessel is associated with a constant homeostatic stress for </w:t>
      </w:r>
      <w:r w:rsidR="009A7057">
        <w:t>the constituents of the vessel wall</w:t>
      </w:r>
      <w:r>
        <w:t xml:space="preserve">. </w:t>
      </w:r>
    </w:p>
    <w:p w14:paraId="34ACADCD" w14:textId="23763801" w:rsidR="004E5941" w:rsidRDefault="004E5941" w:rsidP="004E5941">
      <w:pPr>
        <w:jc w:val="both"/>
      </w:pPr>
      <w:r>
        <w:lastRenderedPageBreak/>
        <w:t>The orientation of collagen fibers and smooth muscles</w:t>
      </w:r>
      <w:r w:rsidR="00C24BE1" w:rsidRPr="00C24BE1">
        <w:t xml:space="preserve"> </w:t>
      </w:r>
      <w:r w:rsidR="00C24BE1">
        <w:t>with respect to the axial direction</w:t>
      </w:r>
      <w:r>
        <w:t xml:space="preserve"> in their reference configuration, defined by angle </w:t>
      </w:r>
      <m:oMath>
        <m:sSup>
          <m:sSupPr>
            <m:ctrlPr>
              <w:rPr>
                <w:rFonts w:ascii="Cambria Math" w:hAnsi="Cambria Math"/>
                <w:i/>
              </w:rPr>
            </m:ctrlPr>
          </m:sSupPr>
          <m:e>
            <m:r>
              <w:rPr>
                <w:rFonts w:ascii="Cambria Math" w:hAnsi="Cambria Math"/>
              </w:rPr>
              <m:t>γ</m:t>
            </m:r>
          </m:e>
          <m:sup>
            <m:r>
              <w:rPr>
                <w:rFonts w:ascii="Cambria Math" w:hAnsi="Cambria Math"/>
              </w:rPr>
              <m:t>k</m:t>
            </m:r>
          </m:sup>
        </m:sSup>
      </m:oMath>
      <w:r>
        <w:t>, can be written as</w:t>
      </w:r>
    </w:p>
    <w:p w14:paraId="5F946D68" w14:textId="0187E2AB" w:rsidR="004E5941" w:rsidRDefault="00133A07" w:rsidP="004E5941">
      <w:pPr>
        <w:jc w:val="both"/>
      </w:pPr>
      <m:oMathPara>
        <m:oMath>
          <m:eqArr>
            <m:eqArrPr>
              <m:maxDist m:val="1"/>
              <m:ctrlPr>
                <w:rPr>
                  <w:rFonts w:ascii="Cambria Math" w:hAnsi="Cambria Math"/>
                  <w:i/>
                </w:rPr>
              </m:ctrlPr>
            </m:eqArrPr>
            <m:e>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k</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k</m:t>
                          </m:r>
                        </m:sup>
                      </m:sSup>
                    </m:e>
                  </m:d>
                </m:e>
              </m:func>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Z</m:t>
                  </m:r>
                </m:sub>
              </m:sSub>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k</m:t>
                          </m:r>
                        </m:sup>
                      </m:sSup>
                    </m:e>
                  </m:d>
                </m:e>
              </m:func>
              <m:sSub>
                <m:sSubPr>
                  <m:ctrlPr>
                    <w:rPr>
                      <w:rFonts w:ascii="Cambria Math" w:hAnsi="Cambria Math"/>
                      <w:b/>
                      <w:bCs/>
                      <w:i/>
                    </w:rPr>
                  </m:ctrlPr>
                </m:sSubPr>
                <m:e>
                  <m:r>
                    <m:rPr>
                      <m:sty m:val="bi"/>
                    </m:rPr>
                    <w:rPr>
                      <w:rFonts w:ascii="Cambria Math" w:hAnsi="Cambria Math"/>
                    </w:rPr>
                    <m:t>e</m:t>
                  </m:r>
                </m:e>
                <m:sub>
                  <m:r>
                    <m:rPr>
                      <m:sty m:val="b"/>
                    </m:rPr>
                    <w:rPr>
                      <w:rFonts w:ascii="Cambria Math" w:hAnsi="Cambria Math"/>
                    </w:rPr>
                    <m:t>θ</m:t>
                  </m:r>
                </m:sub>
              </m:sSub>
              <m:r>
                <m:rPr>
                  <m:sty m:val="bi"/>
                </m:rPr>
                <w:rPr>
                  <w:rFonts w:ascii="Cambria Math" w:hAnsi="Cambria Math"/>
                </w:rPr>
                <m:t xml:space="preserve">, </m:t>
              </m:r>
              <m:sSup>
                <m:sSupPr>
                  <m:ctrlPr>
                    <w:rPr>
                      <w:rFonts w:ascii="Cambria Math" w:hAnsi="Cambria Math"/>
                      <w:b/>
                      <w:bCs/>
                      <w:i/>
                    </w:rPr>
                  </m:ctrlPr>
                </m:sSupPr>
                <m:e>
                  <m:r>
                    <m:rPr>
                      <m:sty m:val="bi"/>
                    </m:rPr>
                    <w:rPr>
                      <w:rFonts w:ascii="Cambria Math" w:hAnsi="Cambria Math"/>
                    </w:rPr>
                    <m:t xml:space="preserve"> M</m:t>
                  </m:r>
                </m:e>
                <m:sup>
                  <m:r>
                    <m:rPr>
                      <m:sty m:val="bi"/>
                    </m:rPr>
                    <w:rPr>
                      <w:rFonts w:ascii="Cambria Math" w:hAnsi="Cambria Math"/>
                    </w:rPr>
                    <m:t>m</m:t>
                  </m:r>
                </m:sup>
              </m:sSup>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r>
                    <m:rPr>
                      <m:sty m:val="b"/>
                    </m:rPr>
                    <w:rPr>
                      <w:rFonts w:ascii="Cambria Math" w:hAnsi="Cambria Math"/>
                    </w:rPr>
                    <m:t>θ</m:t>
                  </m:r>
                </m:sub>
              </m:sSub>
              <m:r>
                <w:rPr>
                  <w:rFonts w:ascii="Cambria Math" w:hAnsi="Cambria Math"/>
                </w:rPr>
                <m:t>.#</m:t>
              </m:r>
              <m:d>
                <m:dPr>
                  <m:ctrlPr>
                    <w:rPr>
                      <w:rFonts w:ascii="Cambria Math" w:hAnsi="Cambria Math"/>
                      <w:i/>
                    </w:rPr>
                  </m:ctrlPr>
                </m:dPr>
                <m:e>
                  <m:r>
                    <w:rPr>
                      <w:rFonts w:ascii="Cambria Math" w:hAnsi="Cambria Math"/>
                    </w:rPr>
                    <m:t>A.4</m:t>
                  </m:r>
                </m:e>
              </m:d>
            </m:e>
          </m:eqArr>
        </m:oMath>
      </m:oMathPara>
    </w:p>
    <w:p w14:paraId="0EC1CC5E" w14:textId="08BB604C" w:rsidR="00E1684E" w:rsidRDefault="00735D87" w:rsidP="00E1684E">
      <w:pPr>
        <w:jc w:val="both"/>
        <w:rPr>
          <w:rFonts w:eastAsiaTheme="minorEastAsia"/>
          <w:b/>
          <w:bCs/>
        </w:rPr>
      </w:pPr>
      <w:r>
        <w:t xml:space="preserve">For modeling </w:t>
      </w:r>
      <w:r w:rsidR="00CD1436">
        <w:t xml:space="preserve">the </w:t>
      </w:r>
      <w:r>
        <w:t xml:space="preserve">extension and inflation of a thin wall model, </w:t>
      </w:r>
      <m:oMath>
        <m:r>
          <m:rPr>
            <m:sty m:val="bi"/>
          </m:rPr>
          <w:rPr>
            <w:rFonts w:ascii="Cambria Math" w:hAnsi="Cambria Math"/>
          </w:rPr>
          <m:t>F</m:t>
        </m:r>
      </m:oMath>
      <w:r>
        <w:t xml:space="preserve"> is considered</w:t>
      </w:r>
      <w:r w:rsidR="00DB2806">
        <w:t xml:space="preserve"> as</w:t>
      </w:r>
      <w:r>
        <w:t xml:space="preserve"> </w:t>
      </w:r>
      <m:oMath>
        <m:r>
          <m:rPr>
            <m:sty m:val="bi"/>
          </m:rPr>
          <w:rPr>
            <w:rFonts w:ascii="Cambria Math" w:hAnsi="Cambria Math"/>
          </w:rPr>
          <m:t>F=</m:t>
        </m:r>
        <m:r>
          <w:rPr>
            <w:rFonts w:ascii="Cambria Math" w:hAnsi="Cambria Math"/>
          </w:rPr>
          <m:t>diag</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z</m:t>
                </m:r>
              </m:sub>
            </m:sSub>
          </m:e>
        </m:d>
        <m:r>
          <w:rPr>
            <w:rFonts w:ascii="Cambria Math" w:hAnsi="Cambria Math"/>
          </w:rPr>
          <m:t>.</m:t>
        </m:r>
      </m:oMath>
      <w:r>
        <w:t xml:space="preserve"> The stretches of constituent </w:t>
      </w:r>
      <w:r w:rsidRPr="006200B4">
        <w:rPr>
          <w:i/>
        </w:rPr>
        <w:t>i</w:t>
      </w:r>
      <w:r>
        <w:t>,</w:t>
      </w:r>
      <w:r w:rsidR="007D4900">
        <w:t xml:space="preserve"> </w:t>
      </w:r>
      <m:oMath>
        <m:sSup>
          <m:sSupPr>
            <m:ctrlPr>
              <w:rPr>
                <w:rFonts w:ascii="Cambria Math" w:hAnsi="Cambria Math"/>
                <w:i/>
              </w:rPr>
            </m:ctrlPr>
          </m:sSupPr>
          <m:e>
            <m:r>
              <w:rPr>
                <w:rFonts w:ascii="Cambria Math" w:hAnsi="Cambria Math"/>
              </w:rPr>
              <m:t>λ</m:t>
            </m:r>
          </m:e>
          <m:sup>
            <m:r>
              <w:rPr>
                <w:rFonts w:ascii="Cambria Math" w:hAnsi="Cambria Math"/>
              </w:rPr>
              <m:t>i</m:t>
            </m:r>
          </m:sup>
        </m:sSup>
      </m:oMath>
      <w:r w:rsidR="00E1684E">
        <w:t xml:space="preserve">, </w:t>
      </w:r>
      <m:oMath>
        <m:r>
          <w:rPr>
            <w:rFonts w:ascii="Cambria Math" w:hAnsi="Cambria Math"/>
          </w:rPr>
          <m:t>i∈{e,k,m}</m:t>
        </m:r>
      </m:oMath>
      <w:r w:rsidR="00E1684E">
        <w:t xml:space="preserve">, </w:t>
      </w:r>
      <w:r>
        <w:t>are</w:t>
      </w:r>
      <w:r w:rsidR="00E1684E">
        <w:t xml:space="preserve"> expressed in terms of the pre-stretches using </w:t>
      </w:r>
      <m:oMath>
        <m:sSup>
          <m:sSupPr>
            <m:ctrlPr>
              <w:rPr>
                <w:rFonts w:ascii="Cambria Math" w:hAnsi="Cambria Math"/>
                <w:i/>
              </w:rPr>
            </m:ctrlPr>
          </m:sSupPr>
          <m:e>
            <m:r>
              <m:rPr>
                <m:sty m:val="bi"/>
              </m:rPr>
              <w:rPr>
                <w:rFonts w:ascii="Cambria Math" w:hAnsi="Cambria Math"/>
              </w:rPr>
              <m:t>F</m:t>
            </m:r>
            <m:ctrlPr>
              <w:rPr>
                <w:rFonts w:ascii="Cambria Math" w:hAnsi="Cambria Math"/>
                <w:b/>
                <w:bCs/>
                <w:i/>
              </w:rPr>
            </m:ctrlPr>
          </m:e>
          <m:sup>
            <m:r>
              <w:rPr>
                <w:rFonts w:ascii="Cambria Math" w:hAnsi="Cambria Math"/>
              </w:rPr>
              <m:t>i</m:t>
            </m:r>
          </m:sup>
        </m:sSup>
        <m:r>
          <m:rPr>
            <m:sty m:val="bi"/>
          </m:rPr>
          <w:rPr>
            <w:rFonts w:ascii="Cambria Math" w:hAnsi="Cambria Math"/>
          </w:rPr>
          <m:t>=F</m:t>
        </m:r>
        <m:sSup>
          <m:sSupPr>
            <m:ctrlPr>
              <w:rPr>
                <w:rFonts w:ascii="Cambria Math" w:hAnsi="Cambria Math"/>
                <w:b/>
                <w:bCs/>
                <w:i/>
              </w:rPr>
            </m:ctrlPr>
          </m:sSupPr>
          <m:e>
            <m:r>
              <m:rPr>
                <m:sty m:val="bi"/>
              </m:rPr>
              <w:rPr>
                <w:rFonts w:ascii="Cambria Math" w:hAnsi="Cambria Math"/>
              </w:rPr>
              <m:t>G</m:t>
            </m:r>
          </m:e>
          <m:sup>
            <m:r>
              <m:rPr>
                <m:sty m:val="bi"/>
              </m:rPr>
              <w:rPr>
                <w:rFonts w:ascii="Cambria Math" w:hAnsi="Cambria Math"/>
              </w:rPr>
              <m:t>i</m:t>
            </m:r>
          </m:sup>
        </m:sSup>
      </m:oMath>
    </w:p>
    <w:p w14:paraId="0B386D32" w14:textId="70720659" w:rsidR="00E1684E" w:rsidRDefault="00133A07" w:rsidP="00FF4705">
      <w:pPr>
        <w:jc w:val="both"/>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e</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 xml:space="preserve">, </m:t>
              </m:r>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e</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sSub>
                <m:sSubPr>
                  <m:ctrlPr>
                    <w:rPr>
                      <w:rFonts w:ascii="Cambria Math" w:hAnsi="Cambria Math"/>
                      <w:i/>
                    </w:rPr>
                  </m:ctrlPr>
                </m:sSubPr>
                <m:e>
                  <m:r>
                    <w:rPr>
                      <w:rFonts w:ascii="Cambria Math" w:hAnsi="Cambria Math"/>
                    </w:rPr>
                    <m:t>λ</m:t>
                  </m:r>
                </m:e>
                <m:sub>
                  <m:r>
                    <w:rPr>
                      <w:rFonts w:ascii="Cambria Math" w:hAnsi="Cambria Math"/>
                    </w:rPr>
                    <m:t>z</m:t>
                  </m:r>
                </m:sub>
              </m:sSub>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2</m:t>
                      </m:r>
                    </m:sup>
                  </m:sSubSup>
                  <m:sSup>
                    <m:sSupPr>
                      <m:ctrlPr>
                        <w:rPr>
                          <w:rFonts w:ascii="Cambria Math" w:hAnsi="Cambria Math"/>
                          <w:i/>
                        </w:rPr>
                      </m:ctrlPr>
                    </m:sSupPr>
                    <m:e>
                      <m:r>
                        <w:rPr>
                          <w:rFonts w:ascii="Cambria Math" w:hAnsi="Cambria Math"/>
                        </w:rPr>
                        <m:t>sin</m:t>
                      </m:r>
                    </m:e>
                    <m:sup>
                      <m:r>
                        <w:rPr>
                          <w:rFonts w:ascii="Cambria Math" w:hAnsi="Cambria Math"/>
                        </w:rPr>
                        <m:t>2</m:t>
                      </m:r>
                    </m:sup>
                  </m:sSup>
                  <m:sSup>
                    <m:sSupPr>
                      <m:ctrlPr>
                        <w:rPr>
                          <w:rFonts w:ascii="Cambria Math" w:hAnsi="Cambria Math"/>
                          <w:i/>
                        </w:rPr>
                      </m:ctrlPr>
                    </m:sSupPr>
                    <m:e>
                      <m:r>
                        <w:rPr>
                          <w:rFonts w:ascii="Cambria Math" w:hAnsi="Cambria Math"/>
                        </w:rPr>
                        <m:t>γ</m:t>
                      </m:r>
                    </m:e>
                    <m:sup>
                      <m: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2</m:t>
                      </m:r>
                    </m:sup>
                  </m:sSubSup>
                  <m:sSup>
                    <m:sSupPr>
                      <m:ctrlPr>
                        <w:rPr>
                          <w:rFonts w:ascii="Cambria Math" w:hAnsi="Cambria Math"/>
                          <w:i/>
                        </w:rPr>
                      </m:ctrlPr>
                    </m:sSupPr>
                    <m:e>
                      <m:r>
                        <w:rPr>
                          <w:rFonts w:ascii="Cambria Math" w:hAnsi="Cambria Math"/>
                        </w:rPr>
                        <m:t>cos</m:t>
                      </m:r>
                    </m:e>
                    <m:sup>
                      <m:r>
                        <w:rPr>
                          <w:rFonts w:ascii="Cambria Math" w:hAnsi="Cambria Math"/>
                        </w:rPr>
                        <m:t>2</m:t>
                      </m:r>
                    </m:sup>
                  </m:sSup>
                  <m:sSup>
                    <m:sSupPr>
                      <m:ctrlPr>
                        <w:rPr>
                          <w:rFonts w:ascii="Cambria Math" w:hAnsi="Cambria Math"/>
                          <w:i/>
                        </w:rPr>
                      </m:ctrlPr>
                    </m:sSupPr>
                    <m:e>
                      <m:r>
                        <w:rPr>
                          <w:rFonts w:ascii="Cambria Math" w:hAnsi="Cambria Math"/>
                        </w:rPr>
                        <m:t>γ</m:t>
                      </m:r>
                    </m:e>
                    <m:sup>
                      <m:r>
                        <w:rPr>
                          <w:rFonts w:ascii="Cambria Math" w:hAnsi="Cambria Math"/>
                        </w:rPr>
                        <m:t>k</m:t>
                      </m:r>
                    </m:sup>
                  </m:sSup>
                </m:e>
              </m:rad>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m</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sSub>
                <m:sSubPr>
                  <m:ctrlPr>
                    <w:rPr>
                      <w:rFonts w:ascii="Cambria Math" w:hAnsi="Cambria Math"/>
                      <w:i/>
                    </w:rPr>
                  </m:ctrlPr>
                </m:sSubPr>
                <m:e>
                  <m:r>
                    <w:rPr>
                      <w:rFonts w:ascii="Cambria Math" w:hAnsi="Cambria Math"/>
                    </w:rPr>
                    <m:t>λ</m:t>
                  </m:r>
                </m:e>
                <m:sub>
                  <m:r>
                    <w:rPr>
                      <w:rFonts w:ascii="Cambria Math" w:hAnsi="Cambria Math"/>
                    </w:rPr>
                    <m:t>θ</m:t>
                  </m:r>
                </m:sub>
              </m:sSub>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m:t>
                  </m:r>
                  <m:r>
                    <w:del w:id="848" w:author="Hamidreza Gharahi" w:date="2020-08-27T13:36:00Z">
                      <w:rPr>
                        <w:rFonts w:ascii="Cambria Math" w:hAnsi="Cambria Math"/>
                      </w:rPr>
                      <m:t>11</m:t>
                    </w:del>
                  </m:r>
                  <m:r>
                    <w:ins w:id="849" w:author="Hamidreza Gharahi" w:date="2020-08-27T13:36:00Z">
                      <w:rPr>
                        <w:rFonts w:ascii="Cambria Math" w:hAnsi="Cambria Math"/>
                      </w:rPr>
                      <m:t>5</m:t>
                    </w:ins>
                  </m:r>
                </m:e>
              </m:d>
            </m:e>
          </m:eqArr>
        </m:oMath>
      </m:oMathPara>
    </w:p>
    <w:p w14:paraId="5C362A1D" w14:textId="5A4C41AB" w:rsidR="004E5941" w:rsidRDefault="004E5941" w:rsidP="004E5941">
      <w:pPr>
        <w:jc w:val="both"/>
      </w:pPr>
      <w:r>
        <w:t>The incompressibility of the wall material is imposed by assuming an isochoric motion (i.e.,</w:t>
      </w:r>
      <m:oMath>
        <m:func>
          <m:funcPr>
            <m:ctrlPr>
              <w:rPr>
                <w:rFonts w:ascii="Cambria Math" w:hAnsi="Cambria Math"/>
              </w:rPr>
            </m:ctrlPr>
          </m:funcPr>
          <m:fName>
            <m:r>
              <m:rPr>
                <m:sty m:val="p"/>
              </m:rPr>
              <w:rPr>
                <w:rFonts w:ascii="Cambria Math" w:hAnsi="Cambria Math"/>
              </w:rPr>
              <m:t xml:space="preserve"> det</m:t>
            </m:r>
          </m:fName>
          <m:e>
            <m:d>
              <m:dPr>
                <m:ctrlPr>
                  <w:rPr>
                    <w:rFonts w:ascii="Cambria Math" w:hAnsi="Cambria Math"/>
                    <w:i/>
                  </w:rPr>
                </m:ctrlPr>
              </m:dPr>
              <m:e>
                <m:r>
                  <m:rPr>
                    <m:sty m:val="bi"/>
                  </m:rPr>
                  <w:rPr>
                    <w:rFonts w:ascii="Cambria Math" w:hAnsi="Cambria Math"/>
                  </w:rPr>
                  <m:t>F</m:t>
                </m:r>
              </m:e>
            </m:d>
          </m:e>
        </m:func>
        <m:r>
          <w:rPr>
            <w:rFonts w:ascii="Cambria Math" w:hAnsi="Cambria Math"/>
          </w:rPr>
          <m:t>=1</m:t>
        </m:r>
      </m:oMath>
      <w:r w:rsidRPr="00B21D9E">
        <w:rPr>
          <w:rFonts w:eastAsiaTheme="minorEastAsia"/>
        </w:rPr>
        <w:t>)</w:t>
      </w:r>
      <w:r>
        <w:t>,</w:t>
      </w:r>
      <w:r>
        <w:rPr>
          <w:rFonts w:eastAsiaTheme="minorEastAsia"/>
        </w:rPr>
        <w:t xml:space="preserve"> and thus</w:t>
      </w:r>
      <m:oMath>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r</m:t>
            </m:r>
          </m:sub>
        </m:sSub>
        <m:r>
          <w:rPr>
            <w:rFonts w:ascii="Cambria Math" w:hAnsi="Cambria Math"/>
          </w:rPr>
          <m:t>=1/</m:t>
        </m:r>
        <m:sSub>
          <m:sSubPr>
            <m:ctrlPr>
              <w:rPr>
                <w:rFonts w:ascii="Cambria Math" w:hAnsi="Cambria Math"/>
                <w:i/>
              </w:rPr>
            </m:ctrlPr>
          </m:sSubPr>
          <m:e>
            <m:r>
              <w:rPr>
                <w:rFonts w:ascii="Cambria Math" w:hAnsi="Cambria Math"/>
              </w:rPr>
              <m:t>λ</m:t>
            </m:r>
          </m:e>
          <m:sub>
            <m:r>
              <w:rPr>
                <w:rFonts w:ascii="Cambria Math" w:hAnsi="Cambria Math"/>
              </w:rPr>
              <m:t>θ</m:t>
            </m:r>
          </m:sub>
        </m:sSub>
        <m:sSub>
          <m:sSubPr>
            <m:ctrlPr>
              <w:rPr>
                <w:rFonts w:ascii="Cambria Math" w:hAnsi="Cambria Math"/>
                <w:i/>
              </w:rPr>
            </m:ctrlPr>
          </m:sSubPr>
          <m:e>
            <m:r>
              <w:rPr>
                <w:rFonts w:ascii="Cambria Math" w:hAnsi="Cambria Math"/>
              </w:rPr>
              <m:t>λ</m:t>
            </m:r>
          </m:e>
          <m:sub>
            <m:r>
              <w:rPr>
                <w:rFonts w:ascii="Cambria Math" w:hAnsi="Cambria Math"/>
              </w:rPr>
              <m:t>z</m:t>
            </m:r>
          </m:sub>
        </m:sSub>
      </m:oMath>
      <w:r>
        <w:t xml:space="preserve">. Using </w:t>
      </w:r>
      <w:r w:rsidR="00304EC0">
        <w:t xml:space="preserve">the </w:t>
      </w:r>
      <w:r>
        <w:t xml:space="preserve">membrane theory </w:t>
      </w:r>
      <w:r>
        <w:fldChar w:fldCharType="begin" w:fldLock="1"/>
      </w:r>
      <w:r w:rsidR="007A38C3">
        <w:instrText>ADDIN CSL_CITATION {"citationItems":[{"id":"ITEM-1","itemData":{"ISBN":"978-0-387-95168-3","abstract":"The vitality of the cardiovascular system, which consists of the heart, vas­ culature, and blood, depends on its response to a host of complex stimuli, including biological, chemical, electrical, mechanical, and thermal. The focus of this book, however, is on the response of the heart and arteries to mechanical loads from the perspective of nonlinear solid mechanics. Through my own research in this field, I have come to realize that study­ ing the complex responses of cardiovascular cells, tissues, and organs nec­ essarily requires a combined theoretical, experimental, and computational approach. Theory is needed to guide the performance and interpretation of experiments as well as to synthesize the results; experiment is needed to study the responses of the system to well-controlled loads and to test can­ didate hypotheses and theories; and due to the geometric and material non­ linearities inherent to cardiovascular mechanics, computation is needed to analyze data as well as to solve boundary and initial value problems that correspond to either experimental or in vivo conditions. One of the primary goals of this book is to introduce together basic analytical, experimental, and computational methods and to illustrate how these methods can and must be integrated to gain a more complete understanding of the bio­ mechanics of the heart and vasculature. Despite the focus on cardiovascu­ lar mechanics, the fundamental methods, indeed many of the specific results, are generally applicable to many different soft tissues.","author":[{"dropping-particle":"","family":"Humphrey","given":"Jay D","non-dropping-particle":"","parse-names":false,"suffix":""}],"id":"ITEM-1","issued":{"date-parts":[["2002","4","8"]]},"language":"en","publisher":"Springer-Verlag","publisher-place":"New York","title":"Cardiovascular Solid Mechanics: Cells, Tissues, and Organs","type":"book"},"uris":["http://www.mendeley.com/documents/?uuid=cb8bcba6-de19-4d4b-abfe-c5700d63af24"]}],"mendeley":{"formattedCitation":"(35)","plainTextFormattedCitation":"(35)","previouslyFormattedCitation":"(35)"},"properties":{"noteIndex":0},"schema":"https://github.com/citation-style-language/schema/raw/master/csl-citation.json"}</w:instrText>
      </w:r>
      <w:r>
        <w:fldChar w:fldCharType="separate"/>
      </w:r>
      <w:r w:rsidR="00947402" w:rsidRPr="00947402">
        <w:rPr>
          <w:noProof/>
        </w:rPr>
        <w:t>(35)</w:t>
      </w:r>
      <w:r>
        <w:fldChar w:fldCharType="end"/>
      </w:r>
      <w:r>
        <w:t>, the passive membrane Cauchy stress (force per deformed length) can be written as</w:t>
      </w:r>
    </w:p>
    <w:p w14:paraId="24FA73A0" w14:textId="69AF80D8" w:rsidR="004E5941" w:rsidRDefault="00133A07" w:rsidP="004E5941">
      <w:pPr>
        <w:jc w:val="both"/>
      </w:pPr>
      <m:oMathPara>
        <m:oMath>
          <m:eqArr>
            <m:eqArrPr>
              <m:maxDist m:val="1"/>
              <m:ctrlPr>
                <w:rPr>
                  <w:rFonts w:ascii="Cambria Math" w:hAnsi="Cambria Math"/>
                  <w:i/>
                </w:rPr>
              </m:ctrlPr>
            </m:eqArrPr>
            <m:e>
              <m:sSub>
                <m:sSubPr>
                  <m:ctrlPr>
                    <w:rPr>
                      <w:rFonts w:ascii="Cambria Math" w:hAnsi="Cambria Math"/>
                      <w:b/>
                      <w:bCs/>
                      <w:i/>
                    </w:rPr>
                  </m:ctrlPr>
                </m:sSubPr>
                <m:e>
                  <m:r>
                    <m:rPr>
                      <m:sty m:val="bi"/>
                    </m:rPr>
                    <w:rPr>
                      <w:rFonts w:ascii="Cambria Math" w:hAnsi="Cambria Math"/>
                    </w:rPr>
                    <m:t>T</m:t>
                  </m:r>
                </m:e>
                <m:sub>
                  <m:r>
                    <w:rPr>
                      <w:rFonts w:ascii="Cambria Math" w:hAnsi="Cambria Math"/>
                    </w:rPr>
                    <m:t>pas</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J</m:t>
                      </m:r>
                    </m:e>
                    <m:sub>
                      <m:r>
                        <w:rPr>
                          <w:rFonts w:ascii="Cambria Math" w:hAnsi="Cambria Math"/>
                        </w:rPr>
                        <m:t>2D</m:t>
                      </m:r>
                    </m:sub>
                  </m:sSub>
                </m:den>
              </m:f>
              <m:r>
                <m:rPr>
                  <m:sty m:val="bi"/>
                </m:rPr>
                <w:rPr>
                  <w:rFonts w:ascii="Cambria Math" w:hAnsi="Cambria Math"/>
                </w:rPr>
                <m:t>F</m:t>
              </m:r>
              <m:f>
                <m:fPr>
                  <m:ctrlPr>
                    <w:rPr>
                      <w:rFonts w:ascii="Cambria Math" w:hAnsi="Cambria Math"/>
                      <w:i/>
                    </w:rPr>
                  </m:ctrlPr>
                </m:fPr>
                <m:num>
                  <m:r>
                    <w:rPr>
                      <w:rFonts w:ascii="Cambria Math" w:hAnsi="Cambria Math"/>
                    </w:rPr>
                    <m:t>∂w</m:t>
                  </m:r>
                </m:num>
                <m:den>
                  <m:r>
                    <w:rPr>
                      <w:rFonts w:ascii="Cambria Math" w:hAnsi="Cambria Math"/>
                    </w:rPr>
                    <m:t>∂</m:t>
                  </m:r>
                  <m:sSup>
                    <m:sSupPr>
                      <m:ctrlPr>
                        <w:rPr>
                          <w:rFonts w:ascii="Cambria Math" w:hAnsi="Cambria Math"/>
                          <w:b/>
                          <w:bCs/>
                          <w:i/>
                        </w:rPr>
                      </m:ctrlPr>
                    </m:sSupPr>
                    <m:e>
                      <m:r>
                        <m:rPr>
                          <m:sty m:val="bi"/>
                        </m:rPr>
                        <w:rPr>
                          <w:rFonts w:ascii="Cambria Math" w:hAnsi="Cambria Math"/>
                        </w:rPr>
                        <m:t>F</m:t>
                      </m:r>
                    </m:e>
                    <m:sup>
                      <m:r>
                        <m:rPr>
                          <m:sty m:val="bi"/>
                        </m:rPr>
                        <w:rPr>
                          <w:rFonts w:ascii="Cambria Math" w:hAnsi="Cambria Math"/>
                        </w:rPr>
                        <m:t>T</m:t>
                      </m:r>
                    </m:sup>
                  </m:sSup>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θθ</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z</m:t>
                      </m:r>
                    </m:sub>
                  </m:sSub>
                </m:den>
              </m:f>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θ</m:t>
                      </m:r>
                    </m:sub>
                  </m:sSub>
                </m:den>
              </m:f>
              <m:r>
                <w:rPr>
                  <w:rFonts w:ascii="Cambria Math" w:hAnsi="Cambria Math"/>
                </w:rPr>
                <m:t xml:space="preserve">, </m:t>
              </m:r>
              <m:r>
                <m:rPr>
                  <m:sty m:val="p"/>
                </m:rPr>
                <w:rPr>
                  <w:rFonts w:ascii="Cambria Math" w:hAnsi="Cambria Math"/>
                </w:rPr>
                <m:t xml:space="preserve">and </m:t>
              </m:r>
              <m:sSub>
                <m:sSubPr>
                  <m:ctrlPr>
                    <w:rPr>
                      <w:rFonts w:ascii="Cambria Math" w:hAnsi="Cambria Math"/>
                      <w:i/>
                    </w:rPr>
                  </m:ctrlPr>
                </m:sSubPr>
                <m:e>
                  <m:r>
                    <w:rPr>
                      <w:rFonts w:ascii="Cambria Math" w:hAnsi="Cambria Math"/>
                    </w:rPr>
                    <m:t>T</m:t>
                  </m:r>
                </m:e>
                <m:sub>
                  <m:r>
                    <w:rPr>
                      <w:rFonts w:ascii="Cambria Math" w:hAnsi="Cambria Math"/>
                    </w:rPr>
                    <m:t>zz</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θ</m:t>
                      </m:r>
                    </m:sub>
                  </m:sSub>
                </m:den>
              </m:f>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z</m:t>
                      </m:r>
                    </m:sub>
                  </m:sSub>
                </m:den>
              </m:f>
              <m:r>
                <w:rPr>
                  <w:rFonts w:ascii="Cambria Math" w:hAnsi="Cambria Math"/>
                </w:rPr>
                <m:t>, #</m:t>
              </m:r>
              <m:d>
                <m:dPr>
                  <m:ctrlPr>
                    <w:rPr>
                      <w:rFonts w:ascii="Cambria Math" w:hAnsi="Cambria Math"/>
                      <w:i/>
                    </w:rPr>
                  </m:ctrlPr>
                </m:dPr>
                <m:e>
                  <m:r>
                    <w:rPr>
                      <w:rFonts w:ascii="Cambria Math" w:hAnsi="Cambria Math"/>
                    </w:rPr>
                    <m:t>A.6</m:t>
                  </m:r>
                </m:e>
              </m:d>
            </m:e>
          </m:eqArr>
        </m:oMath>
      </m:oMathPara>
    </w:p>
    <w:p w14:paraId="2B44A958" w14:textId="3B41CD7F" w:rsidR="004E5941" w:rsidRDefault="004E5941" w:rsidP="004E5941">
      <w:pPr>
        <w:jc w:val="both"/>
      </w:pPr>
      <w:r>
        <w:t xml:space="preserve">where </w:t>
      </w:r>
      <m:oMath>
        <m:sSub>
          <m:sSubPr>
            <m:ctrlPr>
              <w:rPr>
                <w:rFonts w:ascii="Cambria Math" w:hAnsi="Cambria Math"/>
                <w:i/>
              </w:rPr>
            </m:ctrlPr>
          </m:sSubPr>
          <m:e>
            <m:r>
              <w:rPr>
                <w:rFonts w:ascii="Cambria Math" w:hAnsi="Cambria Math"/>
              </w:rPr>
              <m:t xml:space="preserve"> J</m:t>
            </m:r>
          </m:e>
          <m:sub>
            <m:r>
              <w:rPr>
                <w:rFonts w:ascii="Cambria Math" w:hAnsi="Cambria Math"/>
              </w:rPr>
              <m:t>2D</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θ</m:t>
            </m:r>
          </m:sub>
        </m:sSub>
        <m:sSub>
          <m:sSubPr>
            <m:ctrlPr>
              <w:rPr>
                <w:rFonts w:ascii="Cambria Math" w:hAnsi="Cambria Math"/>
                <w:i/>
              </w:rPr>
            </m:ctrlPr>
          </m:sSubPr>
          <m:e>
            <m:r>
              <w:rPr>
                <w:rFonts w:ascii="Cambria Math" w:hAnsi="Cambria Math"/>
              </w:rPr>
              <m:t>λ</m:t>
            </m:r>
          </m:e>
          <m:sub>
            <m:r>
              <w:rPr>
                <w:rFonts w:ascii="Cambria Math" w:hAnsi="Cambria Math"/>
              </w:rPr>
              <m:t>z</m:t>
            </m:r>
          </m:sub>
        </m:sSub>
        <m:r>
          <w:rPr>
            <w:rFonts w:ascii="Cambria Math" w:hAnsi="Cambria Math"/>
          </w:rPr>
          <m:t xml:space="preserve"> </m:t>
        </m:r>
      </m:oMath>
      <w:r>
        <w:t>. The total strain energy per unit area can be written as</w:t>
      </w:r>
    </w:p>
    <w:p w14:paraId="04215F74" w14:textId="5651A533" w:rsidR="004E5941" w:rsidRDefault="00133A07" w:rsidP="004E5941">
      <w:pPr>
        <w:jc w:val="both"/>
      </w:pPr>
      <m:oMathPara>
        <m:oMath>
          <m:eqArr>
            <m:eqArrPr>
              <m:maxDist m:val="1"/>
              <m:ctrlPr>
                <w:rPr>
                  <w:rFonts w:ascii="Cambria Math" w:hAnsi="Cambria Math"/>
                  <w:i/>
                </w:rPr>
              </m:ctrlPr>
            </m:eqArrPr>
            <m:e>
              <m:r>
                <w:rPr>
                  <w:rFonts w:ascii="Cambria Math" w:hAnsi="Cambria Math"/>
                </w:rPr>
                <m:t>w=</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e</m:t>
                  </m:r>
                </m:sup>
              </m:sSub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e</m:t>
                  </m:r>
                </m:sup>
              </m:sSup>
              <m:r>
                <w:rPr>
                  <w:rFonts w:ascii="Cambria Math" w:hAnsi="Cambria Math"/>
                </w:rPr>
                <m:t>+</m:t>
              </m:r>
              <m:nary>
                <m:naryPr>
                  <m:chr m:val="∑"/>
                  <m:supHide m:val="1"/>
                  <m:ctrlPr>
                    <w:rPr>
                      <w:rFonts w:ascii="Cambria Math" w:hAnsi="Cambria Math"/>
                      <w:i/>
                      <w:iCs/>
                    </w:rPr>
                  </m:ctrlPr>
                </m:naryPr>
                <m:sub>
                  <m:r>
                    <w:rPr>
                      <w:rFonts w:ascii="Cambria Math" w:hAnsi="Cambria Math"/>
                    </w:rPr>
                    <m:t>k</m:t>
                  </m:r>
                </m:sub>
                <m:sup/>
                <m:e>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k</m:t>
                      </m:r>
                    </m:sup>
                  </m:sSub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k</m:t>
                      </m:r>
                    </m:sup>
                  </m:sSup>
                </m:e>
              </m:nary>
              <m:r>
                <w:rPr>
                  <w:rFonts w:ascii="Cambria Math" w:hAnsi="Cambria Math"/>
                </w:rPr>
                <m:t xml:space="preserve"> +</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m</m:t>
                  </m:r>
                </m:sup>
              </m:sSub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m</m:t>
                  </m:r>
                </m:sup>
              </m:sSup>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A.7</m:t>
                  </m:r>
                </m:e>
              </m:d>
            </m:e>
          </m:eqArr>
        </m:oMath>
      </m:oMathPara>
    </w:p>
    <w:p w14:paraId="57853533" w14:textId="4F133E76" w:rsidR="00AD7613" w:rsidRDefault="004E5941" w:rsidP="004E5941">
      <w:pPr>
        <w:jc w:val="both"/>
      </w:pPr>
      <w:r>
        <w:t xml:space="preserve">where </w:t>
      </w:r>
      <m:oMath>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i</m:t>
            </m:r>
          </m:sup>
        </m:sSubSup>
      </m:oMath>
      <w:r>
        <w:t xml:space="preserve">, </w:t>
      </w:r>
      <m:oMath>
        <m:r>
          <w:rPr>
            <w:rFonts w:ascii="Cambria Math" w:hAnsi="Cambria Math"/>
          </w:rPr>
          <m:t>i∈{e,k,m}</m:t>
        </m:r>
      </m:oMath>
      <w:r>
        <w:t xml:space="preserve"> is the mass of each constituent per unit reference area. </w:t>
      </w:r>
      <w:r w:rsidR="00AD7613">
        <w:t xml:space="preserve">Alternatively, the total strain energy per unit area can be written </w:t>
      </w:r>
      <w:r w:rsidR="00B62ABA">
        <w:t>as</w:t>
      </w:r>
    </w:p>
    <w:p w14:paraId="19317137" w14:textId="1169E3C2" w:rsidR="00AD7613" w:rsidRDefault="00133A07" w:rsidP="004E5941">
      <w:pPr>
        <w:jc w:val="both"/>
      </w:pPr>
      <m:oMathPara>
        <m:oMath>
          <m:eqArr>
            <m:eqArrPr>
              <m:maxDist m:val="1"/>
              <m:ctrlPr>
                <w:rPr>
                  <w:rFonts w:ascii="Cambria Math" w:hAnsi="Cambria Math"/>
                  <w:i/>
                </w:rPr>
              </m:ctrlPr>
            </m:eqArrPr>
            <m:e>
              <m:r>
                <w:rPr>
                  <w:rFonts w:ascii="Cambria Math" w:hAnsi="Cambria Math"/>
                </w:rPr>
                <m:t>w=</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total</m:t>
                  </m:r>
                </m:sup>
              </m:sSubSup>
              <m:sSup>
                <m:sSupPr>
                  <m:ctrlPr>
                    <w:rPr>
                      <w:rFonts w:ascii="Cambria Math" w:hAnsi="Cambria Math"/>
                      <w:i/>
                      <w:iCs/>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ν</m:t>
                      </m:r>
                    </m:e>
                    <m:sup>
                      <m:r>
                        <m:rPr>
                          <m:sty m:val="p"/>
                        </m:rPr>
                        <w:rPr>
                          <w:rFonts w:ascii="Cambria Math" w:hAnsi="Cambria Math"/>
                        </w:rPr>
                        <m:t>e</m:t>
                      </m:r>
                    </m:sup>
                  </m:sSup>
                  <m:r>
                    <m:rPr>
                      <m:sty m:val="p"/>
                    </m:rPr>
                    <w:rPr>
                      <w:rFonts w:ascii="Cambria Math" w:hAnsi="Cambria Math"/>
                    </w:rPr>
                    <m:t>Ψ</m:t>
                  </m:r>
                  <m:ctrlPr>
                    <w:rPr>
                      <w:rFonts w:ascii="Cambria Math" w:hAnsi="Cambria Math"/>
                      <w:iCs/>
                    </w:rPr>
                  </m:ctrlPr>
                </m:e>
                <m:sup>
                  <m:r>
                    <w:rPr>
                      <w:rFonts w:ascii="Cambria Math" w:hAnsi="Cambria Math"/>
                    </w:rPr>
                    <m:t>e</m:t>
                  </m:r>
                </m:sup>
              </m:sSup>
              <m:r>
                <w:rPr>
                  <w:rFonts w:ascii="Cambria Math" w:hAnsi="Cambria Math"/>
                </w:rPr>
                <m:t>+</m:t>
              </m:r>
              <m:nary>
                <m:naryPr>
                  <m:chr m:val="∑"/>
                  <m:supHide m:val="1"/>
                  <m:ctrlPr>
                    <w:rPr>
                      <w:rFonts w:ascii="Cambria Math" w:hAnsi="Cambria Math"/>
                      <w:i/>
                      <w:iCs/>
                    </w:rPr>
                  </m:ctrlPr>
                </m:naryPr>
                <m:sub>
                  <m:r>
                    <w:rPr>
                      <w:rFonts w:ascii="Cambria Math" w:hAnsi="Cambria Math"/>
                    </w:rPr>
                    <m:t>k</m:t>
                  </m:r>
                </m:sub>
                <m:sup/>
                <m:e>
                  <m:sSup>
                    <m:sSupPr>
                      <m:ctrlPr>
                        <w:rPr>
                          <w:rFonts w:ascii="Cambria Math" w:hAnsi="Cambria Math"/>
                          <w:i/>
                          <w:iCs/>
                        </w:rPr>
                      </m:ctrlPr>
                    </m:sSupPr>
                    <m:e>
                      <m:r>
                        <w:rPr>
                          <w:rFonts w:ascii="Cambria Math" w:hAnsi="Cambria Math"/>
                        </w:rPr>
                        <m:t>ν</m:t>
                      </m:r>
                    </m:e>
                    <m:sup>
                      <m:r>
                        <w:rPr>
                          <w:rFonts w:ascii="Cambria Math" w:hAnsi="Cambria Math"/>
                        </w:rPr>
                        <m:t>k</m:t>
                      </m:r>
                    </m:sup>
                  </m:s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k</m:t>
                      </m:r>
                    </m:sup>
                  </m:sSup>
                </m:e>
              </m:nary>
              <m:r>
                <w:rPr>
                  <w:rFonts w:ascii="Cambria Math" w:hAnsi="Cambria Math"/>
                </w:rPr>
                <m:t xml:space="preserve"> +</m:t>
              </m:r>
              <m:sSup>
                <m:sSupPr>
                  <m:ctrlPr>
                    <w:rPr>
                      <w:rFonts w:ascii="Cambria Math" w:hAnsi="Cambria Math"/>
                      <w:i/>
                      <w:iCs/>
                    </w:rPr>
                  </m:ctrlPr>
                </m:sSupPr>
                <m:e>
                  <m:r>
                    <w:rPr>
                      <w:rFonts w:ascii="Cambria Math" w:hAnsi="Cambria Math"/>
                    </w:rPr>
                    <m:t>ν</m:t>
                  </m:r>
                </m:e>
                <m:sup>
                  <m:r>
                    <w:rPr>
                      <w:rFonts w:ascii="Cambria Math" w:hAnsi="Cambria Math"/>
                    </w:rPr>
                    <m:t>m</m:t>
                  </m:r>
                </m:sup>
              </m:s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m</m:t>
                  </m:r>
                </m:sup>
              </m:sSup>
              <m:r>
                <w:rPr>
                  <w:rFonts w:ascii="Cambria Math" w:hAnsi="Cambria Math"/>
                </w:rPr>
                <m:t>)</m:t>
              </m:r>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A.8</m:t>
                  </m:r>
                </m:e>
              </m:d>
            </m:e>
          </m:eqArr>
        </m:oMath>
      </m:oMathPara>
    </w:p>
    <w:p w14:paraId="52C49C16" w14:textId="1473A6DF" w:rsidR="00131243" w:rsidRDefault="00131243" w:rsidP="004E5941">
      <w:pPr>
        <w:jc w:val="both"/>
        <w:rPr>
          <w:rFonts w:eastAsiaTheme="minorEastAsia"/>
          <w:iCs/>
        </w:rPr>
      </w:pPr>
      <w:r>
        <w:t xml:space="preserve">where </w:t>
      </w:r>
      <m:oMath>
        <m:sSup>
          <m:sSupPr>
            <m:ctrlPr>
              <w:rPr>
                <w:rFonts w:ascii="Cambria Math" w:hAnsi="Cambria Math"/>
              </w:rPr>
            </m:ctrlPr>
          </m:sSupPr>
          <m:e>
            <m:r>
              <m:rPr>
                <m:sty m:val="p"/>
              </m:rPr>
              <w:rPr>
                <w:rFonts w:ascii="Cambria Math" w:hAnsi="Cambria Math"/>
              </w:rPr>
              <m:t>ν</m:t>
            </m:r>
          </m:e>
          <m:sup>
            <m:r>
              <m:rPr>
                <m:sty m:val="p"/>
              </m:rPr>
              <w:rPr>
                <w:rFonts w:ascii="Cambria Math" w:hAnsi="Cambria Math"/>
              </w:rPr>
              <m:t>e</m:t>
            </m:r>
          </m:sup>
        </m:sSup>
      </m:oMath>
      <w:r>
        <w:rPr>
          <w:rFonts w:eastAsiaTheme="minorEastAsia"/>
        </w:rPr>
        <w:t xml:space="preserve">, </w:t>
      </w:r>
      <m:oMath>
        <m:sSup>
          <m:sSupPr>
            <m:ctrlPr>
              <w:rPr>
                <w:rFonts w:ascii="Cambria Math" w:hAnsi="Cambria Math"/>
                <w:i/>
                <w:iCs/>
              </w:rPr>
            </m:ctrlPr>
          </m:sSupPr>
          <m:e>
            <m:r>
              <w:rPr>
                <w:rFonts w:ascii="Cambria Math" w:hAnsi="Cambria Math"/>
              </w:rPr>
              <m:t>ν</m:t>
            </m:r>
          </m:e>
          <m:sup>
            <m:r>
              <w:rPr>
                <w:rFonts w:ascii="Cambria Math" w:hAnsi="Cambria Math"/>
              </w:rPr>
              <m:t>k</m:t>
            </m:r>
          </m:sup>
        </m:sSup>
      </m:oMath>
      <w:r>
        <w:rPr>
          <w:rFonts w:eastAsiaTheme="minorEastAsia"/>
          <w:iCs/>
        </w:rPr>
        <w:t xml:space="preserve">, and </w:t>
      </w:r>
      <m:oMath>
        <m:sSup>
          <m:sSupPr>
            <m:ctrlPr>
              <w:rPr>
                <w:rFonts w:ascii="Cambria Math" w:hAnsi="Cambria Math"/>
                <w:i/>
                <w:iCs/>
              </w:rPr>
            </m:ctrlPr>
          </m:sSupPr>
          <m:e>
            <m:r>
              <w:rPr>
                <w:rFonts w:ascii="Cambria Math" w:hAnsi="Cambria Math"/>
              </w:rPr>
              <m:t>ν</m:t>
            </m:r>
          </m:e>
          <m:sup>
            <m:r>
              <w:rPr>
                <w:rFonts w:ascii="Cambria Math" w:hAnsi="Cambria Math"/>
              </w:rPr>
              <m:t>m</m:t>
            </m:r>
          </m:sup>
        </m:sSup>
      </m:oMath>
      <w:r>
        <w:rPr>
          <w:rFonts w:eastAsiaTheme="minorEastAsia"/>
        </w:rPr>
        <w:t xml:space="preserve"> are mass fractions of elastin, collagen fiber families, and SMCs, respectively.</w:t>
      </w:r>
      <w:r w:rsidR="00D649ED">
        <w:rPr>
          <w:rFonts w:eastAsiaTheme="minorEastAsia"/>
        </w:rPr>
        <w:t xml:space="preserve"> In this work, four families of collagen fibers in circumferential, axial, and two diagonal directions </w:t>
      </w:r>
      <w:r w:rsidR="00B62ABA">
        <w:rPr>
          <w:rFonts w:eastAsiaTheme="minorEastAsia"/>
        </w:rPr>
        <w:t>were</w:t>
      </w:r>
      <w:r w:rsidR="00D649ED">
        <w:rPr>
          <w:rFonts w:eastAsiaTheme="minorEastAsia"/>
        </w:rPr>
        <w:t xml:space="preserve"> considered with mass fraction</w:t>
      </w:r>
      <w:r w:rsidR="00E601DD">
        <w:rPr>
          <w:rFonts w:eastAsiaTheme="minorEastAsia"/>
        </w:rPr>
        <w:t>s</w:t>
      </w:r>
      <w:r w:rsidR="00D649ED">
        <w:rPr>
          <w:rFonts w:eastAsiaTheme="minorEastAsia"/>
        </w:rPr>
        <w:t xml:space="preserve"> </w:t>
      </w:r>
      <m:oMath>
        <m:sSup>
          <m:sSupPr>
            <m:ctrlPr>
              <w:rPr>
                <w:rFonts w:ascii="Cambria Math" w:hAnsi="Cambria Math"/>
                <w:i/>
                <w:iCs/>
              </w:rPr>
            </m:ctrlPr>
          </m:sSupPr>
          <m:e>
            <m:r>
              <w:rPr>
                <w:rFonts w:ascii="Cambria Math" w:hAnsi="Cambria Math"/>
              </w:rPr>
              <m:t>ν</m:t>
            </m:r>
          </m:e>
          <m:sup>
            <m:r>
              <w:rPr>
                <w:rFonts w:ascii="Cambria Math" w:hAnsi="Cambria Math"/>
              </w:rPr>
              <m:t>k</m:t>
            </m:r>
          </m:sup>
        </m:sSup>
        <m:r>
          <w:rPr>
            <w:rFonts w:ascii="Cambria Math" w:hAnsi="Cambria Math"/>
          </w:rPr>
          <m:t>=</m:t>
        </m:r>
      </m:oMath>
      <w:r w:rsidR="00D649ED" w:rsidRPr="00BD79A3">
        <w:rPr>
          <w:rFonts w:eastAsiaTheme="minorEastAsia"/>
          <w:iCs/>
        </w:rPr>
        <w:t>(</w:t>
      </w:r>
      <w:r w:rsidR="00D649ED">
        <w:rPr>
          <w:rFonts w:eastAsiaTheme="minorEastAsia"/>
        </w:rPr>
        <w:t>0.1, 0.1, 0.4, 0.4)</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c</m:t>
            </m:r>
          </m:sup>
        </m:sSup>
      </m:oMath>
      <w:r w:rsidR="00CC0A1E">
        <w:rPr>
          <w:rFonts w:eastAsiaTheme="minorEastAsia"/>
        </w:rPr>
        <w:t xml:space="preserve"> where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c</m:t>
            </m:r>
          </m:sup>
        </m:sSup>
      </m:oMath>
      <w:r w:rsidR="00CC0A1E">
        <w:rPr>
          <w:rFonts w:eastAsiaTheme="minorEastAsia"/>
        </w:rPr>
        <w:t xml:space="preserve"> is the total collagen mass fraction</w:t>
      </w:r>
      <w:r w:rsidR="00307BF4">
        <w:rPr>
          <w:rFonts w:eastAsiaTheme="minorEastAsia"/>
        </w:rPr>
        <w:t xml:space="preserve"> </w:t>
      </w:r>
      <w:r w:rsidR="00307BF4">
        <w:rPr>
          <w:rFonts w:eastAsiaTheme="minorEastAsia"/>
        </w:rPr>
        <w:fldChar w:fldCharType="begin" w:fldLock="1"/>
      </w:r>
      <w:r w:rsidR="003F6F36">
        <w:rPr>
          <w:rFonts w:eastAsiaTheme="minorEastAsia"/>
        </w:rPr>
        <w:instrText>ADDIN CSL_CITATION {"citationItems":[{"id":"ITEM-1","itemData":{"DOI":"10.1007/s10237-010-0266-y","ISSN":"1617-7959, 1617-7940","abstract":"Recent advances in computational modeling of vascular adaptations and the need for their extension to patient-specific modeling have introduced new challenges to the path toward abdominal aortic aneurysm modeling. First, the fundamental assumption in adaptation models, namely the existence of vascular homeostasis in normal vessels, is not easy to implement in a vessel model built from medical images. Second, subjecting the vessel wall model to the normal pressure often makes the configuration deviate from the original geometry obtained from medical images. To address those technical challenges, in this work, we propose a two-step optimization approach; first, we estimate constitutive parameters of a healthy human aorta intrinsic to the material by using biaxial test data and a weighted nonlinear least-squares parameter estimation method; second, we estimate the distributions of wall thickness and anisotropy using a 2-D parameterization of the vessel wall surface and a global approximation scheme integrated within an optimization routine. A direct search method is implemented to solve the optimization problem. The numerical optimization method results in a considerable improvement in both satisfying homeostatic condition and minimizing the deviation of geometry from the original shape based on in vivo images. Finally, the utility of the proposed technique for patient-specific modeling is demonstrated in a simulation of an abdominal aortic aneurysm enlargement.","author":[{"dropping-particle":"","family":"Zeinali-Davarani","given":"Shahrokh","non-dropping-particle":"","parse-names":false,"suffix":""},{"dropping-particle":"","family":"Raguin","given":"L Guy","non-dropping-particle":"","parse-names":false,"suffix":""},{"dropping-particle":"","family":"Vorp","given":"David A","non-dropping-particle":"","parse-names":false,"suffix":""},{"dropping-particle":"","family":"Baek","given":"Seungik","non-dropping-particle":"","parse-names":false,"suffix":""}],"container-title":"Biomechanics and Modeling in Mechanobiology","id":"ITEM-1","issue":"5","issued":{"date-parts":[["2011","4","9"]]},"language":"en","page":"689-699","title":"Identification of in vivo material and geometric parameters of a human aorta: toward patient-specific modeling of abdominal aortic aneurysm","type":"article-journal","volume":"10"},"uris":["http://www.mendeley.com/documents/?uuid=64d8c246-7d0e-4c0e-9b94-1274ec0f667d"]}],"mendeley":{"formattedCitation":"(89)","plainTextFormattedCitation":"(89)","previouslyFormattedCitation":"(88)"},"properties":{"noteIndex":0},"schema":"https://github.com/citation-style-language/schema/raw/master/csl-citation.json"}</w:instrText>
      </w:r>
      <w:r w:rsidR="00307BF4">
        <w:rPr>
          <w:rFonts w:eastAsiaTheme="minorEastAsia"/>
        </w:rPr>
        <w:fldChar w:fldCharType="separate"/>
      </w:r>
      <w:r w:rsidR="003F6F36" w:rsidRPr="003F6F36">
        <w:rPr>
          <w:rFonts w:eastAsiaTheme="minorEastAsia"/>
          <w:noProof/>
        </w:rPr>
        <w:t>(89)</w:t>
      </w:r>
      <w:r w:rsidR="00307BF4">
        <w:rPr>
          <w:rFonts w:eastAsiaTheme="minorEastAsia"/>
        </w:rPr>
        <w:fldChar w:fldCharType="end"/>
      </w:r>
      <w:r w:rsidR="00CC0A1E">
        <w:rPr>
          <w:rFonts w:eastAsiaTheme="minorEastAsia"/>
        </w:rPr>
        <w:t>.</w:t>
      </w:r>
      <w:r>
        <w:rPr>
          <w:rFonts w:eastAsiaTheme="minorEastAsia"/>
        </w:rPr>
        <w:t xml:space="preserve"> The total mass per unit area</w:t>
      </w:r>
      <w:r w:rsidR="007D4900">
        <w:rPr>
          <w:rFonts w:eastAsiaTheme="minorEastAsia"/>
        </w:rPr>
        <w:t xml:space="preserve"> </w:t>
      </w:r>
      <m:oMath>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total</m:t>
            </m:r>
          </m:sup>
        </m:sSubSup>
      </m:oMath>
      <w:r>
        <w:rPr>
          <w:rFonts w:eastAsiaTheme="minorEastAsia"/>
          <w:iCs/>
        </w:rPr>
        <w:t xml:space="preserve"> is the mass of load bearing constituents and can be computed </w:t>
      </w:r>
      <w:r w:rsidR="00E601DD">
        <w:rPr>
          <w:rFonts w:eastAsiaTheme="minorEastAsia"/>
          <w:iCs/>
        </w:rPr>
        <w:t>via</w:t>
      </w:r>
      <w:r>
        <w:rPr>
          <w:rFonts w:eastAsiaTheme="minorEastAsia"/>
          <w:iCs/>
        </w:rPr>
        <w:t xml:space="preserve"> </w:t>
      </w:r>
    </w:p>
    <w:p w14:paraId="1AB28EB7" w14:textId="44DC53D2" w:rsidR="00131243" w:rsidRDefault="00133A07" w:rsidP="004E5941">
      <w:pPr>
        <w:jc w:val="both"/>
        <w:rPr>
          <w:rFonts w:eastAsiaTheme="minorEastAsia"/>
          <w:iCs/>
        </w:rPr>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total</m:t>
                  </m:r>
                </m:sup>
              </m:sSub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f</m:t>
                      </m:r>
                    </m:sub>
                  </m:sSub>
                </m:e>
              </m:d>
              <m:sSub>
                <m:sSubPr>
                  <m:ctrlPr>
                    <w:rPr>
                      <w:rFonts w:ascii="Cambria Math" w:hAnsi="Cambria Math"/>
                      <w:i/>
                    </w:rPr>
                  </m:ctrlPr>
                </m:sSubPr>
                <m:e>
                  <m:r>
                    <w:rPr>
                      <w:rFonts w:ascii="Cambria Math" w:hAnsi="Cambria Math"/>
                    </w:rPr>
                    <m:t>ρ</m:t>
                  </m:r>
                </m:e>
                <m:sub>
                  <m:r>
                    <w:rPr>
                      <w:rFonts w:ascii="Cambria Math" w:hAnsi="Cambria Math"/>
                    </w:rPr>
                    <m:t>wall</m:t>
                  </m:r>
                </m:sub>
              </m:sSub>
              <m:r>
                <w:rPr>
                  <w:rFonts w:ascii="Cambria Math" w:hAnsi="Cambria Math"/>
                </w:rPr>
                <m:t>H,#</m:t>
              </m:r>
              <m:d>
                <m:dPr>
                  <m:ctrlPr>
                    <w:rPr>
                      <w:rFonts w:ascii="Cambria Math" w:hAnsi="Cambria Math"/>
                      <w:i/>
                    </w:rPr>
                  </m:ctrlPr>
                </m:dPr>
                <m:e>
                  <m:r>
                    <w:rPr>
                      <w:rFonts w:ascii="Cambria Math" w:hAnsi="Cambria Math"/>
                    </w:rPr>
                    <m:t>A.9</m:t>
                  </m:r>
                </m:e>
              </m:d>
            </m:e>
          </m:eqArr>
        </m:oMath>
      </m:oMathPara>
    </w:p>
    <w:p w14:paraId="0C5BBBF1" w14:textId="415FC276" w:rsidR="00DB4267" w:rsidRDefault="00DB4267" w:rsidP="004E5941">
      <w:pPr>
        <w:jc w:val="both"/>
        <w:rPr>
          <w:rFonts w:eastAsiaTheme="minorEastAsia"/>
        </w:rPr>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Pr>
          <w:rFonts w:eastAsiaTheme="minorEastAsia"/>
        </w:rPr>
        <w:t xml:space="preserve"> is the </w:t>
      </w:r>
      <w:r w:rsidR="00854D8E">
        <w:rPr>
          <w:rFonts w:eastAsiaTheme="minorEastAsia"/>
        </w:rPr>
        <w:t xml:space="preserve">density of the vascular wall, </w:t>
      </w:r>
      <m:oMath>
        <m:sSub>
          <m:sSubPr>
            <m:ctrlPr>
              <w:rPr>
                <w:rFonts w:ascii="Cambria Math" w:hAnsi="Cambria Math"/>
                <w:i/>
              </w:rPr>
            </m:ctrlPr>
          </m:sSubPr>
          <m:e>
            <m:r>
              <w:rPr>
                <w:rFonts w:ascii="Cambria Math" w:hAnsi="Cambria Math"/>
              </w:rPr>
              <m:t>ϕ</m:t>
            </m:r>
          </m:e>
          <m:sub>
            <m:r>
              <w:rPr>
                <w:rFonts w:ascii="Cambria Math" w:hAnsi="Cambria Math"/>
              </w:rPr>
              <m:t>f</m:t>
            </m:r>
          </m:sub>
        </m:sSub>
      </m:oMath>
      <w:r w:rsidR="00854D8E">
        <w:rPr>
          <w:rFonts w:eastAsiaTheme="minorEastAsia"/>
        </w:rPr>
        <w:t xml:space="preserve"> is the volume fraction of interstitial fluid, and </w:t>
      </w:r>
      <m:oMath>
        <m:r>
          <w:rPr>
            <w:rFonts w:ascii="Cambria Math" w:eastAsiaTheme="minorEastAsia" w:hAnsi="Cambria Math"/>
          </w:rPr>
          <m:t>H</m:t>
        </m:r>
      </m:oMath>
      <w:r w:rsidR="00854D8E">
        <w:rPr>
          <w:rFonts w:eastAsiaTheme="minorEastAsia"/>
        </w:rPr>
        <w:t xml:space="preserve"> is the thickness under homeostatic conditions.</w:t>
      </w:r>
    </w:p>
    <w:p w14:paraId="41125459" w14:textId="37D34E5F" w:rsidR="005D7F8B" w:rsidRDefault="005D7F8B" w:rsidP="005D7F8B">
      <w:pPr>
        <w:jc w:val="both"/>
      </w:pPr>
      <w:r>
        <w:t>A neo-Hookean model</w:t>
      </w:r>
      <w:r w:rsidR="001D2756">
        <w:t xml:space="preserve"> is employed</w:t>
      </w:r>
      <w:r>
        <w:t xml:space="preserve"> for th</w:t>
      </w:r>
      <w:r w:rsidR="001D2756">
        <w:t>e passive elastin response</w:t>
      </w:r>
      <w:r>
        <w:t xml:space="preserve"> and a Holzapfel exponential model is used for collagen fiber families and passive behavior of circumferentially oriented SMCs</w:t>
      </w:r>
      <w:r>
        <w:tab/>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
        <w:gridCol w:w="8296"/>
        <w:gridCol w:w="797"/>
      </w:tblGrid>
      <w:tr w:rsidR="005D7F8B" w14:paraId="3B7839E6" w14:textId="77777777" w:rsidTr="00B3302B">
        <w:trPr>
          <w:trHeight w:val="341"/>
        </w:trPr>
        <w:tc>
          <w:tcPr>
            <w:tcW w:w="143" w:type="pct"/>
            <w:vAlign w:val="center"/>
          </w:tcPr>
          <w:p w14:paraId="773AC387" w14:textId="77777777" w:rsidR="005D7F8B" w:rsidRDefault="005D7F8B" w:rsidP="00343FFE">
            <w:pPr>
              <w:jc w:val="center"/>
            </w:pPr>
          </w:p>
        </w:tc>
        <w:tc>
          <w:tcPr>
            <w:tcW w:w="4432" w:type="pct"/>
            <w:vAlign w:val="center"/>
          </w:tcPr>
          <w:p w14:paraId="246C1325" w14:textId="77777777" w:rsidR="005D7F8B" w:rsidRPr="00F2269D" w:rsidRDefault="00133A07" w:rsidP="00343FFE">
            <w:pPr>
              <w:jc w:val="center"/>
            </w:pPr>
            <m:oMathPara>
              <m:oMathParaPr>
                <m:jc m:val="center"/>
              </m:oMathParaPr>
              <m:oMath>
                <m:eqArr>
                  <m:eqArrPr>
                    <m:maxDist m:val="1"/>
                    <m:ctrlPr>
                      <w:rPr>
                        <w:rFonts w:ascii="Cambria Math" w:hAnsi="Cambria Math"/>
                        <w:i/>
                      </w:rPr>
                    </m:ctrlPr>
                  </m:eqArrPr>
                  <m:e>
                    <m:sSup>
                      <m:sSupPr>
                        <m:ctrlPr>
                          <w:rPr>
                            <w:rFonts w:ascii="Cambria Math" w:hAnsi="Cambria Math"/>
                            <w:i/>
                          </w:rPr>
                        </m:ctrlPr>
                      </m:sSupPr>
                      <m:e>
                        <m:r>
                          <m:rPr>
                            <m:sty m:val="p"/>
                          </m:rPr>
                          <w:rPr>
                            <w:rFonts w:ascii="Cambria Math" w:hAnsi="Cambria Math"/>
                          </w:rPr>
                          <m:t>Ψ</m:t>
                        </m:r>
                      </m:e>
                      <m:sup>
                        <m:r>
                          <w:rPr>
                            <w:rFonts w:ascii="Cambria Math" w:hAnsi="Cambria Math"/>
                          </w:rPr>
                          <m:t>e</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e</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e</m:t>
                                    </m:r>
                                  </m:sup>
                                </m:sSubSup>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e</m:t>
                                        </m:r>
                                      </m:sup>
                                    </m:sSubSup>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e</m:t>
                                        </m:r>
                                      </m:sup>
                                    </m:sSubSup>
                                  </m:e>
                                </m:d>
                              </m:e>
                              <m:sup>
                                <m:r>
                                  <w:rPr>
                                    <w:rFonts w:ascii="Cambria Math" w:hAnsi="Cambria Math"/>
                                  </w:rPr>
                                  <m:t>2</m:t>
                                </m:r>
                              </m:sup>
                            </m:sSup>
                          </m:den>
                        </m:f>
                        <m:r>
                          <w:rPr>
                            <w:rFonts w:ascii="Cambria Math" w:hAnsi="Cambria Math"/>
                          </w:rPr>
                          <m:t>-3</m:t>
                        </m:r>
                      </m:e>
                    </m:d>
                    <m:r>
                      <w:rPr>
                        <w:rFonts w:ascii="Cambria Math" w:hAnsi="Cambria Math"/>
                      </w:rPr>
                      <m:t>,</m:t>
                    </m:r>
                    <m:ctrlPr>
                      <w:rPr>
                        <w:rFonts w:ascii="Cambria Math" w:eastAsia="Cambria Math" w:hAnsi="Cambria Math" w:cs="Cambria Math"/>
                        <w:i/>
                      </w:rPr>
                    </m:ctrlPr>
                  </m:e>
                  <m:e>
                    <m:sSup>
                      <m:sSupPr>
                        <m:ctrlPr>
                          <w:rPr>
                            <w:rFonts w:ascii="Cambria Math" w:hAnsi="Cambria Math"/>
                            <w:i/>
                          </w:rPr>
                        </m:ctrlPr>
                      </m:sSupPr>
                      <m:e>
                        <m:r>
                          <m:rPr>
                            <m:sty m:val="p"/>
                          </m:rPr>
                          <w:rPr>
                            <w:rFonts w:ascii="Cambria Math" w:hAnsi="Cambria Math"/>
                          </w:rPr>
                          <m:t>Ψ</m:t>
                        </m:r>
                      </m:e>
                      <m:sup>
                        <m:r>
                          <w:rPr>
                            <w:rFonts w:ascii="Cambria Math" w:hAnsi="Cambria Math"/>
                          </w:rPr>
                          <m:t>k</m:t>
                        </m:r>
                      </m:sup>
                    </m:sSup>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r>
                              <w:rPr>
                                <w:rFonts w:ascii="Cambria Math" w:hAnsi="Cambria Math"/>
                              </w:rPr>
                              <m:t>k</m:t>
                            </m:r>
                          </m:sup>
                        </m:sSub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3</m:t>
                            </m:r>
                          </m:sub>
                        </m:sSub>
                      </m:den>
                    </m:f>
                    <m:d>
                      <m:dPr>
                        <m:begChr m:val="{"/>
                        <m:endChr m:val="}"/>
                        <m:ctrlPr>
                          <w:rPr>
                            <w:rFonts w:ascii="Cambria Math" w:hAnsi="Cambria Math"/>
                            <w:i/>
                          </w:rPr>
                        </m:ctrlPr>
                      </m:dPr>
                      <m:e>
                        <m:func>
                          <m:funcPr>
                            <m:ctrlPr>
                              <w:rPr>
                                <w:rFonts w:ascii="Cambria Math" w:hAnsi="Cambria Math"/>
                                <w:iCs/>
                              </w:rPr>
                            </m:ctrlPr>
                          </m:funcPr>
                          <m:fName>
                            <m:r>
                              <m:rPr>
                                <m:sty m:val="p"/>
                              </m:rPr>
                              <w:rPr>
                                <w:rFonts w:ascii="Cambria Math" w:hAnsi="Cambria Math"/>
                              </w:rPr>
                              <m:t>exp</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sSup>
                                              <m:sSupPr>
                                                <m:ctrlPr>
                                                  <w:rPr>
                                                    <w:rFonts w:ascii="Cambria Math" w:hAnsi="Cambria Math"/>
                                                    <w:i/>
                                                  </w:rPr>
                                                </m:ctrlPr>
                                              </m:sSupPr>
                                              <m:e>
                                                <m:r>
                                                  <w:rPr>
                                                    <w:rFonts w:ascii="Cambria Math" w:hAnsi="Cambria Math"/>
                                                  </w:rPr>
                                                  <m:t>k</m:t>
                                                </m:r>
                                              </m:e>
                                              <m:sup>
                                                <m:r>
                                                  <w:rPr>
                                                    <w:rFonts w:ascii="Cambria Math" w:hAnsi="Cambria Math"/>
                                                  </w:rPr>
                                                  <m:t>2</m:t>
                                                </m:r>
                                              </m:sup>
                                            </m:sSup>
                                          </m:sup>
                                        </m:sSubSup>
                                        <m:r>
                                          <w:rPr>
                                            <w:rFonts w:ascii="Cambria Math" w:hAnsi="Cambria Math"/>
                                          </w:rPr>
                                          <m:t>-1</m:t>
                                        </m:r>
                                      </m:e>
                                    </m:d>
                                  </m:e>
                                  <m:sup>
                                    <m:r>
                                      <w:rPr>
                                        <w:rFonts w:ascii="Cambria Math" w:hAnsi="Cambria Math"/>
                                      </w:rPr>
                                      <m:t>2</m:t>
                                    </m:r>
                                  </m:sup>
                                </m:sSup>
                              </m:e>
                            </m:d>
                          </m:e>
                        </m:func>
                        <m:r>
                          <w:rPr>
                            <w:rFonts w:ascii="Cambria Math" w:hAnsi="Cambria Math"/>
                          </w:rPr>
                          <m:t>-1</m:t>
                        </m:r>
                      </m:e>
                    </m:d>
                    <m:r>
                      <w:rPr>
                        <w:rFonts w:ascii="Cambria Math" w:hAnsi="Cambria Math"/>
                      </w:rPr>
                      <m:t>,</m:t>
                    </m:r>
                    <m:ctrlPr>
                      <w:rPr>
                        <w:rFonts w:ascii="Cambria Math" w:eastAsia="Cambria Math" w:hAnsi="Cambria Math" w:cs="Cambria Math"/>
                        <w:i/>
                      </w:rPr>
                    </m:ctrlPr>
                  </m:e>
                  <m:e>
                    <m:sSup>
                      <m:sSupPr>
                        <m:ctrlPr>
                          <w:rPr>
                            <w:rFonts w:ascii="Cambria Math" w:hAnsi="Cambria Math"/>
                            <w:i/>
                          </w:rPr>
                        </m:ctrlPr>
                      </m:sSupPr>
                      <m:e>
                        <m:r>
                          <m:rPr>
                            <m:sty m:val="p"/>
                          </m:rPr>
                          <w:rPr>
                            <w:rFonts w:ascii="Cambria Math" w:hAnsi="Cambria Math"/>
                          </w:rPr>
                          <m:t>Ψ</m:t>
                        </m:r>
                      </m:e>
                      <m:sup>
                        <m:r>
                          <w:rPr>
                            <w:rFonts w:ascii="Cambria Math" w:hAnsi="Cambria Math"/>
                          </w:rPr>
                          <m:t>m</m:t>
                        </m:r>
                      </m:sup>
                    </m:sSup>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r>
                              <w:rPr>
                                <w:rFonts w:ascii="Cambria Math" w:hAnsi="Cambria Math"/>
                              </w:rPr>
                              <m:t>m</m:t>
                            </m:r>
                          </m:sup>
                        </m:sSub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4</m:t>
                            </m:r>
                          </m:sub>
                        </m:sSub>
                      </m:num>
                      <m:den>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5</m:t>
                            </m:r>
                          </m:sub>
                        </m:sSub>
                      </m:den>
                    </m:f>
                    <m:d>
                      <m:dPr>
                        <m:begChr m:val="{"/>
                        <m:endChr m:val="}"/>
                        <m:ctrlPr>
                          <w:rPr>
                            <w:rFonts w:ascii="Cambria Math" w:hAnsi="Cambria Math"/>
                            <w:i/>
                          </w:rPr>
                        </m:ctrlPr>
                      </m:dPr>
                      <m:e>
                        <m:func>
                          <m:funcPr>
                            <m:ctrlPr>
                              <w:rPr>
                                <w:rFonts w:ascii="Cambria Math" w:hAnsi="Cambria Math"/>
                                <w:iCs/>
                              </w:rPr>
                            </m:ctrlPr>
                          </m:funcPr>
                          <m:fName>
                            <m:r>
                              <m:rPr>
                                <m:sty m:val="p"/>
                              </m:rPr>
                              <w:rPr>
                                <w:rFonts w:ascii="Cambria Math" w:hAnsi="Cambria Math"/>
                              </w:rPr>
                              <m:t>exp</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sSup>
                                              <m:sSupPr>
                                                <m:ctrlPr>
                                                  <w:rPr>
                                                    <w:rFonts w:ascii="Cambria Math" w:hAnsi="Cambria Math"/>
                                                    <w:i/>
                                                  </w:rPr>
                                                </m:ctrlPr>
                                              </m:sSupPr>
                                              <m:e>
                                                <m:r>
                                                  <w:rPr>
                                                    <w:rFonts w:ascii="Cambria Math" w:hAnsi="Cambria Math"/>
                                                  </w:rPr>
                                                  <m:t>m</m:t>
                                                </m:r>
                                              </m:e>
                                              <m:sup>
                                                <m:r>
                                                  <w:rPr>
                                                    <w:rFonts w:ascii="Cambria Math" w:hAnsi="Cambria Math"/>
                                                  </w:rPr>
                                                  <m:t>2</m:t>
                                                </m:r>
                                              </m:sup>
                                            </m:sSup>
                                          </m:sup>
                                        </m:sSubSup>
                                        <m:r>
                                          <w:rPr>
                                            <w:rFonts w:ascii="Cambria Math" w:hAnsi="Cambria Math"/>
                                          </w:rPr>
                                          <m:t>-1</m:t>
                                        </m:r>
                                      </m:e>
                                    </m:d>
                                  </m:e>
                                  <m:sup>
                                    <m:r>
                                      <w:rPr>
                                        <w:rFonts w:ascii="Cambria Math" w:hAnsi="Cambria Math"/>
                                      </w:rPr>
                                      <m:t>2</m:t>
                                    </m:r>
                                  </m:sup>
                                </m:sSup>
                              </m:e>
                            </m:d>
                          </m:e>
                        </m:func>
                        <m:r>
                          <w:rPr>
                            <w:rFonts w:ascii="Cambria Math" w:hAnsi="Cambria Math"/>
                          </w:rPr>
                          <m:t>-1</m:t>
                        </m:r>
                      </m:e>
                    </m:d>
                    <m:r>
                      <w:rPr>
                        <w:rFonts w:ascii="Cambria Math" w:hAnsi="Cambria Math"/>
                      </w:rPr>
                      <m:t>.#</m:t>
                    </m:r>
                  </m:e>
                </m:eqArr>
              </m:oMath>
            </m:oMathPara>
          </w:p>
        </w:tc>
        <w:tc>
          <w:tcPr>
            <w:tcW w:w="426" w:type="pct"/>
            <w:vAlign w:val="center"/>
          </w:tcPr>
          <w:p w14:paraId="61274B14" w14:textId="12A1967C" w:rsidR="005D7F8B" w:rsidRDefault="005D7F8B" w:rsidP="00B3302B">
            <w:pPr>
              <w:bidi/>
              <w:jc w:val="right"/>
            </w:pPr>
            <w:r>
              <w:t>(</w:t>
            </w:r>
            <w:r w:rsidR="00D20BF7">
              <w:t>A.10)</w:t>
            </w:r>
          </w:p>
        </w:tc>
      </w:tr>
    </w:tbl>
    <w:p w14:paraId="11B3FD8A" w14:textId="77777777" w:rsidR="005D7F8B" w:rsidRDefault="005D7F8B" w:rsidP="004E5941">
      <w:pPr>
        <w:jc w:val="both"/>
      </w:pPr>
    </w:p>
    <w:p w14:paraId="6DE6E413" w14:textId="38A0B09B" w:rsidR="004E5941" w:rsidRDefault="00F714D4" w:rsidP="004E5941">
      <w:pPr>
        <w:jc w:val="both"/>
      </w:pPr>
      <w:r>
        <w:lastRenderedPageBreak/>
        <w:t xml:space="preserve">Where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Pr>
          <w:rFonts w:eastAsiaTheme="minorEastAsia"/>
        </w:rPr>
        <w:t xml:space="preserve"> is the elastin material parameter,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 xml:space="preserve"> are collagen material parameters,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oMath>
      <w:r>
        <w:rPr>
          <w:rFonts w:eastAsiaTheme="minorEastAsia"/>
        </w:rPr>
        <w:t xml:space="preserve"> are passive SMC material parameters. </w:t>
      </w:r>
      <w:r w:rsidR="004E5941">
        <w:t xml:space="preserve">To include the active </w:t>
      </w:r>
      <w:r w:rsidR="008C764D">
        <w:t>tension</w:t>
      </w:r>
      <w:r w:rsidR="004E5941">
        <w:t xml:space="preserve"> of vascular SMCs, we use a potential function as given by </w:t>
      </w:r>
      <w:r w:rsidR="004E5941">
        <w:fldChar w:fldCharType="begin" w:fldLock="1"/>
      </w:r>
      <w:r w:rsidR="00625E74">
        <w:instrText>ADDIN CSL_CITATION {"citationItems":[{"id":"ITEM-1","itemData":{"DOI":"10.1007/s10439-007-9322-x","ISSN":"0090-6964, 1573-9686","abstract":"Cerebral vasospasm is a poorly understood clinical condition that appears to result from complex biochemical and biomechanical processes that manifest as yet another example of vascular growth and remodeling. We submit that mathematical modeling holds great promise to help synthesize diverse types of data and thereby to increase our understanding of vasospasm. Toward this ultimate goal, we present constitutive relations and parametric studies that illustrate the potential utility of a new theoretical framework that combines information on wall mechanics, hemodynamics, and chemical kinetics. In particular, we show that chemical and mechanical mediators of cellular and extracellular matrix turnover can differentially dominate the progression and resolution of vasospasm. Moreover, based on our simulations, endothelial damage can significantly alter the time-course and extent of vasospasm as can impairment of autoregulation. Although the present results are consistent with salient features of clinically reported vasospasm, and thus provide some new insight, we suggest that most importantly they reveal areas of pressing need with regard to the collection of additional experimental data. Without appropriate data, our understanding of cerebral vasospasm will remain incomplete.","author":[{"dropping-particle":"","family":"Baek","given":"S","non-dropping-particle":"","parse-names":false,"suffix":""},{"dropping-particle":"","family":"Valentín","given":"A","non-dropping-particle":"","parse-names":false,"suffix":""},{"dropping-particle":"","family":"Humphrey","given":"J D","non-dropping-particle":"","parse-names":false,"suffix":""}],"container-title":"Annals of Biomedical Engineering","id":"ITEM-1","issue":"9","issued":{"date-parts":[["2007","4","8"]]},"language":"en","page":"1498","title":"Biochemomechanics of Cerebral Vasospasm and its Resolution: II. Constitutive Relations and Model Simulations","type":"article-journal","volume":"35"},"uris":["http://www.mendeley.com/documents/?uuid=79ce8662-1e4b-4387-9a24-e768606ba1aa"]}],"mendeley":{"formattedCitation":"(10)","plainTextFormattedCitation":"(10)","previouslyFormattedCitation":"(10)"},"properties":{"noteIndex":0},"schema":"https://github.com/citation-style-language/schema/raw/master/csl-citation.json"}</w:instrText>
      </w:r>
      <w:r w:rsidR="004E5941">
        <w:fldChar w:fldCharType="separate"/>
      </w:r>
      <w:r w:rsidR="00625E74" w:rsidRPr="00625E74">
        <w:rPr>
          <w:noProof/>
        </w:rPr>
        <w:t>(10)</w:t>
      </w:r>
      <w:r w:rsidR="004E5941">
        <w:fldChar w:fldCharType="end"/>
      </w:r>
    </w:p>
    <w:p w14:paraId="4DC8980D" w14:textId="35FBAB89" w:rsidR="004E5941" w:rsidRDefault="00133A07" w:rsidP="004E5941">
      <w:pPr>
        <w:jc w:val="both"/>
      </w:pPr>
      <m:oMathPara>
        <m:oMath>
          <m:eqArr>
            <m:eqArrPr>
              <m:maxDist m:val="1"/>
              <m:ctrlPr>
                <w:rPr>
                  <w:rFonts w:ascii="Cambria Math" w:hAnsi="Cambria Math"/>
                  <w:i/>
                </w:rPr>
              </m:ctrlPr>
            </m:eqArrPr>
            <m:e>
              <m:sSubSup>
                <m:sSubSupPr>
                  <m:ctrlPr>
                    <w:rPr>
                      <w:rFonts w:ascii="Cambria Math" w:hAnsi="Cambria Math"/>
                      <w:i/>
                    </w:rPr>
                  </m:ctrlPr>
                </m:sSubSupPr>
                <m:e>
                  <m:r>
                    <m:rPr>
                      <m:sty m:val="p"/>
                    </m:rPr>
                    <w:rPr>
                      <w:rFonts w:ascii="Cambria Math" w:hAnsi="Cambria Math"/>
                    </w:rPr>
                    <m:t>Ψ</m:t>
                  </m:r>
                </m:e>
                <m:sub>
                  <m:r>
                    <w:rPr>
                      <w:rFonts w:ascii="Cambria Math" w:hAnsi="Cambria Math"/>
                    </w:rPr>
                    <m:t>act</m:t>
                  </m:r>
                </m:sub>
                <m:sup>
                  <m:r>
                    <w:rPr>
                      <w:rFonts w:ascii="Cambria Math" w:hAnsi="Cambria Math"/>
                    </w:rPr>
                    <m:t>m</m:t>
                  </m:r>
                </m:sup>
              </m:sSubSup>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ρ</m:t>
                      </m:r>
                    </m:e>
                    <m:sub>
                      <m:r>
                        <w:rPr>
                          <w:rFonts w:ascii="Cambria Math" w:hAnsi="Cambria Math"/>
                        </w:rPr>
                        <m:t>wall</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M</m:t>
                                  </m:r>
                                </m:sub>
                              </m:sSub>
                              <m:r>
                                <w:rPr>
                                  <w:rFonts w:ascii="Cambria Math" w:hAnsi="Cambria Math"/>
                                </w:rPr>
                                <m:t>-</m:t>
                              </m:r>
                              <m:acc>
                                <m:accPr>
                                  <m:chr m:val="̃"/>
                                  <m:ctrlPr>
                                    <w:rPr>
                                      <w:rFonts w:ascii="Cambria Math" w:hAnsi="Cambria Math"/>
                                      <w:i/>
                                    </w:rPr>
                                  </m:ctrlPr>
                                </m:accPr>
                                <m:e>
                                  <m:r>
                                    <w:rPr>
                                      <w:rFonts w:ascii="Cambria Math" w:hAnsi="Cambria Math"/>
                                    </w:rPr>
                                    <m:t>λ</m:t>
                                  </m:r>
                                </m:e>
                              </m:acc>
                            </m:e>
                          </m:d>
                        </m:e>
                        <m:sup>
                          <m:r>
                            <w:rPr>
                              <w:rFonts w:ascii="Cambria Math" w:hAnsi="Cambria Math"/>
                            </w:rPr>
                            <m:t>3</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0</m:t>
                                  </m:r>
                                </m:sub>
                              </m:sSub>
                            </m:e>
                          </m:d>
                        </m:e>
                        <m:sup>
                          <m:r>
                            <w:rPr>
                              <w:rFonts w:ascii="Cambria Math" w:hAnsi="Cambria Math"/>
                            </w:rPr>
                            <m:t>2</m:t>
                          </m:r>
                        </m:sup>
                      </m:sSup>
                    </m:den>
                  </m:f>
                </m:e>
              </m:d>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A.11</m:t>
                  </m:r>
                </m:e>
              </m:d>
            </m:e>
          </m:eqArr>
        </m:oMath>
      </m:oMathPara>
    </w:p>
    <w:p w14:paraId="3311EA8A" w14:textId="1219E109" w:rsidR="004E5941" w:rsidRDefault="004E5941" w:rsidP="00BC0C6A">
      <w:pPr>
        <w:jc w:val="both"/>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are stretches at which the active force generation is maximum and zero, respectively</w:t>
      </w:r>
      <w:r w:rsidR="00FB4758">
        <w:t xml:space="preserve">, and </w:t>
      </w: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sidR="00FB4758">
        <w:rPr>
          <w:rFonts w:eastAsiaTheme="minorEastAsia"/>
        </w:rPr>
        <w:t xml:space="preserve"> is the vascular wall density</w:t>
      </w:r>
      <w:r w:rsidR="0084193A">
        <w:t xml:space="preserve">. </w:t>
      </w:r>
      <w:r>
        <w:t xml:space="preserve">In addition, </w:t>
      </w:r>
      <m:oMath>
        <m:acc>
          <m:accPr>
            <m:chr m:val="̃"/>
            <m:ctrlPr>
              <w:rPr>
                <w:rFonts w:ascii="Cambria Math" w:hAnsi="Cambria Math"/>
                <w:i/>
                <w:sz w:val="26"/>
                <w:szCs w:val="26"/>
              </w:rPr>
            </m:ctrlPr>
          </m:accPr>
          <m:e>
            <m:r>
              <w:rPr>
                <w:rFonts w:ascii="Cambria Math" w:hAnsi="Cambria Math"/>
                <w:sz w:val="26"/>
                <w:szCs w:val="26"/>
              </w:rPr>
              <m:t>λ</m:t>
            </m:r>
          </m:e>
        </m:acc>
        <m:r>
          <w:rPr>
            <w:rFonts w:ascii="Cambria Math" w:hAnsi="Cambria Math"/>
            <w:sz w:val="26"/>
            <w:szCs w:val="26"/>
          </w:rPr>
          <m:t xml:space="preserve"> </m:t>
        </m:r>
      </m:oMath>
      <w:r>
        <w:t>is an active stretch of the SMCs in the circumferential direction</w:t>
      </w:r>
      <w:r w:rsidR="00F60324">
        <w:t xml:space="preserve">, </w:t>
      </w:r>
      <w:r w:rsidR="004F794D">
        <w:t xml:space="preserve">which can evolve by SMC remodeling over slow timescales (hours to days). In the current study, we focus on the short timescale adaptations (minutes), and thus, </w:t>
      </w:r>
      <m:oMath>
        <m:acc>
          <m:accPr>
            <m:chr m:val="̃"/>
            <m:ctrlPr>
              <w:rPr>
                <w:rFonts w:ascii="Cambria Math" w:hAnsi="Cambria Math"/>
                <w:i/>
              </w:rPr>
            </m:ctrlPr>
          </m:accPr>
          <m:e>
            <m:r>
              <w:rPr>
                <w:rFonts w:ascii="Cambria Math" w:hAnsi="Cambria Math"/>
              </w:rPr>
              <m:t>λ</m:t>
            </m:r>
          </m:e>
        </m:acc>
      </m:oMath>
      <w:r w:rsidR="004F794D">
        <w:t xml:space="preserve"> is assumed to be the total circumferential stretch in the vessel (</w:t>
      </w:r>
      <m:oMath>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 xml:space="preserve">). </m:t>
        </m:r>
      </m:oMath>
      <w:r w:rsidR="00B0661A">
        <w:rPr>
          <w:rFonts w:eastAsiaTheme="minorEastAsia"/>
        </w:rPr>
        <w:t xml:space="preserve">Active SMC </w:t>
      </w:r>
      <w:del w:id="850" w:author="Hamidreza Gharahi" w:date="2020-08-27T14:27:00Z">
        <w:r w:rsidR="00B0661A" w:rsidDel="009060BB">
          <w:rPr>
            <w:rFonts w:eastAsiaTheme="minorEastAsia"/>
          </w:rPr>
          <w:delText>tension</w:delText>
        </w:r>
      </w:del>
      <w:ins w:id="851" w:author="Hamidreza Gharahi" w:date="2020-08-27T14:27:00Z">
        <w:r w:rsidR="009060BB">
          <w:rPr>
            <w:rFonts w:eastAsiaTheme="minorEastAsia"/>
          </w:rPr>
          <w:t>stress</w:t>
        </w:r>
      </w:ins>
      <w:r w:rsidR="00B0661A">
        <w:rPr>
          <w:rFonts w:eastAsiaTheme="minorEastAsia"/>
        </w:rPr>
        <w:t xml:space="preserve"> </w:t>
      </w:r>
      <m:oMath>
        <m:r>
          <w:rPr>
            <w:rFonts w:ascii="Cambria Math" w:eastAsiaTheme="minorEastAsia" w:hAnsi="Cambria Math"/>
          </w:rPr>
          <m:t>S</m:t>
        </m:r>
      </m:oMath>
      <w:r w:rsidR="00B0661A">
        <w:rPr>
          <w:rFonts w:eastAsiaTheme="minorEastAsia"/>
        </w:rPr>
        <w:t xml:space="preserve"> is in general a function of the myogenic, shear-dependent, and metabolic controls in coronary vessels. </w:t>
      </w:r>
      <w:r w:rsidR="00AF49C9">
        <w:rPr>
          <w:rFonts w:eastAsiaTheme="minorEastAsia"/>
        </w:rPr>
        <w:t>Again, u</w:t>
      </w:r>
      <w:r>
        <w:t>sing</w:t>
      </w:r>
      <w:r w:rsidR="00AF49C9">
        <w:t xml:space="preserve"> membrane theory,</w:t>
      </w:r>
      <m:oMath>
        <m:r>
          <w:rPr>
            <w:rFonts w:ascii="Cambria Math" w:eastAsiaTheme="minorEastAsia" w:hAnsi="Cambria Math"/>
          </w:rPr>
          <m:t xml:space="preserve"> </m:t>
        </m:r>
        <m:sSub>
          <m:sSubPr>
            <m:ctrlPr>
              <w:rPr>
                <w:rFonts w:ascii="Cambria Math" w:hAnsi="Cambria Math"/>
                <w:b/>
              </w:rPr>
            </m:ctrlPr>
          </m:sSubPr>
          <m:e>
            <m:r>
              <w:rPr>
                <w:rFonts w:ascii="Cambria Math" w:hAnsi="Cambria Math"/>
              </w:rPr>
              <m:t>T</m:t>
            </m:r>
          </m:e>
          <m:sub>
            <m:r>
              <w:rPr>
                <w:rFonts w:ascii="Cambria Math" w:hAnsi="Cambria Math"/>
              </w:rPr>
              <m:t>act</m:t>
            </m:r>
          </m:sub>
        </m:sSub>
        <m:r>
          <m:rPr>
            <m:sty m:val="bi"/>
          </m:rPr>
          <w:rPr>
            <w:rFonts w:ascii="Cambria Math" w:hAnsi="Cambria Math"/>
          </w:rPr>
          <m:t>=</m:t>
        </m:r>
        <m:f>
          <m:fPr>
            <m:ctrlPr>
              <w:rPr>
                <w:rFonts w:ascii="Cambria Math" w:hAnsi="Cambria Math"/>
                <w:b/>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z</m:t>
                </m:r>
              </m:sub>
            </m:sSub>
          </m:den>
        </m:f>
        <m:f>
          <m:fPr>
            <m:ctrlPr>
              <w:rPr>
                <w:rFonts w:ascii="Cambria Math" w:hAnsi="Cambria Math"/>
                <w:bCs/>
                <w:i/>
              </w:rPr>
            </m:ctrlPr>
          </m:fPr>
          <m:num>
            <m:r>
              <w:rPr>
                <w:rFonts w:ascii="Cambria Math" w:hAnsi="Cambria Math"/>
              </w:rPr>
              <m:t>∂</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m</m:t>
                </m:r>
              </m:sup>
            </m:sSubSup>
            <m:sSubSup>
              <m:sSubSupPr>
                <m:ctrlPr>
                  <w:rPr>
                    <w:rFonts w:ascii="Cambria Math" w:hAnsi="Cambria Math"/>
                    <w:i/>
                    <w:sz w:val="26"/>
                    <w:szCs w:val="26"/>
                  </w:rPr>
                </m:ctrlPr>
              </m:sSubSupPr>
              <m:e>
                <m:r>
                  <w:rPr>
                    <w:rFonts w:ascii="Cambria Math" w:hAnsi="Cambria Math"/>
                    <w:sz w:val="26"/>
                    <w:szCs w:val="26"/>
                  </w:rPr>
                  <m:t>ψ</m:t>
                </m:r>
              </m:e>
              <m:sub>
                <m:r>
                  <w:rPr>
                    <w:rFonts w:ascii="Cambria Math" w:hAnsi="Cambria Math"/>
                    <w:sz w:val="26"/>
                    <w:szCs w:val="26"/>
                  </w:rPr>
                  <m:t>act</m:t>
                </m:r>
              </m:sub>
              <m:sup>
                <m:r>
                  <w:rPr>
                    <w:rFonts w:ascii="Cambria Math" w:hAnsi="Cambria Math"/>
                    <w:sz w:val="26"/>
                    <w:szCs w:val="26"/>
                  </w:rPr>
                  <m:t>m</m:t>
                </m:r>
              </m:sup>
            </m:sSubSup>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θ</m:t>
                </m:r>
              </m:sub>
            </m:sSub>
          </m:den>
        </m:f>
        <m:r>
          <w:rPr>
            <w:rFonts w:ascii="Cambria Math" w:hAnsi="Cambria Math"/>
          </w:rPr>
          <m:t xml:space="preserve"> </m:t>
        </m:r>
      </m:oMath>
      <w:r>
        <w:t>the total tension in the artery can be written as</w:t>
      </w:r>
    </w:p>
    <w:p w14:paraId="515F7FEE" w14:textId="26741F94" w:rsidR="004E5941" w:rsidRDefault="00133A07" w:rsidP="004E5941">
      <w:pPr>
        <w:jc w:val="both"/>
      </w:pPr>
      <m:oMathPara>
        <m:oMath>
          <m:eqArr>
            <m:eqArrPr>
              <m:maxDist m:val="1"/>
              <m:ctrlPr>
                <w:rPr>
                  <w:rFonts w:ascii="Cambria Math" w:hAnsi="Cambria Math"/>
                  <w:i/>
                </w:rPr>
              </m:ctrlPr>
            </m:eqArrPr>
            <m:e>
              <m:r>
                <m:rPr>
                  <m:sty m:val="b"/>
                </m:rPr>
                <w:rPr>
                  <w:rFonts w:ascii="Cambria Math" w:hAnsi="Cambria Math"/>
                </w:rPr>
                <m:t>T</m:t>
              </m:r>
              <m:r>
                <m:rPr>
                  <m:sty m:val="bi"/>
                </m:rPr>
                <w:rPr>
                  <w:rFonts w:ascii="Cambria Math" w:hAnsi="Cambria Math"/>
                </w:rPr>
                <m:t>=</m:t>
              </m:r>
              <m:sSub>
                <m:sSubPr>
                  <m:ctrlPr>
                    <w:rPr>
                      <w:rFonts w:ascii="Cambria Math" w:hAnsi="Cambria Math"/>
                      <w:b/>
                    </w:rPr>
                  </m:ctrlPr>
                </m:sSubPr>
                <m:e>
                  <m:r>
                    <m:rPr>
                      <m:sty m:val="b"/>
                    </m:rPr>
                    <w:rPr>
                      <w:rFonts w:ascii="Cambria Math" w:hAnsi="Cambria Math"/>
                    </w:rPr>
                    <m:t>T</m:t>
                  </m:r>
                </m:e>
                <m:sub>
                  <m:r>
                    <w:rPr>
                      <w:rFonts w:ascii="Cambria Math" w:hAnsi="Cambria Math"/>
                    </w:rPr>
                    <m:t>pass</m:t>
                  </m:r>
                </m:sub>
              </m:sSub>
              <m:r>
                <m:rPr>
                  <m:sty m:val="bi"/>
                </m:rPr>
                <w:rPr>
                  <w:rFonts w:ascii="Cambria Math" w:hAnsi="Cambria Math"/>
                </w:rPr>
                <m:t>+</m:t>
              </m:r>
              <m:sSub>
                <m:sSubPr>
                  <m:ctrlPr>
                    <w:rPr>
                      <w:rFonts w:ascii="Cambria Math" w:hAnsi="Cambria Math"/>
                      <w:b/>
                    </w:rPr>
                  </m:ctrlPr>
                </m:sSubPr>
                <m:e>
                  <m:r>
                    <w:rPr>
                      <w:rFonts w:ascii="Cambria Math" w:hAnsi="Cambria Math"/>
                    </w:rPr>
                    <m:t>T</m:t>
                  </m:r>
                </m:e>
                <m:sub>
                  <m:r>
                    <w:rPr>
                      <w:rFonts w:ascii="Cambria Math" w:hAnsi="Cambria Math"/>
                    </w:rPr>
                    <m:t>act</m:t>
                  </m:r>
                </m:sub>
              </m:sSub>
              <m:sSub>
                <m:sSubPr>
                  <m:ctrlPr>
                    <w:rPr>
                      <w:rFonts w:ascii="Cambria Math" w:hAnsi="Cambria Math"/>
                      <w:b/>
                      <w:i/>
                    </w:rPr>
                  </m:ctrlPr>
                </m:sSubPr>
                <m:e>
                  <m:r>
                    <m:rPr>
                      <m:sty m:val="b"/>
                    </m:rPr>
                    <w:rPr>
                      <w:rFonts w:ascii="Cambria Math" w:hAnsi="Cambria Math"/>
                    </w:rPr>
                    <m:t>e</m:t>
                  </m:r>
                </m:e>
                <m:sub>
                  <m:r>
                    <w:rPr>
                      <w:rFonts w:ascii="Cambria Math" w:hAnsi="Cambria Math"/>
                    </w:rPr>
                    <m:t>θ</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e</m:t>
                  </m:r>
                </m:e>
                <m:sub>
                  <m:r>
                    <w:rPr>
                      <w:rFonts w:ascii="Cambria Math" w:hAnsi="Cambria Math"/>
                    </w:rPr>
                    <m:t>θ</m:t>
                  </m:r>
                </m:sub>
              </m:sSub>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A.12</m:t>
                  </m:r>
                </m:e>
              </m:d>
            </m:e>
          </m:eqArr>
        </m:oMath>
      </m:oMathPara>
    </w:p>
    <w:p w14:paraId="57BBB875" w14:textId="77777777" w:rsidR="004E5941" w:rsidRDefault="004E5941" w:rsidP="004E5941">
      <w:pPr>
        <w:jc w:val="both"/>
      </w:pPr>
      <w:r>
        <w:t xml:space="preserve">Finally, for a thin walled cylinder with transmural pressure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t>, the force equilibrium in the circumferential direction gives</w:t>
      </w:r>
    </w:p>
    <w:p w14:paraId="57A04907" w14:textId="6CE6C8E9" w:rsidR="004E5941" w:rsidRPr="009831CF" w:rsidRDefault="00133A07" w:rsidP="004E5941">
      <w:pPr>
        <w:jc w:val="both"/>
        <w:rPr>
          <w:rFonts w:eastAsiaTheme="minorEastAsia"/>
        </w:rPr>
      </w:pPr>
      <m:oMathPara>
        <m:oMath>
          <m:eqArr>
            <m:eqArrPr>
              <m:maxDist m:val="1"/>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D</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θθ</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act</m:t>
                  </m:r>
                </m:sub>
              </m:sSub>
              <m:r>
                <m:rPr>
                  <m:sty m:val="p"/>
                </m:rPr>
                <w:rPr>
                  <w:rFonts w:ascii="Cambria Math" w:hAnsi="Cambria Math"/>
                </w:rPr>
                <m:t>,</m:t>
              </m:r>
              <m:r>
                <w:rPr>
                  <w:rFonts w:ascii="Cambria Math" w:hAnsi="Cambria Math"/>
                </w:rPr>
                <m:t xml:space="preserve"> #</m:t>
              </m:r>
              <m:d>
                <m:dPr>
                  <m:ctrlPr>
                    <w:rPr>
                      <w:rFonts w:ascii="Cambria Math" w:hAnsi="Cambria Math"/>
                      <w:i/>
                    </w:rPr>
                  </m:ctrlPr>
                </m:dPr>
                <m:e>
                  <m:r>
                    <w:rPr>
                      <w:rFonts w:ascii="Cambria Math" w:hAnsi="Cambria Math"/>
                    </w:rPr>
                    <m:t>A.13</m:t>
                  </m:r>
                </m:e>
              </m:d>
            </m:e>
          </m:eqArr>
        </m:oMath>
      </m:oMathPara>
    </w:p>
    <w:p w14:paraId="4E8217EE" w14:textId="77777777" w:rsidR="00A51793" w:rsidRDefault="004E5941" w:rsidP="00414E14">
      <w:pPr>
        <w:jc w:val="both"/>
        <w:rPr>
          <w:rFonts w:eastAsiaTheme="minorEastAsia"/>
        </w:rPr>
      </w:pPr>
      <w:r>
        <w:rPr>
          <w:rFonts w:eastAsiaTheme="minorEastAsia"/>
        </w:rPr>
        <w:t xml:space="preserve">where </w:t>
      </w:r>
      <m:oMath>
        <m:r>
          <w:rPr>
            <w:rFonts w:ascii="Cambria Math" w:eastAsiaTheme="minorEastAsia" w:hAnsi="Cambria Math"/>
          </w:rPr>
          <m:t>D</m:t>
        </m:r>
      </m:oMath>
      <w:r>
        <w:rPr>
          <w:rFonts w:eastAsiaTheme="minorEastAsia"/>
        </w:rPr>
        <w:t xml:space="preserve"> is the </w:t>
      </w:r>
      <w:r w:rsidR="00F4356D">
        <w:rPr>
          <w:rFonts w:eastAsiaTheme="minorEastAsia"/>
        </w:rPr>
        <w:t xml:space="preserve">vessel </w:t>
      </w:r>
      <w:r w:rsidR="002C7EA9">
        <w:rPr>
          <w:rFonts w:eastAsiaTheme="minorEastAsia"/>
        </w:rPr>
        <w:t>diameter</w:t>
      </w:r>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m:t>
            </m:r>
          </m:sub>
        </m:sSub>
        <m:r>
          <w:rPr>
            <w:rFonts w:ascii="Cambria Math" w:eastAsiaTheme="minorEastAsia" w:hAnsi="Cambria Math"/>
          </w:rPr>
          <m:t xml:space="preserve"> </m:t>
        </m:r>
      </m:oMath>
      <w:r>
        <w:rPr>
          <w:rFonts w:eastAsiaTheme="minorEastAsia"/>
        </w:rPr>
        <w:t>is the transmural pressure of the artery</w:t>
      </w:r>
      <w:r w:rsidR="002725E1">
        <w:rPr>
          <w:rFonts w:eastAsiaTheme="minorEastAsia"/>
        </w:rPr>
        <w:t xml:space="preserve">. </w:t>
      </w:r>
    </w:p>
    <w:p w14:paraId="378EDFD5" w14:textId="7604C402" w:rsidR="007B78D0" w:rsidRDefault="000916C6" w:rsidP="00414E14">
      <w:pPr>
        <w:jc w:val="both"/>
        <w:rPr>
          <w:rFonts w:eastAsiaTheme="minorEastAsia"/>
          <w:bCs/>
        </w:rPr>
      </w:pPr>
      <w:r>
        <w:rPr>
          <w:rFonts w:eastAsiaTheme="minorEastAsia"/>
        </w:rPr>
        <w:t>We assume t</w:t>
      </w:r>
      <w:r w:rsidR="00A30F37">
        <w:rPr>
          <w:rFonts w:eastAsiaTheme="minorEastAsia"/>
        </w:rPr>
        <w:t>he</w:t>
      </w:r>
      <w:r w:rsidR="000E7854">
        <w:rPr>
          <w:rFonts w:eastAsiaTheme="minorEastAsia"/>
        </w:rPr>
        <w:t xml:space="preserve"> </w:t>
      </w:r>
      <w:r w:rsidR="00A30F37">
        <w:rPr>
          <w:rFonts w:eastAsiaTheme="minorEastAsia"/>
        </w:rPr>
        <w:t xml:space="preserve">reference configuration of the blood vessel in our </w:t>
      </w:r>
      <w:r w:rsidR="002D013B">
        <w:rPr>
          <w:rFonts w:eastAsiaTheme="minorEastAsia"/>
        </w:rPr>
        <w:t>continuum mechanics formulation i</w:t>
      </w:r>
      <w:r w:rsidR="00A30F37">
        <w:rPr>
          <w:rFonts w:eastAsiaTheme="minorEastAsia"/>
        </w:rPr>
        <w:t xml:space="preserve">s </w:t>
      </w:r>
      <w:r w:rsidR="00B831A9">
        <w:rPr>
          <w:rFonts w:eastAsiaTheme="minorEastAsia"/>
        </w:rPr>
        <w:t>its</w:t>
      </w:r>
      <w:r w:rsidR="00A30F37">
        <w:rPr>
          <w:rFonts w:eastAsiaTheme="minorEastAsia"/>
        </w:rPr>
        <w:t xml:space="preserve"> homeostatic configuration. Therefore, by setting</w:t>
      </w:r>
      <w:r w:rsidR="004E5941">
        <w:rPr>
          <w:rFonts w:eastAsiaTheme="minorEastAsia"/>
        </w:rPr>
        <w:t xml:space="preserve"> </w:t>
      </w:r>
      <m:oMath>
        <m:r>
          <m:rPr>
            <m:sty m:val="bi"/>
          </m:rPr>
          <w:rPr>
            <w:rFonts w:ascii="Cambria Math" w:eastAsiaTheme="minorEastAsia" w:hAnsi="Cambria Math"/>
          </w:rPr>
          <m:t>F=I</m:t>
        </m:r>
      </m:oMath>
      <w:r w:rsidR="007B78D0">
        <w:rPr>
          <w:rFonts w:eastAsiaTheme="minorEastAsia"/>
          <w:b/>
        </w:rPr>
        <w:t xml:space="preserve"> </w:t>
      </w:r>
      <w:r w:rsidR="007B78D0" w:rsidRPr="007B78D0">
        <w:rPr>
          <w:rFonts w:eastAsiaTheme="minorEastAsia"/>
          <w:bCs/>
        </w:rPr>
        <w:t>(</w:t>
      </w:r>
      <w:r w:rsidR="007B78D0">
        <w:rPr>
          <w:rFonts w:eastAsiaTheme="minorEastAsia"/>
          <w:bCs/>
        </w:rPr>
        <w:t>i.e.,</w:t>
      </w:r>
      <m:oMath>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z</m:t>
            </m:r>
          </m:sub>
        </m:sSub>
        <m:r>
          <w:rPr>
            <w:rFonts w:ascii="Cambria Math" w:hAnsi="Cambria Math"/>
          </w:rPr>
          <m:t>=1</m:t>
        </m:r>
      </m:oMath>
      <w:r w:rsidR="001F69F5">
        <w:rPr>
          <w:rFonts w:eastAsiaTheme="minorEastAsia"/>
          <w:b/>
        </w:rPr>
        <w:t xml:space="preserve"> </w:t>
      </w:r>
      <w:r w:rsidR="00C84E75">
        <w:rPr>
          <w:rFonts w:eastAsiaTheme="minorEastAsia"/>
          <w:b/>
        </w:rPr>
        <w:t xml:space="preserve">) </w:t>
      </w:r>
      <w:r w:rsidR="001F69F5">
        <w:rPr>
          <w:rFonts w:eastAsiaTheme="minorEastAsia"/>
          <w:bCs/>
        </w:rPr>
        <w:t xml:space="preserve">in </w:t>
      </w:r>
      <w:r w:rsidR="00FF385C">
        <w:rPr>
          <w:rFonts w:eastAsiaTheme="minorEastAsia"/>
          <w:bCs/>
        </w:rPr>
        <w:t>equations above</w:t>
      </w:r>
      <w:r w:rsidR="00A30F37" w:rsidRPr="001F69F5">
        <w:rPr>
          <w:rFonts w:eastAsiaTheme="minorEastAsia"/>
          <w:bCs/>
          <w:i/>
          <w:iCs/>
        </w:rPr>
        <w:t>,</w:t>
      </w:r>
      <w:r w:rsidR="00A30F37">
        <w:rPr>
          <w:rFonts w:eastAsiaTheme="minorEastAsia"/>
          <w:b/>
        </w:rPr>
        <w:t xml:space="preserve"> </w:t>
      </w:r>
      <w:r w:rsidR="00A30F37">
        <w:rPr>
          <w:rFonts w:eastAsiaTheme="minorEastAsia"/>
          <w:bCs/>
        </w:rPr>
        <w:t>we can</w:t>
      </w:r>
      <w:r w:rsidR="007B78D0">
        <w:rPr>
          <w:rFonts w:eastAsiaTheme="minorEastAsia"/>
          <w:bCs/>
        </w:rPr>
        <w:t xml:space="preserve"> write</w:t>
      </w:r>
    </w:p>
    <w:p w14:paraId="5112DDB0" w14:textId="643BCF7A" w:rsidR="007B78D0" w:rsidRDefault="00133A07" w:rsidP="00414E14">
      <w:pPr>
        <w:jc w:val="both"/>
        <w:rPr>
          <w:rFonts w:eastAsiaTheme="minorEastAsia"/>
          <w:bCs/>
        </w:rPr>
      </w:pPr>
      <m:oMathPara>
        <m:oMath>
          <m:eqArr>
            <m:eqArrPr>
              <m:maxDist m:val="1"/>
              <m:ctrlPr>
                <w:rPr>
                  <w:rFonts w:ascii="Cambria Math" w:hAnsi="Cambria Math"/>
                  <w:i/>
                </w:rPr>
              </m:ctrlPr>
            </m:eqArrPr>
            <m:e>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h</m:t>
                      </m:r>
                    </m:sup>
                  </m:sSubSup>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2</m:t>
                  </m:r>
                </m:den>
              </m:f>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act</m:t>
                  </m:r>
                </m:sub>
                <m:sup>
                  <m:r>
                    <w:rPr>
                      <w:rFonts w:ascii="Cambria Math" w:hAnsi="Cambria Math"/>
                    </w:rPr>
                    <m:t>h</m:t>
                  </m:r>
                </m:sup>
              </m:sSubSup>
              <m:r>
                <m:rPr>
                  <m:sty m:val="p"/>
                </m:rPr>
                <w:rPr>
                  <w:rFonts w:ascii="Cambria Math" w:hAnsi="Cambria Math"/>
                </w:rPr>
                <m:t>,</m:t>
              </m:r>
              <m:r>
                <w:rPr>
                  <w:rFonts w:ascii="Cambria Math" w:hAnsi="Cambria Math"/>
                </w:rPr>
                <m:t xml:space="preserve"> #</m:t>
              </m:r>
              <m:d>
                <m:dPr>
                  <m:ctrlPr>
                    <w:rPr>
                      <w:rFonts w:ascii="Cambria Math" w:hAnsi="Cambria Math"/>
                      <w:i/>
                    </w:rPr>
                  </m:ctrlPr>
                </m:dPr>
                <m:e>
                  <m:r>
                    <w:rPr>
                      <w:rFonts w:ascii="Cambria Math" w:hAnsi="Cambria Math"/>
                    </w:rPr>
                    <m:t>A.14</m:t>
                  </m:r>
                </m:e>
              </m:d>
            </m:e>
          </m:eqArr>
        </m:oMath>
      </m:oMathPara>
    </w:p>
    <w:p w14:paraId="3B1E7A4B" w14:textId="65ED6635" w:rsidR="004E5941" w:rsidRDefault="006E0B18" w:rsidP="00414E14">
      <w:pPr>
        <w:jc w:val="both"/>
        <w:rPr>
          <w:ins w:id="852" w:author="Hamidreza Gharahi" w:date="2020-08-27T13:33:00Z"/>
          <w:rFonts w:eastAsiaTheme="minorEastAsia"/>
        </w:rPr>
      </w:pPr>
      <w:r>
        <w:rPr>
          <w:rFonts w:eastAsiaTheme="minorEastAsia"/>
          <w:bCs/>
        </w:rPr>
        <w:t xml:space="preserve">where </w:t>
      </w:r>
      <m:oMath>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oMath>
      <w:r w:rsidR="00A30F37">
        <w:rPr>
          <w:rFonts w:eastAsiaTheme="minorEastAsia"/>
          <w:bCs/>
        </w:rPr>
        <w:t xml:space="preserve"> </w:t>
      </w:r>
      <w:r>
        <w:rPr>
          <w:rFonts w:eastAsiaTheme="minorEastAsia"/>
          <w:bCs/>
        </w:rPr>
        <w:t xml:space="preserve">and </w:t>
      </w:r>
      <m:oMath>
        <m:sSubSup>
          <m:sSubSupPr>
            <m:ctrlPr>
              <w:rPr>
                <w:rFonts w:ascii="Cambria Math" w:hAnsi="Cambria Math"/>
                <w:i/>
              </w:rPr>
            </m:ctrlPr>
          </m:sSubSupPr>
          <m:e>
            <m:r>
              <w:rPr>
                <w:rFonts w:ascii="Cambria Math" w:hAnsi="Cambria Math"/>
              </w:rPr>
              <m:t>T</m:t>
            </m:r>
          </m:e>
          <m:sub>
            <m:r>
              <w:rPr>
                <w:rFonts w:ascii="Cambria Math" w:hAnsi="Cambria Math"/>
              </w:rPr>
              <m:t>act</m:t>
            </m:r>
          </m:sub>
          <m:sup>
            <m:r>
              <w:rPr>
                <w:rFonts w:ascii="Cambria Math" w:hAnsi="Cambria Math"/>
              </w:rPr>
              <m:t>h</m:t>
            </m:r>
          </m:sup>
        </m:sSubSup>
      </m:oMath>
      <w:r>
        <w:rPr>
          <w:rFonts w:eastAsiaTheme="minorEastAsia"/>
        </w:rPr>
        <w:t xml:space="preserve"> are homeostatic passive and active circumferential </w:t>
      </w:r>
      <w:r w:rsidR="00E71851">
        <w:rPr>
          <w:rFonts w:eastAsiaTheme="minorEastAsia"/>
        </w:rPr>
        <w:t>tensions,</w:t>
      </w:r>
      <w:r>
        <w:rPr>
          <w:rFonts w:eastAsiaTheme="minorEastAsia"/>
        </w:rPr>
        <w:t xml:space="preserve"> respectively</w:t>
      </w:r>
      <w:r w:rsidR="006A05E3">
        <w:rPr>
          <w:rFonts w:eastAsiaTheme="minorEastAsia"/>
        </w:rPr>
        <w:t>,</w:t>
      </w:r>
      <m:oMath>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h</m:t>
            </m:r>
          </m:sup>
        </m:sSubSup>
      </m:oMath>
      <w:r w:rsidR="006A05E3">
        <w:rPr>
          <w:rFonts w:eastAsiaTheme="minorEastAsia"/>
        </w:rPr>
        <w:t xml:space="preserve"> is the homeostatic transmural pressure and </w:t>
      </w:r>
      <m:oMath>
        <m:sSub>
          <m:sSubPr>
            <m:ctrlPr>
              <w:rPr>
                <w:rFonts w:ascii="Cambria Math" w:hAnsi="Cambria Math"/>
                <w:i/>
              </w:rPr>
            </m:ctrlPr>
          </m:sSubPr>
          <m:e>
            <m:r>
              <w:rPr>
                <w:rFonts w:ascii="Cambria Math" w:hAnsi="Cambria Math"/>
              </w:rPr>
              <m:t>D</m:t>
            </m:r>
          </m:e>
          <m:sub>
            <m:r>
              <w:rPr>
                <w:rFonts w:ascii="Cambria Math" w:hAnsi="Cambria Math"/>
              </w:rPr>
              <m:t>h</m:t>
            </m:r>
          </m:sub>
        </m:sSub>
      </m:oMath>
      <w:r w:rsidR="006A05E3">
        <w:rPr>
          <w:rFonts w:eastAsiaTheme="minorEastAsia"/>
        </w:rPr>
        <w:t xml:space="preserve"> is the homeostatic diameter of the vessel</w:t>
      </w:r>
      <w:r>
        <w:rPr>
          <w:rFonts w:eastAsiaTheme="minorEastAsia"/>
        </w:rPr>
        <w:t>.</w:t>
      </w:r>
      <w:r w:rsidR="004F7819">
        <w:rPr>
          <w:rFonts w:eastAsiaTheme="minorEastAsia"/>
        </w:rPr>
        <w:t xml:space="preserve"> The</w:t>
      </w:r>
      <w:r w:rsidR="00BB0AAB">
        <w:rPr>
          <w:rFonts w:eastAsiaTheme="minorEastAsia"/>
        </w:rPr>
        <w:t xml:space="preserve"> homeostatic passive tension </w:t>
      </w:r>
      <m:oMath>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oMath>
      <w:r w:rsidR="004F7819">
        <w:rPr>
          <w:rFonts w:eastAsiaTheme="minorEastAsia"/>
        </w:rPr>
        <w:t xml:space="preserve"> is </w:t>
      </w:r>
      <w:r w:rsidR="004E2B63">
        <w:rPr>
          <w:rFonts w:eastAsiaTheme="minorEastAsia"/>
        </w:rPr>
        <w:t xml:space="preserve">thus </w:t>
      </w:r>
      <w:r w:rsidR="004F7819">
        <w:rPr>
          <w:rFonts w:eastAsiaTheme="minorEastAsia"/>
        </w:rPr>
        <w:t>determined by the material properties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483560" w:rsidRPr="00483560">
        <w:rPr>
          <w:rFonts w:eastAsiaTheme="minorEastAsia"/>
        </w:rPr>
        <w:t>-</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oMath>
      <w:r w:rsidR="004F7819">
        <w:rPr>
          <w:rFonts w:eastAsiaTheme="minorEastAsia"/>
        </w:rPr>
        <w:t>)</w:t>
      </w:r>
      <w:r w:rsidR="00404D53">
        <w:rPr>
          <w:rFonts w:eastAsiaTheme="minorEastAsia"/>
        </w:rPr>
        <w:t>, constituent</w:t>
      </w:r>
      <w:r w:rsidR="004F7819">
        <w:rPr>
          <w:rFonts w:eastAsiaTheme="minorEastAsia"/>
        </w:rPr>
        <w:t xml:space="preserve"> prestretches </w:t>
      </w:r>
      <w:r w:rsidR="004F7819">
        <w:t>(</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rsidR="004F781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rsidR="004F781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oMath>
      <w:r w:rsidR="004F7819">
        <w:rPr>
          <w:rFonts w:eastAsiaTheme="minorEastAsia"/>
        </w:rPr>
        <w:t xml:space="preserve">, and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rsidR="004F7819" w:rsidRPr="002F5469">
        <w:rPr>
          <w:rFonts w:eastAsiaTheme="minorEastAsia"/>
        </w:rPr>
        <w:t>)</w:t>
      </w:r>
      <w:r>
        <w:rPr>
          <w:rFonts w:eastAsiaTheme="minorEastAsia"/>
        </w:rPr>
        <w:t xml:space="preserve"> </w:t>
      </w:r>
      <w:r w:rsidR="00404D53">
        <w:rPr>
          <w:rFonts w:eastAsiaTheme="minorEastAsia"/>
        </w:rPr>
        <w:t xml:space="preserve">and their mass fractions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i</m:t>
            </m:r>
          </m:sup>
        </m:sSup>
      </m:oMath>
      <w:r w:rsidR="00BB0AAB">
        <w:rPr>
          <w:rFonts w:eastAsiaTheme="minorEastAsia"/>
        </w:rPr>
        <w:t xml:space="preserve">. </w:t>
      </w:r>
      <w:r w:rsidR="007744C6">
        <w:rPr>
          <w:rFonts w:eastAsiaTheme="minorEastAsia"/>
        </w:rPr>
        <w:t xml:space="preserve">In addition, </w:t>
      </w:r>
      <w:r w:rsidR="00500058">
        <w:rPr>
          <w:rFonts w:eastAsiaTheme="minorEastAsia"/>
        </w:rPr>
        <w:t>t</w:t>
      </w:r>
      <w:r w:rsidR="00483560">
        <w:rPr>
          <w:rFonts w:eastAsiaTheme="minorEastAsia"/>
        </w:rPr>
        <w:t xml:space="preserve">he homeostatic active tension </w:t>
      </w:r>
      <m:oMath>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oMath>
      <w:r w:rsidR="00FF385C">
        <w:rPr>
          <w:rFonts w:eastAsiaTheme="minorEastAsia"/>
        </w:rPr>
        <w:t xml:space="preserve"> is determined by</w:t>
      </w:r>
      <w:r w:rsidR="00BF0856">
        <w:rPr>
          <w:rFonts w:eastAsiaTheme="minorEastAsia"/>
        </w:rPr>
        <w:t xml:space="preserve"> active SMC parameters,</w:t>
      </w:r>
      <w:r w:rsidR="00FF385C">
        <w:rPr>
          <w:rFonts w:eastAsiaTheme="minorEastAsia"/>
        </w:rPr>
        <w:t xml:space="preserve"> </w:t>
      </w:r>
      <m:oMath>
        <m:sSub>
          <m:sSubPr>
            <m:ctrlPr>
              <w:rPr>
                <w:rFonts w:ascii="Cambria Math" w:hAnsi="Cambria Math"/>
                <w:i/>
              </w:rPr>
            </m:ctrlPr>
          </m:sSubPr>
          <m:e>
            <m:r>
              <w:rPr>
                <w:rFonts w:ascii="Cambria Math" w:hAnsi="Cambria Math"/>
              </w:rPr>
              <m:t>λ</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0</m:t>
            </m:r>
          </m:sub>
        </m:sSub>
      </m:oMath>
      <w:r w:rsidR="00BF0856">
        <w:rPr>
          <w:rFonts w:eastAsiaTheme="minorEastAsia"/>
        </w:rPr>
        <w:t xml:space="preserve"> and</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oMath>
      <w:r w:rsidR="00BF0856">
        <w:rPr>
          <w:rFonts w:eastAsiaTheme="minorEastAsia"/>
        </w:rPr>
        <w:t>.</w:t>
      </w:r>
      <w:r w:rsidR="00404D53">
        <w:rPr>
          <w:rFonts w:eastAsiaTheme="minorEastAsia"/>
        </w:rPr>
        <w:t xml:space="preserve"> </w:t>
      </w:r>
      <w:r w:rsidR="007B1547">
        <w:rPr>
          <w:rFonts w:eastAsiaTheme="minorEastAsia"/>
        </w:rPr>
        <w:t xml:space="preserve">Accordingly, we can also </w:t>
      </w:r>
      <w:r w:rsidR="00A30F37">
        <w:rPr>
          <w:rFonts w:eastAsiaTheme="minorEastAsia"/>
          <w:bCs/>
        </w:rPr>
        <w:t>compute the homeostatic stress in each constituent</w:t>
      </w:r>
      <w:r w:rsidR="004E5941">
        <w:rPr>
          <w:rFonts w:eastAsiaTheme="minorEastAsia"/>
        </w:rPr>
        <w:t xml:space="preserve"> </w:t>
      </w:r>
      <m:oMath>
        <m:sSup>
          <m:sSupPr>
            <m:ctrlPr>
              <w:rPr>
                <w:rFonts w:ascii="Cambria Math" w:eastAsiaTheme="minorEastAsia" w:hAnsi="Cambria Math"/>
                <w:b/>
                <w:bCs/>
                <w:i/>
              </w:rPr>
            </m:ctrlPr>
          </m:sSupPr>
          <m:e>
            <m:r>
              <m:rPr>
                <m:sty m:val="bi"/>
              </m:rPr>
              <w:rPr>
                <w:rFonts w:ascii="Cambria Math" w:eastAsiaTheme="minorEastAsia" w:hAnsi="Cambria Math"/>
              </w:rPr>
              <m:t>σ</m:t>
            </m:r>
          </m:e>
          <m:sup>
            <m:r>
              <m:rPr>
                <m:sty m:val="bi"/>
              </m:rPr>
              <w:rPr>
                <w:rFonts w:ascii="Cambria Math" w:eastAsiaTheme="minorEastAsia" w:hAnsi="Cambria Math"/>
              </w:rPr>
              <m:t>i</m:t>
            </m:r>
          </m:sup>
        </m:sSup>
      </m:oMath>
      <w:r w:rsidR="007818CF">
        <w:rPr>
          <w:rFonts w:eastAsiaTheme="minorEastAsia"/>
        </w:rPr>
        <w:t xml:space="preserve"> as a function of its material parameters, </w:t>
      </w:r>
      <w:r w:rsidR="00E01D96">
        <w:rPr>
          <w:rFonts w:eastAsiaTheme="minorEastAsia"/>
        </w:rPr>
        <w:t xml:space="preserve">its </w:t>
      </w:r>
      <w:r w:rsidR="00C20466">
        <w:rPr>
          <w:rFonts w:eastAsiaTheme="minorEastAsia"/>
        </w:rPr>
        <w:t xml:space="preserve">homeostatic </w:t>
      </w:r>
      <w:r w:rsidR="007818CF">
        <w:rPr>
          <w:rFonts w:eastAsiaTheme="minorEastAsia"/>
        </w:rPr>
        <w:t>stretch</w:t>
      </w:r>
      <w:r w:rsidR="00C20466">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i</m:t>
            </m:r>
          </m:sup>
        </m:sSup>
      </m:oMath>
      <w:r w:rsidR="00E01D96">
        <w:rPr>
          <w:rFonts w:eastAsiaTheme="minorEastAsia"/>
        </w:rPr>
        <w:t>,</w:t>
      </w:r>
      <w:r w:rsidR="000436B1">
        <w:rPr>
          <w:rFonts w:eastAsiaTheme="minorEastAsia"/>
        </w:rPr>
        <w:t xml:space="preserve"> </w:t>
      </w:r>
      <w:r w:rsidR="007818CF">
        <w:rPr>
          <w:rFonts w:eastAsiaTheme="minorEastAsia"/>
        </w:rPr>
        <w:t>and active</w:t>
      </w:r>
      <w:r w:rsidR="0053732E">
        <w:rPr>
          <w:rFonts w:eastAsiaTheme="minorEastAsia"/>
        </w:rPr>
        <w:t xml:space="preserve"> SMC</w:t>
      </w:r>
      <w:r w:rsidR="007818CF">
        <w:rPr>
          <w:rFonts w:eastAsiaTheme="minorEastAsia"/>
        </w:rPr>
        <w:t xml:space="preserve"> </w:t>
      </w:r>
      <w:del w:id="853" w:author="Hamidreza Gharahi" w:date="2020-08-27T14:27:00Z">
        <w:r w:rsidR="007818CF" w:rsidDel="009060BB">
          <w:rPr>
            <w:rFonts w:eastAsiaTheme="minorEastAsia"/>
          </w:rPr>
          <w:delText>tension</w:delText>
        </w:r>
      </w:del>
      <w:ins w:id="854" w:author="Hamidreza Gharahi" w:date="2020-08-27T14:27:00Z">
        <w:r w:rsidR="009060BB">
          <w:rPr>
            <w:rFonts w:eastAsiaTheme="minorEastAsia"/>
          </w:rPr>
          <w:t>stress</w:t>
        </w:r>
      </w:ins>
      <w:r w:rsidR="0053732E">
        <w:rPr>
          <w:rFonts w:eastAsiaTheme="minorEastAsia"/>
        </w:rPr>
        <w:t xml:space="preserve"> </w:t>
      </w:r>
      <w:r w:rsidR="00610CD5">
        <w:rPr>
          <w:rFonts w:eastAsiaTheme="minorEastAsia"/>
        </w:rPr>
        <w:t>in</w:t>
      </w:r>
      <w:r w:rsidR="00FE7D90">
        <w:rPr>
          <w:rFonts w:eastAsiaTheme="minorEastAsia"/>
        </w:rPr>
        <w:t xml:space="preserve"> case of</w:t>
      </w:r>
      <w:r w:rsidR="00610CD5">
        <w:rPr>
          <w:rFonts w:eastAsiaTheme="minorEastAsia"/>
        </w:rPr>
        <w:t xml:space="preserve"> SMCs</w:t>
      </w:r>
      <w:r w:rsidR="007818CF">
        <w:rPr>
          <w:rFonts w:eastAsiaTheme="minorEastAsia"/>
        </w:rPr>
        <w:t xml:space="preserve">. </w:t>
      </w:r>
    </w:p>
    <w:p w14:paraId="272C9963" w14:textId="77777777" w:rsidR="00A43D02" w:rsidRPr="00F8024E" w:rsidRDefault="00A43D02" w:rsidP="00A43D02">
      <w:pPr>
        <w:pStyle w:val="Heading2"/>
        <w:numPr>
          <w:ilvl w:val="0"/>
          <w:numId w:val="13"/>
        </w:numPr>
        <w:ind w:left="540" w:hanging="540"/>
        <w:jc w:val="both"/>
        <w:rPr>
          <w:ins w:id="855" w:author="Hamidreza Gharahi" w:date="2020-08-27T13:33:00Z"/>
          <w:color w:val="FF0000"/>
          <w:rPrChange w:id="856" w:author="Hamidreza Gharahi" w:date="2020-08-27T13:39:00Z">
            <w:rPr>
              <w:ins w:id="857" w:author="Hamidreza Gharahi" w:date="2020-08-27T13:33:00Z"/>
            </w:rPr>
          </w:rPrChange>
        </w:rPr>
      </w:pPr>
      <w:ins w:id="858" w:author="Hamidreza Gharahi" w:date="2020-08-27T13:33:00Z">
        <w:r w:rsidRPr="00F8024E">
          <w:rPr>
            <w:color w:val="FF0000"/>
            <w:rPrChange w:id="859" w:author="Hamidreza Gharahi" w:date="2020-08-27T13:39:00Z">
              <w:rPr/>
            </w:rPrChange>
          </w:rPr>
          <w:t>Parameter estimation</w:t>
        </w:r>
      </w:ins>
    </w:p>
    <w:p w14:paraId="75053C42" w14:textId="77777777" w:rsidR="00A43D02" w:rsidRPr="00F8024E" w:rsidRDefault="00A43D02" w:rsidP="00A43D02">
      <w:pPr>
        <w:jc w:val="both"/>
        <w:rPr>
          <w:ins w:id="860" w:author="Hamidreza Gharahi" w:date="2020-08-27T13:33:00Z"/>
          <w:color w:val="FF0000"/>
          <w:rPrChange w:id="861" w:author="Hamidreza Gharahi" w:date="2020-08-27T13:39:00Z">
            <w:rPr>
              <w:ins w:id="862" w:author="Hamidreza Gharahi" w:date="2020-08-27T13:33:00Z"/>
            </w:rPr>
          </w:rPrChange>
        </w:rPr>
      </w:pPr>
      <w:ins w:id="863" w:author="Hamidreza Gharahi" w:date="2020-08-27T13:33:00Z">
        <w:r w:rsidRPr="00F8024E">
          <w:rPr>
            <w:color w:val="FF0000"/>
            <w:rPrChange w:id="864" w:author="Hamidreza Gharahi" w:date="2020-08-27T13:39:00Z">
              <w:rPr/>
            </w:rPrChange>
          </w:rPr>
          <w:t>The parameter estimations in sections 2.2 and 2.4 are performed by minimizing the following error function:</w:t>
        </w:r>
      </w:ins>
    </w:p>
    <w:p w14:paraId="64E5B340" w14:textId="79604322" w:rsidR="00A43D02" w:rsidRPr="00F8024E" w:rsidRDefault="00A43D02" w:rsidP="00A43D02">
      <w:pPr>
        <w:jc w:val="both"/>
        <w:rPr>
          <w:ins w:id="865" w:author="Hamidreza Gharahi" w:date="2020-08-27T13:33:00Z"/>
          <w:color w:val="FF0000"/>
          <w:rPrChange w:id="866" w:author="Hamidreza Gharahi" w:date="2020-08-27T13:39:00Z">
            <w:rPr>
              <w:ins w:id="867" w:author="Hamidreza Gharahi" w:date="2020-08-27T13:33:00Z"/>
            </w:rPr>
          </w:rPrChange>
        </w:rPr>
      </w:pPr>
      <m:oMathPara>
        <m:oMath>
          <m:eqArr>
            <m:eqArrPr>
              <m:maxDist m:val="1"/>
              <m:ctrlPr>
                <w:ins w:id="868" w:author="Hamidreza Gharahi" w:date="2020-08-27T13:33:00Z">
                  <w:rPr>
                    <w:rFonts w:ascii="Cambria Math" w:hAnsi="Cambria Math"/>
                    <w:color w:val="FF0000"/>
                    <w:rPrChange w:id="869" w:author="Hamidreza Gharahi" w:date="2020-08-27T13:39:00Z">
                      <w:rPr>
                        <w:rFonts w:ascii="Cambria Math" w:hAnsi="Cambria Math"/>
                      </w:rPr>
                    </w:rPrChange>
                  </w:rPr>
                </w:ins>
              </m:ctrlPr>
            </m:eqArrPr>
            <m:e>
              <m:r>
                <w:ins w:id="870" w:author="Hamidreza Gharahi" w:date="2020-08-27T13:33:00Z">
                  <m:rPr>
                    <m:sty m:val="p"/>
                  </m:rPr>
                  <w:rPr>
                    <w:rFonts w:ascii="Cambria Math" w:hAnsi="Cambria Math"/>
                    <w:color w:val="FF0000"/>
                    <w:rPrChange w:id="871" w:author="Hamidreza Gharahi" w:date="2020-08-27T13:39:00Z">
                      <w:rPr>
                        <w:rFonts w:ascii="Cambria Math" w:hAnsi="Cambria Math"/>
                      </w:rPr>
                    </w:rPrChange>
                  </w:rPr>
                  <m:t>E=</m:t>
                </w:ins>
              </m:r>
              <m:rad>
                <m:radPr>
                  <m:degHide m:val="1"/>
                  <m:ctrlPr>
                    <w:ins w:id="872" w:author="Hamidreza Gharahi" w:date="2020-08-27T13:33:00Z">
                      <w:rPr>
                        <w:rFonts w:ascii="Cambria Math" w:hAnsi="Cambria Math"/>
                        <w:color w:val="FF0000"/>
                        <w:rPrChange w:id="873" w:author="Hamidreza Gharahi" w:date="2020-08-27T13:39:00Z">
                          <w:rPr>
                            <w:rFonts w:ascii="Cambria Math" w:hAnsi="Cambria Math"/>
                          </w:rPr>
                        </w:rPrChange>
                      </w:rPr>
                    </w:ins>
                  </m:ctrlPr>
                </m:radPr>
                <m:deg/>
                <m:e>
                  <m:nary>
                    <m:naryPr>
                      <m:chr m:val="∑"/>
                      <m:limLoc m:val="undOvr"/>
                      <m:supHide m:val="1"/>
                      <m:ctrlPr>
                        <w:ins w:id="874" w:author="Hamidreza Gharahi" w:date="2020-08-27T13:33:00Z">
                          <w:rPr>
                            <w:rFonts w:ascii="Cambria Math" w:hAnsi="Cambria Math"/>
                            <w:color w:val="FF0000"/>
                            <w:rPrChange w:id="875" w:author="Hamidreza Gharahi" w:date="2020-08-27T13:39:00Z">
                              <w:rPr>
                                <w:rFonts w:ascii="Cambria Math" w:hAnsi="Cambria Math"/>
                              </w:rPr>
                            </w:rPrChange>
                          </w:rPr>
                        </w:ins>
                      </m:ctrlPr>
                    </m:naryPr>
                    <m:sub>
                      <m:r>
                        <w:ins w:id="876" w:author="Hamidreza Gharahi" w:date="2020-08-27T13:33:00Z">
                          <w:rPr>
                            <w:rFonts w:ascii="Cambria Math" w:hAnsi="Cambria Math"/>
                            <w:color w:val="FF0000"/>
                            <w:rPrChange w:id="877" w:author="Hamidreza Gharahi" w:date="2020-08-27T13:39:00Z">
                              <w:rPr>
                                <w:rFonts w:ascii="Cambria Math" w:hAnsi="Cambria Math"/>
                              </w:rPr>
                            </w:rPrChange>
                          </w:rPr>
                          <m:t>experiment</m:t>
                        </w:ins>
                      </m:r>
                    </m:sub>
                    <m:sup/>
                    <m:e>
                      <m:sSup>
                        <m:sSupPr>
                          <m:ctrlPr>
                            <w:ins w:id="878" w:author="Hamidreza Gharahi" w:date="2020-08-27T13:33:00Z">
                              <w:rPr>
                                <w:rFonts w:ascii="Cambria Math" w:hAnsi="Cambria Math"/>
                                <w:i/>
                                <w:color w:val="FF0000"/>
                                <w:rPrChange w:id="879" w:author="Hamidreza Gharahi" w:date="2020-08-27T13:39:00Z">
                                  <w:rPr>
                                    <w:rFonts w:ascii="Cambria Math" w:hAnsi="Cambria Math"/>
                                    <w:i/>
                                  </w:rPr>
                                </w:rPrChange>
                              </w:rPr>
                            </w:ins>
                          </m:ctrlPr>
                        </m:sSupPr>
                        <m:e>
                          <m:d>
                            <m:dPr>
                              <m:ctrlPr>
                                <w:ins w:id="880" w:author="Hamidreza Gharahi" w:date="2020-08-27T13:33:00Z">
                                  <w:rPr>
                                    <w:rFonts w:ascii="Cambria Math" w:hAnsi="Cambria Math"/>
                                    <w:color w:val="FF0000"/>
                                    <w:rPrChange w:id="881" w:author="Hamidreza Gharahi" w:date="2020-08-27T13:39:00Z">
                                      <w:rPr>
                                        <w:rFonts w:ascii="Cambria Math" w:hAnsi="Cambria Math"/>
                                      </w:rPr>
                                    </w:rPrChange>
                                  </w:rPr>
                                </w:ins>
                              </m:ctrlPr>
                            </m:dPr>
                            <m:e>
                              <m:sSup>
                                <m:sSupPr>
                                  <m:ctrlPr>
                                    <w:ins w:id="882" w:author="Hamidreza Gharahi" w:date="2020-08-27T13:33:00Z">
                                      <w:rPr>
                                        <w:rFonts w:ascii="Cambria Math" w:hAnsi="Cambria Math"/>
                                        <w:color w:val="FF0000"/>
                                        <w:rPrChange w:id="883" w:author="Hamidreza Gharahi" w:date="2020-08-27T13:39:00Z">
                                          <w:rPr>
                                            <w:rFonts w:ascii="Cambria Math" w:hAnsi="Cambria Math"/>
                                          </w:rPr>
                                        </w:rPrChange>
                                      </w:rPr>
                                    </w:ins>
                                  </m:ctrlPr>
                                </m:sSupPr>
                                <m:e>
                                  <m:r>
                                    <w:ins w:id="884" w:author="Hamidreza Gharahi" w:date="2020-08-27T13:33:00Z">
                                      <m:rPr>
                                        <m:sty m:val="p"/>
                                      </m:rPr>
                                      <w:rPr>
                                        <w:rFonts w:ascii="Cambria Math" w:hAnsi="Cambria Math"/>
                                        <w:color w:val="FF0000"/>
                                        <w:rPrChange w:id="885" w:author="Hamidreza Gharahi" w:date="2020-08-27T13:39:00Z">
                                          <w:rPr>
                                            <w:rFonts w:ascii="Cambria Math" w:hAnsi="Cambria Math"/>
                                          </w:rPr>
                                        </w:rPrChange>
                                      </w:rPr>
                                      <m:t>y</m:t>
                                    </w:ins>
                                  </m:r>
                                </m:e>
                                <m:sup>
                                  <m:r>
                                    <w:ins w:id="886" w:author="Hamidreza Gharahi" w:date="2020-08-27T13:33:00Z">
                                      <m:rPr>
                                        <m:sty m:val="p"/>
                                      </m:rPr>
                                      <w:rPr>
                                        <w:rFonts w:ascii="Cambria Math" w:hAnsi="Cambria Math"/>
                                        <w:color w:val="FF0000"/>
                                        <w:rPrChange w:id="887" w:author="Hamidreza Gharahi" w:date="2020-08-27T13:39:00Z">
                                          <w:rPr>
                                            <w:rFonts w:ascii="Cambria Math" w:hAnsi="Cambria Math"/>
                                          </w:rPr>
                                        </w:rPrChange>
                                      </w:rPr>
                                      <m:t>th</m:t>
                                    </w:ins>
                                  </m:r>
                                </m:sup>
                              </m:sSup>
                              <m:r>
                                <w:ins w:id="888" w:author="Hamidreza Gharahi" w:date="2020-08-27T13:33:00Z">
                                  <m:rPr>
                                    <m:sty m:val="p"/>
                                  </m:rPr>
                                  <w:rPr>
                                    <w:rFonts w:ascii="Cambria Math" w:hAnsi="Cambria Math"/>
                                    <w:color w:val="FF0000"/>
                                    <w:rPrChange w:id="889" w:author="Hamidreza Gharahi" w:date="2020-08-27T13:39:00Z">
                                      <w:rPr>
                                        <w:rFonts w:ascii="Cambria Math" w:hAnsi="Cambria Math"/>
                                      </w:rPr>
                                    </w:rPrChange>
                                  </w:rPr>
                                  <m:t>-</m:t>
                                </w:ins>
                              </m:r>
                              <m:sSup>
                                <m:sSupPr>
                                  <m:ctrlPr>
                                    <w:ins w:id="890" w:author="Hamidreza Gharahi" w:date="2020-08-27T13:33:00Z">
                                      <w:rPr>
                                        <w:rFonts w:ascii="Cambria Math" w:hAnsi="Cambria Math"/>
                                        <w:color w:val="FF0000"/>
                                        <w:rPrChange w:id="891" w:author="Hamidreza Gharahi" w:date="2020-08-27T13:39:00Z">
                                          <w:rPr>
                                            <w:rFonts w:ascii="Cambria Math" w:hAnsi="Cambria Math"/>
                                          </w:rPr>
                                        </w:rPrChange>
                                      </w:rPr>
                                    </w:ins>
                                  </m:ctrlPr>
                                </m:sSupPr>
                                <m:e>
                                  <m:r>
                                    <w:ins w:id="892" w:author="Hamidreza Gharahi" w:date="2020-08-27T13:33:00Z">
                                      <m:rPr>
                                        <m:sty m:val="p"/>
                                      </m:rPr>
                                      <w:rPr>
                                        <w:rFonts w:ascii="Cambria Math" w:hAnsi="Cambria Math"/>
                                        <w:color w:val="FF0000"/>
                                        <w:rPrChange w:id="893" w:author="Hamidreza Gharahi" w:date="2020-08-27T13:39:00Z">
                                          <w:rPr>
                                            <w:rFonts w:ascii="Cambria Math" w:hAnsi="Cambria Math"/>
                                          </w:rPr>
                                        </w:rPrChange>
                                      </w:rPr>
                                      <m:t>y</m:t>
                                    </w:ins>
                                  </m:r>
                                </m:e>
                                <m:sup>
                                  <m:r>
                                    <w:ins w:id="894" w:author="Hamidreza Gharahi" w:date="2020-08-27T13:33:00Z">
                                      <w:rPr>
                                        <w:rFonts w:ascii="Cambria Math" w:hAnsi="Cambria Math"/>
                                        <w:color w:val="FF0000"/>
                                        <w:rPrChange w:id="895" w:author="Hamidreza Gharahi" w:date="2020-08-27T13:39:00Z">
                                          <w:rPr>
                                            <w:rFonts w:ascii="Cambria Math" w:hAnsi="Cambria Math"/>
                                          </w:rPr>
                                        </w:rPrChange>
                                      </w:rPr>
                                      <m:t>exp</m:t>
                                    </w:ins>
                                  </m:r>
                                </m:sup>
                              </m:sSup>
                              <m:ctrlPr>
                                <w:ins w:id="896" w:author="Hamidreza Gharahi" w:date="2020-08-27T13:33:00Z">
                                  <w:rPr>
                                    <w:rFonts w:ascii="Cambria Math" w:hAnsi="Cambria Math"/>
                                    <w:i/>
                                    <w:color w:val="FF0000"/>
                                    <w:rPrChange w:id="897" w:author="Hamidreza Gharahi" w:date="2020-08-27T13:39:00Z">
                                      <w:rPr>
                                        <w:rFonts w:ascii="Cambria Math" w:hAnsi="Cambria Math"/>
                                        <w:i/>
                                      </w:rPr>
                                    </w:rPrChange>
                                  </w:rPr>
                                </w:ins>
                              </m:ctrlPr>
                            </m:e>
                          </m:d>
                        </m:e>
                        <m:sup>
                          <m:r>
                            <w:ins w:id="898" w:author="Hamidreza Gharahi" w:date="2020-08-27T13:33:00Z">
                              <w:rPr>
                                <w:rFonts w:ascii="Cambria Math" w:hAnsi="Cambria Math"/>
                                <w:color w:val="FF0000"/>
                                <w:rPrChange w:id="899" w:author="Hamidreza Gharahi" w:date="2020-08-27T13:39:00Z">
                                  <w:rPr>
                                    <w:rFonts w:ascii="Cambria Math" w:hAnsi="Cambria Math"/>
                                  </w:rPr>
                                </w:rPrChange>
                              </w:rPr>
                              <m:t>2</m:t>
                            </w:ins>
                          </m:r>
                        </m:sup>
                      </m:sSup>
                    </m:e>
                  </m:nary>
                </m:e>
              </m:rad>
              <m:r>
                <w:ins w:id="900" w:author="Hamidreza Gharahi" w:date="2020-08-27T13:33:00Z">
                  <w:rPr>
                    <w:rFonts w:ascii="Cambria Math" w:hAnsi="Cambria Math"/>
                    <w:color w:val="FF0000"/>
                    <w:rPrChange w:id="901" w:author="Hamidreza Gharahi" w:date="2020-08-27T13:39:00Z">
                      <w:rPr>
                        <w:rFonts w:ascii="Cambria Math" w:hAnsi="Cambria Math"/>
                      </w:rPr>
                    </w:rPrChange>
                  </w:rPr>
                  <m:t>,</m:t>
                </w:ins>
              </m:r>
              <m:r>
                <w:ins w:id="902" w:author="Hamidreza Gharahi" w:date="2020-08-27T13:33:00Z">
                  <m:rPr>
                    <m:sty m:val="p"/>
                  </m:rPr>
                  <w:rPr>
                    <w:rFonts w:ascii="Cambria Math" w:hAnsi="Cambria Math"/>
                    <w:color w:val="FF0000"/>
                    <w:rPrChange w:id="903" w:author="Hamidreza Gharahi" w:date="2020-08-27T13:39:00Z">
                      <w:rPr>
                        <w:rFonts w:ascii="Cambria Math" w:hAnsi="Cambria Math"/>
                      </w:rPr>
                    </w:rPrChange>
                  </w:rPr>
                  <m:t>#</m:t>
                </w:ins>
              </m:r>
              <m:d>
                <m:dPr>
                  <m:ctrlPr>
                    <w:ins w:id="904" w:author="Hamidreza Gharahi" w:date="2020-08-27T13:33:00Z">
                      <w:rPr>
                        <w:rFonts w:ascii="Cambria Math" w:hAnsi="Cambria Math"/>
                        <w:i/>
                        <w:color w:val="FF0000"/>
                        <w:rPrChange w:id="905" w:author="Hamidreza Gharahi" w:date="2020-08-27T13:39:00Z">
                          <w:rPr>
                            <w:rFonts w:ascii="Cambria Math" w:hAnsi="Cambria Math"/>
                            <w:i/>
                          </w:rPr>
                        </w:rPrChange>
                      </w:rPr>
                    </w:ins>
                  </m:ctrlPr>
                </m:dPr>
                <m:e>
                  <m:r>
                    <w:ins w:id="906" w:author="Hamidreza Gharahi" w:date="2020-08-27T13:33:00Z">
                      <w:rPr>
                        <w:rFonts w:ascii="Cambria Math" w:hAnsi="Cambria Math"/>
                        <w:color w:val="FF0000"/>
                        <w:rPrChange w:id="907" w:author="Hamidreza Gharahi" w:date="2020-08-27T13:39:00Z">
                          <w:rPr>
                            <w:rFonts w:ascii="Cambria Math" w:hAnsi="Cambria Math"/>
                          </w:rPr>
                        </w:rPrChange>
                      </w:rPr>
                      <m:t>B.1</m:t>
                    </w:ins>
                  </m:r>
                </m:e>
              </m:d>
            </m:e>
          </m:eqArr>
        </m:oMath>
      </m:oMathPara>
    </w:p>
    <w:p w14:paraId="6DF30C12" w14:textId="57684756" w:rsidR="00A43D02" w:rsidRPr="00A43D02" w:rsidRDefault="00A43D02" w:rsidP="00A43D02">
      <w:pPr>
        <w:widowControl w:val="0"/>
        <w:autoSpaceDE w:val="0"/>
        <w:autoSpaceDN w:val="0"/>
        <w:adjustRightInd w:val="0"/>
        <w:spacing w:line="240" w:lineRule="auto"/>
        <w:jc w:val="both"/>
        <w:rPr>
          <w:rPrChange w:id="908" w:author="Hamidreza Gharahi" w:date="2020-08-27T13:33:00Z">
            <w:rPr>
              <w:rFonts w:eastAsiaTheme="minorEastAsia"/>
            </w:rPr>
          </w:rPrChange>
        </w:rPr>
        <w:pPrChange w:id="909" w:author="Hamidreza Gharahi" w:date="2020-08-27T13:33:00Z">
          <w:pPr>
            <w:jc w:val="both"/>
          </w:pPr>
        </w:pPrChange>
      </w:pPr>
      <w:ins w:id="910" w:author="Hamidreza Gharahi" w:date="2020-08-27T13:33:00Z">
        <w:r w:rsidRPr="00F8024E">
          <w:rPr>
            <w:color w:val="FF0000"/>
            <w:rPrChange w:id="911" w:author="Hamidreza Gharahi" w:date="2020-08-27T13:39:00Z">
              <w:rPr/>
            </w:rPrChange>
          </w:rPr>
          <w:t xml:space="preserve">where </w:t>
        </w:r>
      </w:ins>
      <m:oMath>
        <m:sSup>
          <m:sSupPr>
            <m:ctrlPr>
              <w:ins w:id="912" w:author="Hamidreza Gharahi" w:date="2020-08-27T13:33:00Z">
                <w:rPr>
                  <w:rFonts w:ascii="Cambria Math" w:hAnsi="Cambria Math"/>
                  <w:color w:val="FF0000"/>
                  <w:rPrChange w:id="913" w:author="Hamidreza Gharahi" w:date="2020-08-27T13:39:00Z">
                    <w:rPr>
                      <w:rFonts w:ascii="Cambria Math" w:hAnsi="Cambria Math"/>
                    </w:rPr>
                  </w:rPrChange>
                </w:rPr>
              </w:ins>
            </m:ctrlPr>
          </m:sSupPr>
          <m:e>
            <m:r>
              <w:ins w:id="914" w:author="Hamidreza Gharahi" w:date="2020-08-27T13:33:00Z">
                <w:rPr>
                  <w:rFonts w:ascii="Cambria Math" w:hAnsi="Cambria Math"/>
                  <w:color w:val="FF0000"/>
                  <w:rPrChange w:id="915" w:author="Hamidreza Gharahi" w:date="2020-08-27T13:39:00Z">
                    <w:rPr>
                      <w:rFonts w:ascii="Cambria Math" w:hAnsi="Cambria Math"/>
                    </w:rPr>
                  </w:rPrChange>
                </w:rPr>
                <m:t>y</m:t>
              </w:ins>
            </m:r>
          </m:e>
          <m:sup>
            <m:r>
              <w:ins w:id="916" w:author="Hamidreza Gharahi" w:date="2020-08-27T13:33:00Z">
                <w:rPr>
                  <w:rFonts w:ascii="Cambria Math" w:hAnsi="Cambria Math"/>
                  <w:color w:val="FF0000"/>
                  <w:rPrChange w:id="917" w:author="Hamidreza Gharahi" w:date="2020-08-27T13:39:00Z">
                    <w:rPr>
                      <w:rFonts w:ascii="Cambria Math" w:hAnsi="Cambria Math"/>
                    </w:rPr>
                  </w:rPrChange>
                </w:rPr>
                <m:t>th</m:t>
              </w:ins>
            </m:r>
          </m:sup>
        </m:sSup>
      </m:oMath>
      <w:ins w:id="918" w:author="Hamidreza Gharahi" w:date="2020-08-27T13:33:00Z">
        <w:r w:rsidRPr="00F8024E">
          <w:rPr>
            <w:color w:val="FF0000"/>
            <w:rPrChange w:id="919" w:author="Hamidreza Gharahi" w:date="2020-08-27T13:39:00Z">
              <w:rPr/>
            </w:rPrChange>
          </w:rPr>
          <w:t xml:space="preserve">and </w:t>
        </w:r>
      </w:ins>
      <m:oMath>
        <m:sSup>
          <m:sSupPr>
            <m:ctrlPr>
              <w:ins w:id="920" w:author="Hamidreza Gharahi" w:date="2020-08-27T13:33:00Z">
                <w:rPr>
                  <w:rFonts w:ascii="Cambria Math" w:hAnsi="Cambria Math"/>
                  <w:color w:val="FF0000"/>
                  <w:rPrChange w:id="921" w:author="Hamidreza Gharahi" w:date="2020-08-27T13:39:00Z">
                    <w:rPr>
                      <w:rFonts w:ascii="Cambria Math" w:hAnsi="Cambria Math"/>
                    </w:rPr>
                  </w:rPrChange>
                </w:rPr>
              </w:ins>
            </m:ctrlPr>
          </m:sSupPr>
          <m:e>
            <m:r>
              <w:ins w:id="922" w:author="Hamidreza Gharahi" w:date="2020-08-27T13:33:00Z">
                <w:rPr>
                  <w:rFonts w:ascii="Cambria Math" w:hAnsi="Cambria Math"/>
                  <w:color w:val="FF0000"/>
                  <w:rPrChange w:id="923" w:author="Hamidreza Gharahi" w:date="2020-08-27T13:39:00Z">
                    <w:rPr>
                      <w:rFonts w:ascii="Cambria Math" w:hAnsi="Cambria Math"/>
                    </w:rPr>
                  </w:rPrChange>
                </w:rPr>
                <m:t>y</m:t>
              </w:ins>
            </m:r>
          </m:e>
          <m:sup>
            <m:r>
              <w:ins w:id="924" w:author="Hamidreza Gharahi" w:date="2020-08-27T13:33:00Z">
                <w:rPr>
                  <w:rFonts w:ascii="Cambria Math" w:hAnsi="Cambria Math"/>
                  <w:color w:val="FF0000"/>
                  <w:rPrChange w:id="925" w:author="Hamidreza Gharahi" w:date="2020-08-27T13:39:00Z">
                    <w:rPr>
                      <w:rFonts w:ascii="Cambria Math" w:hAnsi="Cambria Math"/>
                    </w:rPr>
                  </w:rPrChange>
                </w:rPr>
                <m:t>exp</m:t>
              </w:ins>
            </m:r>
          </m:sup>
        </m:sSup>
      </m:oMath>
      <w:ins w:id="926" w:author="Hamidreza Gharahi" w:date="2020-08-27T13:33:00Z">
        <w:r w:rsidRPr="00F8024E">
          <w:rPr>
            <w:color w:val="FF0000"/>
            <w:rPrChange w:id="927" w:author="Hamidreza Gharahi" w:date="2020-08-27T13:39:00Z">
              <w:rPr/>
            </w:rPrChange>
          </w:rPr>
          <w:t xml:space="preserve"> are theoretical and experimental values of the quantity </w:t>
        </w:r>
      </w:ins>
      <m:oMath>
        <m:r>
          <w:ins w:id="928" w:author="Hamidreza Gharahi" w:date="2020-08-27T13:33:00Z">
            <w:rPr>
              <w:rFonts w:ascii="Cambria Math" w:hAnsi="Cambria Math"/>
              <w:color w:val="FF0000"/>
              <w:rPrChange w:id="929" w:author="Hamidreza Gharahi" w:date="2020-08-27T13:39:00Z">
                <w:rPr>
                  <w:rFonts w:ascii="Cambria Math" w:hAnsi="Cambria Math"/>
                </w:rPr>
              </w:rPrChange>
            </w:rPr>
            <m:t>y</m:t>
          </w:ins>
        </m:r>
      </m:oMath>
      <w:ins w:id="930" w:author="Hamidreza Gharahi" w:date="2020-08-27T13:33:00Z">
        <w:r w:rsidRPr="00F8024E">
          <w:rPr>
            <w:color w:val="FF0000"/>
            <w:rPrChange w:id="931" w:author="Hamidreza Gharahi" w:date="2020-08-27T13:39:00Z">
              <w:rPr/>
            </w:rPrChange>
          </w:rPr>
          <w:t xml:space="preserve">. In section 2.2, the quantity </w:t>
        </w:r>
      </w:ins>
      <m:oMath>
        <m:r>
          <w:ins w:id="932" w:author="Hamidreza Gharahi" w:date="2020-08-27T13:33:00Z">
            <w:rPr>
              <w:rFonts w:ascii="Cambria Math" w:hAnsi="Cambria Math"/>
              <w:color w:val="FF0000"/>
              <w:rPrChange w:id="933" w:author="Hamidreza Gharahi" w:date="2020-08-27T13:39:00Z">
                <w:rPr>
                  <w:rFonts w:ascii="Cambria Math" w:hAnsi="Cambria Math"/>
                </w:rPr>
              </w:rPrChange>
            </w:rPr>
            <m:t>y</m:t>
          </w:ins>
        </m:r>
      </m:oMath>
      <w:ins w:id="934" w:author="Hamidreza Gharahi" w:date="2020-08-27T13:33:00Z">
        <w:r w:rsidRPr="00F8024E">
          <w:rPr>
            <w:color w:val="FF0000"/>
            <w:rPrChange w:id="935" w:author="Hamidreza Gharahi" w:date="2020-08-27T13:39:00Z">
              <w:rPr/>
            </w:rPrChange>
          </w:rPr>
          <w:t xml:space="preserve"> is the</w:t>
        </w:r>
        <w:r w:rsidRPr="00F8024E">
          <w:rPr>
            <w:rFonts w:eastAsiaTheme="minorEastAsia"/>
            <w:color w:val="FF0000"/>
            <w:rPrChange w:id="936" w:author="Hamidreza Gharahi" w:date="2020-08-27T13:39:00Z">
              <w:rPr>
                <w:rFonts w:eastAsiaTheme="minorEastAsia"/>
              </w:rPr>
            </w:rPrChange>
          </w:rPr>
          <w:t xml:space="preserve"> diameter of vessels in passive and myogenic responses, and in section 2.4, the flow </w:t>
        </w:r>
        <w:r w:rsidRPr="00F8024E">
          <w:rPr>
            <w:color w:val="FF0000"/>
            <w:rPrChange w:id="937" w:author="Hamidreza Gharahi" w:date="2020-08-27T13:39:00Z">
              <w:rPr/>
            </w:rPrChange>
          </w:rPr>
          <w:t>in the coronary arteries (</w:t>
        </w:r>
        <w:r w:rsidRPr="00F8024E">
          <w:rPr>
            <w:rFonts w:ascii="Cambria Math" w:hAnsi="Cambria Math"/>
            <w:i/>
            <w:iCs/>
            <w:color w:val="FF0000"/>
            <w:rPrChange w:id="938" w:author="Hamidreza Gharahi" w:date="2020-08-27T13:39:00Z">
              <w:rPr>
                <w:rFonts w:ascii="Cambria Math" w:hAnsi="Cambria Math"/>
                <w:i/>
                <w:iCs/>
              </w:rPr>
            </w:rPrChange>
          </w:rPr>
          <w:t>q</w:t>
        </w:r>
        <w:r w:rsidRPr="00F8024E">
          <w:rPr>
            <w:color w:val="FF0000"/>
            <w:rPrChange w:id="939" w:author="Hamidreza Gharahi" w:date="2020-08-27T13:39:00Z">
              <w:rPr/>
            </w:rPrChange>
          </w:rPr>
          <w:t xml:space="preserve">) over the flow </w:t>
        </w:r>
        <w:r w:rsidRPr="00F8024E">
          <w:rPr>
            <w:rFonts w:eastAsiaTheme="minorEastAsia"/>
            <w:color w:val="FF0000"/>
            <w:rPrChange w:id="940" w:author="Hamidreza Gharahi" w:date="2020-08-27T13:39:00Z">
              <w:rPr>
                <w:rFonts w:eastAsiaTheme="minorEastAsia"/>
              </w:rPr>
            </w:rPrChange>
          </w:rPr>
          <w:t xml:space="preserve">when coronary pressure is 100 mmHg. Specific constraints for the optimization </w:t>
        </w:r>
        <w:r w:rsidRPr="00F8024E">
          <w:rPr>
            <w:rFonts w:eastAsiaTheme="minorEastAsia"/>
            <w:color w:val="FF0000"/>
            <w:rPrChange w:id="941" w:author="Hamidreza Gharahi" w:date="2020-08-27T13:39:00Z">
              <w:rPr>
                <w:rFonts w:eastAsiaTheme="minorEastAsia"/>
              </w:rPr>
            </w:rPrChange>
          </w:rPr>
          <w:lastRenderedPageBreak/>
          <w:t>problem are stated in the text.</w:t>
        </w:r>
      </w:ins>
    </w:p>
    <w:p w14:paraId="5CEDE6C1" w14:textId="77777777" w:rsidR="0090127B" w:rsidRDefault="0090127B" w:rsidP="0090127B">
      <w:pPr>
        <w:pStyle w:val="Heading2"/>
        <w:numPr>
          <w:ilvl w:val="0"/>
          <w:numId w:val="13"/>
        </w:numPr>
        <w:ind w:left="540" w:hanging="540"/>
        <w:jc w:val="both"/>
      </w:pPr>
      <w:r>
        <w:t>Homeostatic optimization</w:t>
      </w:r>
    </w:p>
    <w:p w14:paraId="2DBA5B99" w14:textId="3EB89FC6" w:rsidR="0090127B" w:rsidRDefault="0090127B" w:rsidP="0090127B">
      <w:pPr>
        <w:jc w:val="both"/>
      </w:pPr>
      <w:r>
        <w:t xml:space="preserve">Originally </w:t>
      </w:r>
      <w:r w:rsidR="009720F4">
        <w:t>introduced</w:t>
      </w:r>
      <w:r>
        <w:t xml:space="preserve"> by Murray </w:t>
      </w:r>
      <w:r>
        <w:fldChar w:fldCharType="begin" w:fldLock="1"/>
      </w:r>
      <w:r w:rsidR="003F6F36">
        <w:instrText>ADDIN CSL_CITATION {"citationItems":[{"id":"ITEM-1","itemData":{"ISSN":"0027-8424","author":[{"dropping-particle":"","family":"Murray","given":"Cecil D","non-dropping-particle":"","parse-names":false,"suffix":""}],"container-title":"Proceedings of the National Academy of Sciences of the United States of America","id":"ITEM-1","issue":"3","issued":{"date-parts":[["1926","4","8"]]},"page":"207-214","title":"The Physiological Principle of Minimum Work","type":"article-journal","volume":"12"},"uris":["http://www.mendeley.com/documents/?uuid=6d81e1ca-8489-49bd-af64-407775688a97"]}],"mendeley":{"formattedCitation":"(63)","plainTextFormattedCitation":"(63)","previouslyFormattedCitation":"(62)"},"properties":{"noteIndex":0},"schema":"https://github.com/citation-style-language/schema/raw/master/csl-citation.json"}</w:instrText>
      </w:r>
      <w:r>
        <w:fldChar w:fldCharType="separate"/>
      </w:r>
      <w:r w:rsidR="003F6F36" w:rsidRPr="003F6F36">
        <w:rPr>
          <w:noProof/>
        </w:rPr>
        <w:t>(63)</w:t>
      </w:r>
      <w:r>
        <w:fldChar w:fldCharType="end"/>
      </w:r>
      <w:r>
        <w:t xml:space="preserve">, and later extended by Taber </w:t>
      </w:r>
      <w:r>
        <w:fldChar w:fldCharType="begin" w:fldLock="1"/>
      </w:r>
      <w:r w:rsidR="003F6F36">
        <w:instrText>ADDIN CSL_CITATION {"citationItems":[{"id":"ITEM-1","itemData":{"ISSN":"0006-3495","abstract":"An optimization principle is proposed for the regulation of vascular morphology. This principle, which extends Murray's law, is based on the hypothesis that blood vessel diameter is controlled by a mechanism that minimizes the total energy required to drive the blood flow, to maintain the blood supply, and to support smooth muscle tone. A theoretical analysis reveals that the proposed principle predicts that the optimum shear stress on the vessel wall due to blood flow increases with blood pressure. This result agrees qualitatively with published findings that the fluid shear stress in veins is significantly smaller than it is in arteries.","author":[{"dropping-particle":"","family":"Taber","given":"L A","non-dropping-particle":"","parse-names":false,"suffix":""}],"container-title":"Biophysical Journal","id":"ITEM-1","issue":"1","issued":{"date-parts":[["1998","4","8"]]},"page":"109-114","title":"An optimization principle for vascular radius including the effects of smooth muscle tone.","type":"article-journal","volume":"74"},"uris":["http://www.mendeley.com/documents/?uuid=08b5bfd1-91f1-4d4e-a1b5-8870a1d48b6a"]}],"mendeley":{"formattedCitation":"(79)","plainTextFormattedCitation":"(79)","previouslyFormattedCitation":"(78)"},"properties":{"noteIndex":0},"schema":"https://github.com/citation-style-language/schema/raw/master/csl-citation.json"}</w:instrText>
      </w:r>
      <w:r>
        <w:fldChar w:fldCharType="separate"/>
      </w:r>
      <w:r w:rsidR="003F6F36" w:rsidRPr="003F6F36">
        <w:rPr>
          <w:noProof/>
        </w:rPr>
        <w:t>(79)</w:t>
      </w:r>
      <w:r>
        <w:fldChar w:fldCharType="end"/>
      </w:r>
      <w:r>
        <w:t xml:space="preserve"> and Lindstr</w:t>
      </w:r>
      <w:r w:rsidRPr="00B66CBA">
        <w:rPr>
          <w:noProof/>
        </w:rPr>
        <w:t>ö</w:t>
      </w:r>
      <w:r>
        <w:t xml:space="preserve">m et al. </w:t>
      </w:r>
      <w:r>
        <w:fldChar w:fldCharType="begin" w:fldLock="1"/>
      </w:r>
      <w:r w:rsidR="003F6F36">
        <w:instrText>ADDIN CSL_CITATION {"citationItems":[{"id":"ITEM-1","itemData":{"DOI":"10.1007/s10237-014-0590-8","ISSN":"1617-7959, 1617-7940","abstract":"A goal function approach is used to derive an extension of Murray’s law that includes effects of nonlinear mechanics of the artery wall. The artery is modeled as a thin-walled tube composed of different species of nonlinear elastic materials that deform together. These materials grow and remodel in a process that is governed by a target state defined by a homeostatic radius and a homeostatic material composition. Following Murray’s original idea, this target state is defined by a principle of minimum work. We take this work to include that of pumping and maintaining blood, as well as maintaining the materials of the artery wall. The minimization is performed under a constraint imposed by mechanical equilibrium. We derive a condition for the existence of a cost-optimal homeostatic state. We also conduct parametric studies using this novel theoretical frame to investigate how the cost-optimal radius and composition of the artery wall depend on flow rate, blood pressure, and elastin content","author":[{"dropping-particle":"","family":"Lindström","given":"Stefan B","non-dropping-particle":"","parse-names":false,"suffix":""},{"dropping-particle":"","family":"Satha","given":"Ganarupan","non-dropping-particle":"","parse-names":false,"suffix":""},{"dropping-particle":"","family":"Klarbring","given":"Anders","non-dropping-particle":"","parse-names":false,"suffix":""}],"container-title":"Biomechanics and Modeling in Mechanobiology","id":"ITEM-1","issue":"1","issued":{"date-parts":[["2015","4","8"]]},"language":"en","page":"83-91","title":"Extension of Murray’s law including nonlinear mechanics of a composite artery wall","type":"article-journal","volume":"14"},"uris":["http://www.mendeley.com/documents/?uuid=4ddf6f18-8521-42c0-9b8a-668eaaff0fe3"]}],"mendeley":{"formattedCitation":"(55)","plainTextFormattedCitation":"(55)","previouslyFormattedCitation":"(54)"},"properties":{"noteIndex":0},"schema":"https://github.com/citation-style-language/schema/raw/master/csl-citation.json"}</w:instrText>
      </w:r>
      <w:r>
        <w:fldChar w:fldCharType="separate"/>
      </w:r>
      <w:r w:rsidR="003F6F36" w:rsidRPr="003F6F36">
        <w:rPr>
          <w:noProof/>
        </w:rPr>
        <w:t>(55)</w:t>
      </w:r>
      <w:r>
        <w:fldChar w:fldCharType="end"/>
      </w:r>
      <w:r>
        <w:t xml:space="preserve">, </w:t>
      </w:r>
      <w:r w:rsidRPr="00EC746A">
        <w:t xml:space="preserve">the </w:t>
      </w:r>
      <w:ins w:id="942" w:author="Hamidreza Gharahi" w:date="2020-08-26T15:03:00Z">
        <w:r w:rsidR="007E255F" w:rsidRPr="007E255F">
          <w:rPr>
            <w:color w:val="FF0000"/>
            <w:rPrChange w:id="943" w:author="Hamidreza Gharahi" w:date="2020-08-26T15:03:00Z">
              <w:rPr/>
            </w:rPrChange>
          </w:rPr>
          <w:t xml:space="preserve">extended </w:t>
        </w:r>
      </w:ins>
      <w:r w:rsidR="00451167">
        <w:t xml:space="preserve">Murray’s law states that the </w:t>
      </w:r>
      <w:r w:rsidRPr="00EC746A">
        <w:t xml:space="preserve">vessel wall composition and geometry strive to </w:t>
      </w:r>
      <w:r>
        <w:t>minimize the</w:t>
      </w:r>
      <w:r w:rsidRPr="00EC746A">
        <w:t xml:space="preserve"> energy</w:t>
      </w:r>
      <w:r>
        <w:t xml:space="preserve"> consumption. </w:t>
      </w:r>
      <w:r w:rsidR="00FA25A9">
        <w:t xml:space="preserve">The homeostatic optimization framework proposed in </w:t>
      </w:r>
      <w:r w:rsidR="00FA25A9">
        <w:fldChar w:fldCharType="begin" w:fldLock="1"/>
      </w:r>
      <w:r w:rsidR="007A38C3">
        <w:instrText>ADDIN CSL_CITATION {"citationItems":[{"id":"ITEM-1","itemData":{"URL":"http://arxiv.org/abs/2001.04880","abstract":"Coupling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Alberto","non-dropping-particle":"","parse-names":false,"suffix":""}],"id":"ITEM-1","issued":{"date-parts":[["2020"]]},"title":"A Multiscale Framework for Defining Homeostasis in Distal Vascular Trees: Applications to the Pulmonary Circulation","type":"webpage"},"uris":["http://www.mendeley.com/documents/?uuid=4af91f27-e0ce-3e2c-bf05-59746a4f2658"]}],"mendeley":{"formattedCitation":"(28)","plainTextFormattedCitation":"(28)","previouslyFormattedCitation":"(28)"},"properties":{"noteIndex":0},"schema":"https://github.com/citation-style-language/schema/raw/master/csl-citation.json"}</w:instrText>
      </w:r>
      <w:r w:rsidR="00FA25A9">
        <w:fldChar w:fldCharType="separate"/>
      </w:r>
      <w:r w:rsidR="00947402" w:rsidRPr="00947402">
        <w:rPr>
          <w:noProof/>
        </w:rPr>
        <w:t>(28)</w:t>
      </w:r>
      <w:r w:rsidR="00FA25A9">
        <w:fldChar w:fldCharType="end"/>
      </w:r>
      <w:r w:rsidR="00FA25A9">
        <w:t xml:space="preserve"> leverages this idea to identify the homeostatic characteristics of an arterial tree. </w:t>
      </w:r>
      <w:r>
        <w:t xml:space="preserve">Briefly, </w:t>
      </w:r>
      <w:r w:rsidRPr="00EC746A">
        <w:t>the total</w:t>
      </w:r>
      <w:r>
        <w:t xml:space="preserve"> energy cost per unit length </w:t>
      </w:r>
      <m:oMath>
        <m:r>
          <w:rPr>
            <w:rFonts w:ascii="Cambria Math" w:hAnsi="Cambria Math"/>
          </w:rPr>
          <m:t>C</m:t>
        </m:r>
      </m:oMath>
      <w:r w:rsidR="009F1220">
        <w:t xml:space="preserve"> </w:t>
      </w:r>
      <w:r>
        <w:t>for an individual blood vessel can be written as</w:t>
      </w:r>
    </w:p>
    <w:p w14:paraId="6158BC1F" w14:textId="0A6C6545" w:rsidR="0090127B" w:rsidRDefault="00133A07" w:rsidP="0090127B">
      <w:pPr>
        <w:jc w:val="both"/>
        <w:rPr>
          <w:rFonts w:eastAsiaTheme="minorEastAsia"/>
        </w:rPr>
      </w:pPr>
      <m:oMathPara>
        <m:oMath>
          <m:eqArr>
            <m:eqArrPr>
              <m:maxDist m:val="1"/>
              <m:ctrlPr>
                <w:rPr>
                  <w:rFonts w:ascii="Cambria Math" w:hAnsi="Cambria Math"/>
                  <w:i/>
                </w:rPr>
              </m:ctrlPr>
            </m:eqArrPr>
            <m:e>
              <m:r>
                <w:rPr>
                  <w:rFonts w:ascii="Cambria Math" w:hAnsi="Cambria Math"/>
                </w:rPr>
                <m:t>C</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i</m:t>
                      </m:r>
                    </m:sup>
                  </m:sSubSup>
                  <m:r>
                    <w:rPr>
                      <w:rFonts w:ascii="Cambria Math" w:hAnsi="Cambria Math"/>
                    </w:rPr>
                    <m:t>,R;q</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blood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drag</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wall</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blood</m:t>
                  </m:r>
                </m:sup>
              </m:sSup>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8μ</m:t>
                  </m:r>
                  <m:sSup>
                    <m:sSupPr>
                      <m:ctrlPr>
                        <w:rPr>
                          <w:rFonts w:ascii="Cambria Math" w:hAnsi="Cambria Math"/>
                          <w:i/>
                        </w:rPr>
                      </m:ctrlPr>
                    </m:sSupPr>
                    <m:e>
                      <m:r>
                        <w:rPr>
                          <w:rFonts w:ascii="Cambria Math" w:hAnsi="Cambria Math"/>
                        </w:rPr>
                        <m:t>q</m:t>
                      </m:r>
                    </m:e>
                    <m:sup>
                      <m:r>
                        <w:rPr>
                          <w:rFonts w:ascii="Cambria Math" w:hAnsi="Cambria Math"/>
                        </w:rPr>
                        <m:t>2</m:t>
                      </m:r>
                    </m:sup>
                  </m:sSup>
                </m:num>
                <m:den>
                  <m:sSub>
                    <m:sSubPr>
                      <m:ctrlPr>
                        <w:rPr>
                          <w:rFonts w:ascii="Cambria Math" w:hAnsi="Cambria Math"/>
                          <w:i/>
                        </w:rPr>
                      </m:ctrlPr>
                    </m:sSubPr>
                    <m:e>
                      <m:r>
                        <w:rPr>
                          <w:rFonts w:ascii="Cambria Math" w:hAnsi="Cambria Math"/>
                        </w:rPr>
                        <m:t>ρ</m:t>
                      </m:r>
                    </m:e>
                    <m:sub>
                      <m:r>
                        <w:rPr>
                          <w:rFonts w:ascii="Cambria Math" w:hAnsi="Cambria Math"/>
                        </w:rPr>
                        <m:t>blood</m:t>
                      </m:r>
                    </m:sub>
                  </m:sSub>
                  <m:sSup>
                    <m:sSupPr>
                      <m:ctrlPr>
                        <w:rPr>
                          <w:rFonts w:ascii="Cambria Math" w:hAnsi="Cambria Math"/>
                          <w:i/>
                        </w:rPr>
                      </m:ctrlPr>
                    </m:sSupPr>
                    <m:e>
                      <m:r>
                        <w:rPr>
                          <w:rFonts w:ascii="Cambria Math" w:hAnsi="Cambria Math"/>
                        </w:rPr>
                        <m:t>R</m:t>
                      </m:r>
                    </m:e>
                    <m:sup>
                      <m:r>
                        <w:rPr>
                          <w:rFonts w:ascii="Cambria Math" w:hAnsi="Cambria Math"/>
                        </w:rPr>
                        <m:t>4</m:t>
                      </m:r>
                    </m:sup>
                  </m:sSup>
                </m:den>
              </m:f>
              <m:r>
                <w:rPr>
                  <w:rFonts w:ascii="Cambria Math" w:hAnsi="Cambria Math"/>
                </w:rPr>
                <m:t>+</m:t>
              </m:r>
              <m:f>
                <m:fPr>
                  <m:ctrlPr>
                    <w:rPr>
                      <w:rFonts w:ascii="Cambria Math" w:hAnsi="Cambria Math"/>
                      <w:i/>
                    </w:rPr>
                  </m:ctrlPr>
                </m:fPr>
                <m:num>
                  <m:r>
                    <w:rPr>
                      <w:rFonts w:ascii="Cambria Math" w:hAnsi="Cambria Math"/>
                    </w:rPr>
                    <m:t>2πR</m:t>
                  </m:r>
                </m:num>
                <m:den>
                  <m:sSub>
                    <m:sSubPr>
                      <m:ctrlPr>
                        <w:rPr>
                          <w:rFonts w:ascii="Cambria Math" w:hAnsi="Cambria Math"/>
                          <w:i/>
                        </w:rPr>
                      </m:ctrlPr>
                    </m:sSubPr>
                    <m:e>
                      <m:r>
                        <w:rPr>
                          <w:rFonts w:ascii="Cambria Math" w:hAnsi="Cambria Math"/>
                        </w:rPr>
                        <m:t>ρ</m:t>
                      </m:r>
                    </m:e>
                    <m:sub>
                      <m:r>
                        <w:rPr>
                          <w:rFonts w:ascii="Cambria Math" w:hAnsi="Cambria Math"/>
                        </w:rPr>
                        <m:t>wall</m:t>
                      </m:r>
                    </m:sub>
                  </m:sSub>
                </m:den>
              </m:f>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α</m:t>
                      </m:r>
                    </m:e>
                    <m:sup>
                      <m:r>
                        <w:rPr>
                          <w:rFonts w:ascii="Cambria Math" w:hAnsi="Cambria Math"/>
                        </w:rPr>
                        <m:t>i</m:t>
                      </m:r>
                    </m:sup>
                  </m:sSup>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i</m:t>
                      </m:r>
                    </m:sup>
                  </m:sSubSup>
                </m:e>
              </m:nary>
              <m:r>
                <w:rPr>
                  <w:rFonts w:ascii="Cambria Math" w:hAnsi="Cambria Math"/>
                </w:rPr>
                <m:t>,#</m:t>
              </m:r>
              <m:d>
                <m:dPr>
                  <m:ctrlPr>
                    <w:rPr>
                      <w:rFonts w:ascii="Cambria Math" w:hAnsi="Cambria Math"/>
                      <w:i/>
                    </w:rPr>
                  </m:ctrlPr>
                </m:dPr>
                <m:e>
                  <m:r>
                    <w:del w:id="944" w:author="Hamidreza Gharahi" w:date="2020-08-27T13:33:00Z">
                      <w:rPr>
                        <w:rFonts w:ascii="Cambria Math" w:hAnsi="Cambria Math"/>
                      </w:rPr>
                      <m:t>B</m:t>
                    </w:del>
                  </m:r>
                  <m:r>
                    <w:ins w:id="945" w:author="Hamidreza Gharahi" w:date="2020-08-27T13:33:00Z">
                      <w:rPr>
                        <w:rFonts w:ascii="Cambria Math" w:hAnsi="Cambria Math"/>
                      </w:rPr>
                      <m:t>C</m:t>
                    </w:ins>
                  </m:r>
                  <m:r>
                    <w:rPr>
                      <w:rFonts w:ascii="Cambria Math" w:hAnsi="Cambria Math"/>
                    </w:rPr>
                    <m:t>.1</m:t>
                  </m:r>
                </m:e>
              </m:d>
            </m:e>
          </m:eqArr>
        </m:oMath>
      </m:oMathPara>
    </w:p>
    <w:p w14:paraId="02E9B87B" w14:textId="35BD6155" w:rsidR="001B343A" w:rsidRDefault="00356129" w:rsidP="005D744D">
      <w:pPr>
        <w:jc w:val="both"/>
      </w:pPr>
      <w:r>
        <w:t>w</w:t>
      </w:r>
      <w:r w:rsidR="0090127B">
        <w:t>here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blood</m:t>
            </m:r>
          </m:sub>
        </m:sSub>
      </m:oMath>
      <w:r>
        <w:rPr>
          <w:rFonts w:eastAsiaTheme="minorEastAsia"/>
        </w:rPr>
        <w:t xml:space="preserve"> is the metabolic cost of sustaining blood in the vessels, </w:t>
      </w:r>
      <m:oMath>
        <m:sSub>
          <m:sSubPr>
            <m:ctrlPr>
              <w:rPr>
                <w:rFonts w:ascii="Cambria Math" w:hAnsi="Cambria Math"/>
                <w:i/>
              </w:rPr>
            </m:ctrlPr>
          </m:sSubPr>
          <m:e>
            <m:r>
              <w:rPr>
                <w:rFonts w:ascii="Cambria Math" w:hAnsi="Cambria Math"/>
              </w:rPr>
              <m:t>C</m:t>
            </m:r>
          </m:e>
          <m:sub>
            <m:r>
              <w:rPr>
                <w:rFonts w:ascii="Cambria Math" w:hAnsi="Cambria Math"/>
              </w:rPr>
              <m:t>drag</m:t>
            </m:r>
          </m:sub>
        </m:sSub>
      </m:oMath>
      <w:r>
        <w:rPr>
          <w:rFonts w:eastAsiaTheme="minorEastAsia"/>
        </w:rPr>
        <w:t xml:space="preserve"> is the power needed to overcome viscous drag, and </w:t>
      </w:r>
      <m:oMath>
        <m:sSub>
          <m:sSubPr>
            <m:ctrlPr>
              <w:rPr>
                <w:rFonts w:ascii="Cambria Math" w:hAnsi="Cambria Math"/>
                <w:i/>
              </w:rPr>
            </m:ctrlPr>
          </m:sSubPr>
          <m:e>
            <m:r>
              <w:rPr>
                <w:rFonts w:ascii="Cambria Math" w:hAnsi="Cambria Math"/>
              </w:rPr>
              <m:t>C</m:t>
            </m:r>
          </m:e>
          <m:sub>
            <m:r>
              <w:rPr>
                <w:rFonts w:ascii="Cambria Math" w:hAnsi="Cambria Math"/>
              </w:rPr>
              <m:t>wall</m:t>
            </m:r>
          </m:sub>
        </m:sSub>
      </m:oMath>
      <w:r>
        <w:rPr>
          <w:rFonts w:eastAsiaTheme="minorEastAsia"/>
        </w:rPr>
        <w:t xml:space="preserve"> is the metabolic cost of maintaining the constituents of the wall. In addition, </w:t>
      </w:r>
      <w:r w:rsidR="0090127B">
        <w:t xml:space="preserve"> </w:t>
      </w:r>
      <m:oMath>
        <m:sSup>
          <m:sSupPr>
            <m:ctrlPr>
              <w:rPr>
                <w:rFonts w:ascii="Cambria Math" w:hAnsi="Cambria Math"/>
                <w:i/>
              </w:rPr>
            </m:ctrlPr>
          </m:sSupPr>
          <m:e>
            <m:r>
              <w:rPr>
                <w:rFonts w:ascii="Cambria Math" w:hAnsi="Cambria Math"/>
              </w:rPr>
              <m:t>α</m:t>
            </m:r>
          </m:e>
          <m:sup>
            <m:r>
              <w:rPr>
                <w:rFonts w:ascii="Cambria Math" w:hAnsi="Cambria Math"/>
              </w:rPr>
              <m:t>blood</m:t>
            </m:r>
          </m:sup>
        </m:sSup>
      </m:oMath>
      <w:r w:rsidR="0090127B">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i</m:t>
            </m:r>
          </m:sup>
        </m:sSup>
      </m:oMath>
      <w:r w:rsidR="0090127B">
        <w:rPr>
          <w:rFonts w:eastAsiaTheme="minorEastAsia"/>
        </w:rPr>
        <w:t xml:space="preserve"> are the metabolic energy cost</w:t>
      </w:r>
      <w:r w:rsidR="00FE6141">
        <w:rPr>
          <w:rFonts w:eastAsiaTheme="minorEastAsia"/>
        </w:rPr>
        <w:t>s</w:t>
      </w:r>
      <w:r w:rsidR="0090127B">
        <w:rPr>
          <w:rFonts w:eastAsiaTheme="minorEastAsia"/>
        </w:rPr>
        <w:t xml:space="preserve"> of blood and wall constituents</w:t>
      </w:r>
      <w:r w:rsidR="00785CC3">
        <w:rPr>
          <w:rFonts w:eastAsiaTheme="minorEastAsia"/>
        </w:rPr>
        <w:t xml:space="preserve"> (</w:t>
      </w:r>
      <m:oMath>
        <m:r>
          <w:rPr>
            <w:rFonts w:ascii="Cambria Math" w:hAnsi="Cambria Math"/>
          </w:rPr>
          <m:t>i∈{e,k,m}</m:t>
        </m:r>
      </m:oMath>
      <w:r w:rsidR="00785CC3">
        <w:rPr>
          <w:rFonts w:eastAsiaTheme="minorEastAsia"/>
        </w:rPr>
        <w:t xml:space="preserve">, </w:t>
      </w:r>
      <w:r w:rsidR="00101C9A">
        <w:rPr>
          <w:rFonts w:eastAsiaTheme="minorEastAsia"/>
        </w:rPr>
        <w:t>see</w:t>
      </w:r>
      <w:r w:rsidR="00785CC3">
        <w:rPr>
          <w:rFonts w:eastAsiaTheme="minorEastAsia"/>
        </w:rPr>
        <w:t xml:space="preserve"> Appendix A)</w:t>
      </w:r>
      <w:r w:rsidR="0090127B">
        <w:rPr>
          <w:rFonts w:eastAsiaTheme="minorEastAsia"/>
        </w:rPr>
        <w:t xml:space="preserve"> per unit volume</w:t>
      </w:r>
      <w:r w:rsidR="007378DE">
        <w:rPr>
          <w:rFonts w:eastAsiaTheme="minorEastAsia"/>
        </w:rPr>
        <w:t xml:space="preserve">, </w:t>
      </w:r>
      <m:oMath>
        <m:r>
          <w:rPr>
            <w:rFonts w:ascii="Cambria Math" w:eastAsiaTheme="minorEastAsia" w:hAnsi="Cambria Math"/>
          </w:rPr>
          <m:t xml:space="preserve">R </m:t>
        </m:r>
      </m:oMath>
      <w:r w:rsidR="00834B34" w:rsidRPr="00834B34">
        <w:rPr>
          <w:rFonts w:eastAsiaTheme="minorEastAsia"/>
        </w:rPr>
        <w:t>(</w:t>
      </w:r>
      <m:oMath>
        <m:r>
          <w:rPr>
            <w:rFonts w:ascii="Cambria Math" w:eastAsiaTheme="minorEastAsia" w:hAnsi="Cambria Math"/>
          </w:rPr>
          <m:t>=D/2</m:t>
        </m:r>
      </m:oMath>
      <w:r w:rsidR="00834B34" w:rsidRPr="00834B34">
        <w:rPr>
          <w:rFonts w:eastAsiaTheme="minorEastAsia"/>
        </w:rPr>
        <w:t>)</w:t>
      </w:r>
      <m:oMath>
        <m:r>
          <w:rPr>
            <w:rFonts w:ascii="Cambria Math" w:eastAsiaTheme="minorEastAsia" w:hAnsi="Cambria Math"/>
          </w:rPr>
          <m:t xml:space="preserve"> </m:t>
        </m:r>
      </m:oMath>
      <w:r w:rsidR="007378DE">
        <w:rPr>
          <w:rFonts w:eastAsiaTheme="minorEastAsia"/>
        </w:rPr>
        <w:t xml:space="preserve">is the radius of </w:t>
      </w:r>
      <w:r w:rsidR="00602BB6">
        <w:rPr>
          <w:rFonts w:eastAsiaTheme="minorEastAsia"/>
        </w:rPr>
        <w:t xml:space="preserve">the vessel, </w:t>
      </w:r>
      <m:oMath>
        <m:r>
          <w:rPr>
            <w:rFonts w:ascii="Cambria Math" w:eastAsiaTheme="minorEastAsia" w:hAnsi="Cambria Math"/>
          </w:rPr>
          <m:t>q</m:t>
        </m:r>
      </m:oMath>
      <w:r w:rsidR="00602BB6">
        <w:rPr>
          <w:rFonts w:eastAsiaTheme="minorEastAsia"/>
        </w:rPr>
        <w:t xml:space="preserve"> is the</w:t>
      </w:r>
      <w:r w:rsidR="00442A40">
        <w:rPr>
          <w:rFonts w:eastAsiaTheme="minorEastAsia"/>
        </w:rPr>
        <w:t xml:space="preserve"> blood</w:t>
      </w:r>
      <w:r w:rsidR="00602BB6">
        <w:rPr>
          <w:rFonts w:eastAsiaTheme="minorEastAsia"/>
        </w:rPr>
        <w:t xml:space="preserve"> flow in the vessel, and</w:t>
      </w:r>
      <w:r w:rsidR="00004987">
        <w:rPr>
          <w:rFonts w:eastAsiaTheme="minorEastAsia"/>
        </w:rPr>
        <w:t xml:space="preserve"> </w:t>
      </w:r>
      <m:oMath>
        <m:r>
          <w:rPr>
            <w:rFonts w:ascii="Cambria Math" w:hAnsi="Cambria Math"/>
          </w:rPr>
          <m:t>μ</m:t>
        </m:r>
      </m:oMath>
      <w:r w:rsidR="00004987">
        <w:rPr>
          <w:rFonts w:eastAsiaTheme="minorEastAsia"/>
        </w:rPr>
        <w:t>,</w:t>
      </w:r>
      <w:r w:rsidR="00602BB6">
        <w:rPr>
          <w:rFonts w:eastAsiaTheme="minorEastAsia"/>
        </w:rPr>
        <w:t xml:space="preserve"> </w:t>
      </w:r>
      <m:oMath>
        <m:sSub>
          <m:sSubPr>
            <m:ctrlPr>
              <w:rPr>
                <w:rFonts w:ascii="Cambria Math" w:hAnsi="Cambria Math"/>
                <w:i/>
              </w:rPr>
            </m:ctrlPr>
          </m:sSubPr>
          <m:e>
            <m:r>
              <w:rPr>
                <w:rFonts w:ascii="Cambria Math" w:hAnsi="Cambria Math"/>
              </w:rPr>
              <m:t>ρ</m:t>
            </m:r>
          </m:e>
          <m:sub>
            <m:r>
              <w:rPr>
                <w:rFonts w:ascii="Cambria Math" w:hAnsi="Cambria Math"/>
              </w:rPr>
              <m:t>blood</m:t>
            </m:r>
          </m:sub>
        </m:sSub>
      </m:oMath>
      <w:r w:rsidR="00004987">
        <w:rPr>
          <w:rFonts w:eastAsiaTheme="minorEastAsia"/>
        </w:rPr>
        <w:t>,</w:t>
      </w:r>
      <w:r w:rsidR="00602BB6">
        <w:rPr>
          <w:rFonts w:eastAsiaTheme="minorEastAsia"/>
        </w:rPr>
        <w:t xml:space="preserve"> and </w:t>
      </w: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sidR="00602BB6">
        <w:rPr>
          <w:rFonts w:eastAsiaTheme="minorEastAsia"/>
        </w:rPr>
        <w:t xml:space="preserve"> are the </w:t>
      </w:r>
      <w:r w:rsidR="00004987">
        <w:rPr>
          <w:rFonts w:eastAsiaTheme="minorEastAsia"/>
        </w:rPr>
        <w:t xml:space="preserve">blood viscosity, blood </w:t>
      </w:r>
      <w:r w:rsidR="00602BB6">
        <w:rPr>
          <w:rFonts w:eastAsiaTheme="minorEastAsia"/>
        </w:rPr>
        <w:t>density</w:t>
      </w:r>
      <w:r w:rsidR="00004987">
        <w:rPr>
          <w:rFonts w:eastAsiaTheme="minorEastAsia"/>
        </w:rPr>
        <w:t xml:space="preserve">, vessel wall density, </w:t>
      </w:r>
      <w:r w:rsidR="00602BB6">
        <w:rPr>
          <w:rFonts w:eastAsiaTheme="minorEastAsia"/>
        </w:rPr>
        <w:t>respectively</w:t>
      </w:r>
      <w:r w:rsidR="0090127B">
        <w:rPr>
          <w:rFonts w:eastAsiaTheme="minorEastAsia"/>
        </w:rPr>
        <w:t xml:space="preserve">. </w:t>
      </w:r>
      <w:r w:rsidR="00CB2FC5">
        <w:rPr>
          <w:rFonts w:eastAsiaTheme="minorEastAsia"/>
        </w:rPr>
        <w:t>We must note that t</w:t>
      </w:r>
      <w:r w:rsidR="00CB2FC5">
        <w:t xml:space="preserve">he metabolic cost of SMCs </w:t>
      </w:r>
      <w:r w:rsidR="00667F8C">
        <w:t>can be written as the summation of</w:t>
      </w:r>
      <w:r w:rsidR="00CB2FC5">
        <w:t xml:space="preserve"> the metabolic cost of </w:t>
      </w:r>
      <w:r w:rsidR="006F7A96">
        <w:t xml:space="preserve">their </w:t>
      </w:r>
      <w:r w:rsidR="00CB2FC5">
        <w:t>maintenance</w:t>
      </w:r>
      <w:r w:rsidR="00501EA9">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maint</m:t>
            </m:r>
          </m:sub>
          <m:sup>
            <m:r>
              <w:rPr>
                <w:rFonts w:ascii="Cambria Math" w:eastAsiaTheme="minorEastAsia" w:hAnsi="Cambria Math"/>
              </w:rPr>
              <m:t>m</m:t>
            </m:r>
          </m:sup>
        </m:sSubSup>
      </m:oMath>
      <w:r w:rsidR="00CB2FC5">
        <w:t xml:space="preserve"> and </w:t>
      </w:r>
      <w:r w:rsidR="006F7A96">
        <w:t xml:space="preserve">the </w:t>
      </w:r>
      <w:r w:rsidR="00964685">
        <w:t xml:space="preserve">metabolic cost </w:t>
      </w:r>
      <w:r w:rsidR="00AF615F">
        <w:t>of</w:t>
      </w:r>
      <w:r w:rsidR="00964685">
        <w:t xml:space="preserve"> the</w:t>
      </w:r>
      <w:r w:rsidR="00AF615F">
        <w:t xml:space="preserve"> </w:t>
      </w:r>
      <w:r w:rsidR="00CB2FC5">
        <w:t>active</w:t>
      </w:r>
      <w:r w:rsidR="006F7A96">
        <w:t xml:space="preserve"> SMC</w:t>
      </w:r>
      <w:r w:rsidR="00CB2FC5">
        <w:t xml:space="preserve"> </w:t>
      </w:r>
      <w:ins w:id="946" w:author="Hamidreza Gharahi" w:date="2020-08-27T14:28:00Z">
        <w:r w:rsidR="009060BB">
          <w:rPr>
            <w:rFonts w:eastAsiaTheme="minorEastAsia"/>
          </w:rPr>
          <w:t xml:space="preserve">stress </w:t>
        </w:r>
      </w:ins>
      <w:del w:id="947" w:author="Hamidreza Gharahi" w:date="2020-08-27T14:28:00Z">
        <w:r w:rsidR="00CB2FC5" w:rsidDel="009060BB">
          <w:delText>tension</w:delText>
        </w:r>
        <w:r w:rsidR="00501EA9" w:rsidDel="009060BB">
          <w:delText xml:space="preserve"> </w:delText>
        </w:r>
      </w:del>
      <m:oMath>
        <m:sSubSup>
          <m:sSubSupPr>
            <m:ctrlPr>
              <w:rPr>
                <w:rFonts w:ascii="Cambria Math" w:hAnsi="Cambria Math"/>
                <w:i/>
              </w:rPr>
            </m:ctrlPr>
          </m:sSubSupPr>
          <m:e>
            <m:r>
              <w:rPr>
                <w:rFonts w:ascii="Cambria Math" w:hAnsi="Cambria Math"/>
              </w:rPr>
              <m:t>α</m:t>
            </m:r>
          </m:e>
          <m:sub>
            <m:r>
              <w:rPr>
                <w:rFonts w:ascii="Cambria Math" w:hAnsi="Cambria Math"/>
              </w:rPr>
              <m:t>active</m:t>
            </m:r>
          </m:sub>
          <m:sup>
            <m:r>
              <w:rPr>
                <w:rFonts w:ascii="Cambria Math" w:hAnsi="Cambria Math"/>
              </w:rPr>
              <m:t>m</m:t>
            </m:r>
          </m:sup>
        </m:sSubSup>
      </m:oMath>
      <w:r w:rsidR="00CB2FC5">
        <w:t>.</w:t>
      </w:r>
    </w:p>
    <w:p w14:paraId="2435CC4D" w14:textId="73C124E8" w:rsidR="0090127B" w:rsidRPr="005D744D" w:rsidRDefault="00133A07" w:rsidP="005D744D">
      <w:pPr>
        <w:jc w:val="both"/>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α</m:t>
                  </m:r>
                </m:e>
                <m:sup>
                  <m:r>
                    <w:rPr>
                      <w:rFonts w:ascii="Cambria Math" w:hAnsi="Cambria Math"/>
                    </w:rPr>
                    <m:t>m</m:t>
                  </m:r>
                </m:sup>
              </m:s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maint</m:t>
                  </m:r>
                </m:sub>
                <m:sup>
                  <m:r>
                    <w:rPr>
                      <w:rFonts w:ascii="Cambria Math" w:eastAsiaTheme="minorEastAsia" w:hAnsi="Cambria Math"/>
                    </w:rPr>
                    <m:t>m</m:t>
                  </m:r>
                </m:sup>
              </m:sSubSup>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active</m:t>
                  </m:r>
                </m:sub>
                <m:sup>
                  <m:r>
                    <w:rPr>
                      <w:rFonts w:ascii="Cambria Math" w:hAnsi="Cambria Math"/>
                    </w:rPr>
                    <m:t>m</m:t>
                  </m:r>
                </m:sup>
              </m:sSubSup>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m:t>
              </m:r>
              <m:d>
                <m:dPr>
                  <m:ctrlPr>
                    <w:rPr>
                      <w:rFonts w:ascii="Cambria Math" w:hAnsi="Cambria Math"/>
                      <w:i/>
                    </w:rPr>
                  </m:ctrlPr>
                </m:dPr>
                <m:e>
                  <m:r>
                    <w:del w:id="948" w:author="Hamidreza Gharahi" w:date="2020-08-27T13:33:00Z">
                      <w:rPr>
                        <w:rFonts w:ascii="Cambria Math" w:hAnsi="Cambria Math"/>
                      </w:rPr>
                      <m:t>B</m:t>
                    </w:del>
                  </m:r>
                  <m:r>
                    <w:ins w:id="949" w:author="Hamidreza Gharahi" w:date="2020-08-27T13:33:00Z">
                      <w:rPr>
                        <w:rFonts w:ascii="Cambria Math" w:hAnsi="Cambria Math"/>
                      </w:rPr>
                      <m:t>C</m:t>
                    </w:ins>
                  </m:r>
                  <m:r>
                    <w:rPr>
                      <w:rFonts w:ascii="Cambria Math" w:hAnsi="Cambria Math"/>
                    </w:rPr>
                    <m:t>.2</m:t>
                  </m:r>
                </m:e>
              </m:d>
            </m:e>
          </m:eqArr>
        </m:oMath>
      </m:oMathPara>
    </w:p>
    <w:p w14:paraId="3EEB740C" w14:textId="460F1F64" w:rsidR="0090127B" w:rsidRDefault="00514A85" w:rsidP="0090127B">
      <w:pPr>
        <w:jc w:val="both"/>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 xml:space="preserve"> </m:t>
        </m:r>
      </m:oMath>
      <w:r>
        <w:rPr>
          <w:rFonts w:eastAsiaTheme="minorEastAsia"/>
        </w:rPr>
        <w:t xml:space="preserve">is the homeostatic active SMC </w:t>
      </w:r>
      <w:del w:id="950" w:author="Hamidreza Gharahi" w:date="2020-08-27T14:28:00Z">
        <w:r w:rsidDel="009060BB">
          <w:rPr>
            <w:rFonts w:eastAsiaTheme="minorEastAsia"/>
          </w:rPr>
          <w:delText>tension</w:delText>
        </w:r>
      </w:del>
      <w:ins w:id="951" w:author="Hamidreza Gharahi" w:date="2020-08-27T14:28:00Z">
        <w:r w:rsidR="009060BB">
          <w:rPr>
            <w:rFonts w:eastAsiaTheme="minorEastAsia"/>
          </w:rPr>
          <w:t>stress</w:t>
        </w:r>
      </w:ins>
      <w:r>
        <w:rPr>
          <w:rFonts w:eastAsiaTheme="minorEastAsia"/>
        </w:rPr>
        <w:t xml:space="preserve">. </w:t>
      </w:r>
      <w:r w:rsidR="0090127B">
        <w:rPr>
          <w:rFonts w:eastAsiaTheme="minorEastAsia"/>
        </w:rPr>
        <w:t>This metabolic cost function has to be minimized with Eq. A.1</w:t>
      </w:r>
      <w:r w:rsidR="00A237A5">
        <w:rPr>
          <w:rFonts w:eastAsiaTheme="minorEastAsia"/>
        </w:rPr>
        <w:t>4</w:t>
      </w:r>
      <w:r w:rsidR="0090127B">
        <w:rPr>
          <w:rFonts w:eastAsiaTheme="minorEastAsia"/>
        </w:rPr>
        <w:t xml:space="preserve"> as the constraint in each segment. </w:t>
      </w:r>
      <w:r w:rsidR="00CA0A35">
        <w:rPr>
          <w:rFonts w:eastAsiaTheme="minorEastAsia"/>
        </w:rPr>
        <w:t>With regards to Appendix A, w</w:t>
      </w:r>
      <w:r w:rsidR="0090127B">
        <w:rPr>
          <w:rFonts w:eastAsiaTheme="minorEastAsia"/>
        </w:rPr>
        <w:t xml:space="preserve">e can rewrite the mass of constituents in terms of their mass fractions as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e</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e</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total</m:t>
            </m:r>
          </m:sup>
        </m:sSubSup>
      </m:oMath>
      <w:r w:rsidR="0090127B">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m</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total</m:t>
            </m:r>
          </m:sup>
        </m:sSubSup>
      </m:oMath>
      <w:r w:rsidR="0090127B">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k</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k</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total</m:t>
            </m:r>
          </m:sup>
        </m:sSubSup>
      </m:oMath>
      <w:r w:rsidR="0090127B">
        <w:rPr>
          <w:rFonts w:eastAsiaTheme="minorEastAsia"/>
        </w:rPr>
        <w:t xml:space="preserve"> with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c</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k</m:t>
            </m:r>
          </m:sup>
        </m:sSup>
      </m:oMath>
      <w:r w:rsidR="0090127B">
        <w:rPr>
          <w:rFonts w:eastAsiaTheme="minorEastAsia"/>
        </w:rPr>
        <w:t>. Using the mass fractions and considering that the arteries are in homeostatic state, we can write the mechanical equilibrium in each vessel as</w:t>
      </w:r>
    </w:p>
    <w:p w14:paraId="69CFD489" w14:textId="0B5556BC" w:rsidR="0090127B" w:rsidRDefault="00133A07" w:rsidP="0090127B">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R=</m:t>
              </m:r>
              <m:f>
                <m:fPr>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total</m:t>
                      </m:r>
                    </m:sup>
                  </m:sSubSup>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f</m:t>
                          </m:r>
                        </m:sub>
                      </m:sSub>
                    </m:e>
                  </m:d>
                  <m:sSub>
                    <m:sSubPr>
                      <m:ctrlPr>
                        <w:rPr>
                          <w:rFonts w:ascii="Cambria Math" w:hAnsi="Cambria Math"/>
                          <w:i/>
                        </w:rPr>
                      </m:ctrlPr>
                    </m:sSubPr>
                    <m:e>
                      <m:r>
                        <w:rPr>
                          <w:rFonts w:ascii="Cambria Math" w:hAnsi="Cambria Math"/>
                        </w:rPr>
                        <m:t>ρ</m:t>
                      </m:r>
                    </m:e>
                    <m:sub>
                      <m:r>
                        <w:rPr>
                          <w:rFonts w:ascii="Cambria Math" w:hAnsi="Cambria Math"/>
                        </w:rPr>
                        <m:t>wall</m:t>
                      </m:r>
                    </m:sub>
                  </m:sSub>
                </m:den>
              </m:f>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eastAsiaTheme="minorEastAsia" w:hAnsi="Cambria Math"/>
                        </w:rPr>
                        <m:t>ν</m:t>
                      </m:r>
                    </m:e>
                    <m:sup>
                      <m:r>
                        <w:rPr>
                          <w:rFonts w:ascii="Cambria Math" w:hAnsi="Cambria Math"/>
                        </w:rPr>
                        <m:t>i</m:t>
                      </m:r>
                    </m:sup>
                  </m:sSup>
                  <m:sSubSup>
                    <m:sSubSupPr>
                      <m:ctrlPr>
                        <w:rPr>
                          <w:rFonts w:ascii="Cambria Math" w:hAnsi="Cambria Math"/>
                          <w:i/>
                        </w:rPr>
                      </m:ctrlPr>
                    </m:sSubSupPr>
                    <m:e>
                      <m:r>
                        <w:rPr>
                          <w:rFonts w:ascii="Cambria Math" w:hAnsi="Cambria Math"/>
                        </w:rPr>
                        <m:t>σ</m:t>
                      </m:r>
                    </m:e>
                    <m:sub>
                      <m:r>
                        <w:rPr>
                          <w:rFonts w:ascii="Cambria Math" w:hAnsi="Cambria Math"/>
                        </w:rPr>
                        <m:t>θ</m:t>
                      </m:r>
                    </m:sub>
                    <m:sup>
                      <m:r>
                        <w:rPr>
                          <w:rFonts w:ascii="Cambria Math" w:hAnsi="Cambria Math"/>
                        </w:rPr>
                        <m:t>i</m:t>
                      </m:r>
                    </m:sup>
                  </m:sSubSup>
                  <m:r>
                    <w:rPr>
                      <w:rFonts w:ascii="Cambria Math" w:hAnsi="Cambria Math"/>
                    </w:rPr>
                    <m:t>,</m:t>
                  </m:r>
                </m:e>
              </m:nary>
              <m:r>
                <w:rPr>
                  <w:rFonts w:ascii="Cambria Math" w:hAnsi="Cambria Math"/>
                </w:rPr>
                <m:t>#</m:t>
              </m:r>
              <m:d>
                <m:dPr>
                  <m:ctrlPr>
                    <w:rPr>
                      <w:rFonts w:ascii="Cambria Math" w:hAnsi="Cambria Math"/>
                      <w:i/>
                    </w:rPr>
                  </m:ctrlPr>
                </m:dPr>
                <m:e>
                  <m:r>
                    <w:del w:id="952" w:author="Hamidreza Gharahi" w:date="2020-08-27T13:33:00Z">
                      <w:rPr>
                        <w:rFonts w:ascii="Cambria Math" w:hAnsi="Cambria Math"/>
                      </w:rPr>
                      <m:t>B</m:t>
                    </w:del>
                  </m:r>
                  <m:r>
                    <w:ins w:id="953" w:author="Hamidreza Gharahi" w:date="2020-08-27T13:33:00Z">
                      <w:rPr>
                        <w:rFonts w:ascii="Cambria Math" w:hAnsi="Cambria Math"/>
                      </w:rPr>
                      <m:t>C</m:t>
                    </w:ins>
                  </m:r>
                  <m:r>
                    <w:rPr>
                      <w:rFonts w:ascii="Cambria Math" w:hAnsi="Cambria Math"/>
                    </w:rPr>
                    <m:t>.3</m:t>
                  </m:r>
                </m:e>
              </m:d>
            </m:e>
          </m:eqArr>
        </m:oMath>
      </m:oMathPara>
    </w:p>
    <w:p w14:paraId="6519865A" w14:textId="152A9AE6" w:rsidR="0090127B" w:rsidRDefault="0090127B" w:rsidP="0090127B">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f</m:t>
            </m:r>
          </m:sub>
        </m:sSub>
      </m:oMath>
      <w:r>
        <w:rPr>
          <w:rFonts w:eastAsiaTheme="minorEastAsia"/>
        </w:rPr>
        <w:t xml:space="preserve"> is the volume fraction of interstitial fluid (70%) and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θ</m:t>
            </m:r>
          </m:sub>
          <m:sup>
            <m:r>
              <w:rPr>
                <w:rFonts w:ascii="Cambria Math" w:eastAsiaTheme="minorEastAsia" w:hAnsi="Cambria Math"/>
              </w:rPr>
              <m:t>i</m:t>
            </m:r>
          </m:sup>
        </m:sSubSup>
      </m:oMath>
      <w:r>
        <w:rPr>
          <w:rFonts w:eastAsiaTheme="minorEastAsia"/>
        </w:rPr>
        <w:t xml:space="preserve"> is the circumferentially acting part of the homeostatic stress tensor</w:t>
      </w:r>
      <w:r w:rsidR="003B3E50">
        <w:rPr>
          <w:rFonts w:eastAsiaTheme="minorEastAsia"/>
        </w:rPr>
        <w:t xml:space="preserve"> </w:t>
      </w:r>
      <m:oMath>
        <m:sSup>
          <m:sSupPr>
            <m:ctrlPr>
              <w:rPr>
                <w:rFonts w:ascii="Cambria Math" w:eastAsiaTheme="minorEastAsia" w:hAnsi="Cambria Math"/>
                <w:b/>
                <w:bCs/>
                <w:i/>
              </w:rPr>
            </m:ctrlPr>
          </m:sSupPr>
          <m:e>
            <m:r>
              <m:rPr>
                <m:sty m:val="bi"/>
              </m:rPr>
              <w:rPr>
                <w:rFonts w:ascii="Cambria Math" w:eastAsiaTheme="minorEastAsia" w:hAnsi="Cambria Math"/>
              </w:rPr>
              <m:t>σ</m:t>
            </m:r>
          </m:e>
          <m:sup>
            <m:r>
              <m:rPr>
                <m:sty m:val="bi"/>
              </m:rPr>
              <w:rPr>
                <w:rFonts w:ascii="Cambria Math" w:eastAsiaTheme="minorEastAsia" w:hAnsi="Cambria Math"/>
              </w:rPr>
              <m:t>i</m:t>
            </m:r>
          </m:sup>
        </m:sSup>
      </m:oMath>
      <w:r>
        <w:rPr>
          <w:rFonts w:eastAsiaTheme="minorEastAsia"/>
        </w:rPr>
        <w:t>. Therefore, the energy cost of one vessel can be written in terms of diameter, with pressure and flow rate given from the hemodynamics as</w:t>
      </w:r>
    </w:p>
    <w:p w14:paraId="1F440AD5" w14:textId="3E77EC9C" w:rsidR="0090127B" w:rsidRDefault="00133A07" w:rsidP="0090127B">
      <w:pPr>
        <w:jc w:val="both"/>
        <w:rPr>
          <w:rFonts w:eastAsiaTheme="minorEastAsia"/>
        </w:rPr>
      </w:pPr>
      <m:oMathPara>
        <m:oMath>
          <m:eqArr>
            <m:eqArrPr>
              <m:maxDist m:val="1"/>
              <m:ctrlPr>
                <w:rPr>
                  <w:rFonts w:ascii="Cambria Math" w:hAnsi="Cambria Math"/>
                  <w:i/>
                </w:rPr>
              </m:ctrlPr>
            </m:eqArrPr>
            <m:e>
              <m:r>
                <w:rPr>
                  <w:rFonts w:ascii="Cambria Math" w:hAnsi="Cambria Math"/>
                </w:rPr>
                <m:t>C</m:t>
              </m:r>
              <m:d>
                <m:dPr>
                  <m:ctrlPr>
                    <w:rPr>
                      <w:rFonts w:ascii="Cambria Math" w:hAnsi="Cambria Math"/>
                      <w:i/>
                    </w:rPr>
                  </m:ctrlPr>
                </m:dPr>
                <m:e>
                  <m:r>
                    <w:rPr>
                      <w:rFonts w:ascii="Cambria Math" w:hAnsi="Cambria Math"/>
                    </w:rPr>
                    <m:t>R;q,</m:t>
                  </m:r>
                  <m:sSub>
                    <m:sSubPr>
                      <m:ctrlPr>
                        <w:rPr>
                          <w:rFonts w:ascii="Cambria Math" w:hAnsi="Cambria Math"/>
                          <w:i/>
                        </w:rPr>
                      </m:ctrlPr>
                    </m:sSubPr>
                    <m:e>
                      <m:r>
                        <w:rPr>
                          <w:rFonts w:ascii="Cambria Math" w:hAnsi="Cambria Math"/>
                        </w:rPr>
                        <m:t>p</m:t>
                      </m:r>
                    </m:e>
                    <m:sub>
                      <m:r>
                        <w:rPr>
                          <w:rFonts w:ascii="Cambria Math" w:hAnsi="Cambria Math"/>
                        </w:rPr>
                        <m:t>tm</m:t>
                      </m:r>
                    </m:sub>
                  </m:sSub>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blood</m:t>
                  </m:r>
                </m:sup>
              </m:sSup>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8μ</m:t>
                  </m:r>
                  <m:sSup>
                    <m:sSupPr>
                      <m:ctrlPr>
                        <w:rPr>
                          <w:rFonts w:ascii="Cambria Math" w:hAnsi="Cambria Math"/>
                          <w:i/>
                        </w:rPr>
                      </m:ctrlPr>
                    </m:sSupPr>
                    <m:e>
                      <m:r>
                        <w:rPr>
                          <w:rFonts w:ascii="Cambria Math" w:hAnsi="Cambria Math"/>
                        </w:rPr>
                        <m:t>q</m:t>
                      </m:r>
                    </m:e>
                    <m:sup>
                      <m:r>
                        <w:rPr>
                          <w:rFonts w:ascii="Cambria Math" w:hAnsi="Cambria Math"/>
                        </w:rPr>
                        <m:t>2</m:t>
                      </m:r>
                    </m:sup>
                  </m:sSup>
                </m:num>
                <m:den>
                  <m:sSub>
                    <m:sSubPr>
                      <m:ctrlPr>
                        <w:rPr>
                          <w:rFonts w:ascii="Cambria Math" w:hAnsi="Cambria Math"/>
                          <w:i/>
                        </w:rPr>
                      </m:ctrlPr>
                    </m:sSubPr>
                    <m:e>
                      <m:r>
                        <w:rPr>
                          <w:rFonts w:ascii="Cambria Math" w:hAnsi="Cambria Math"/>
                        </w:rPr>
                        <m:t>ρ</m:t>
                      </m:r>
                    </m:e>
                    <m:sub>
                      <m:r>
                        <w:rPr>
                          <w:rFonts w:ascii="Cambria Math" w:hAnsi="Cambria Math"/>
                        </w:rPr>
                        <m:t>blood</m:t>
                      </m:r>
                    </m:sub>
                  </m:sSub>
                  <m:sSup>
                    <m:sSupPr>
                      <m:ctrlPr>
                        <w:rPr>
                          <w:rFonts w:ascii="Cambria Math" w:hAnsi="Cambria Math"/>
                          <w:i/>
                        </w:rPr>
                      </m:ctrlPr>
                    </m:sSupPr>
                    <m:e>
                      <m:r>
                        <w:rPr>
                          <w:rFonts w:ascii="Cambria Math" w:hAnsi="Cambria Math"/>
                        </w:rPr>
                        <m:t>R</m:t>
                      </m:r>
                    </m:e>
                    <m:sup>
                      <m:r>
                        <w:rPr>
                          <w:rFonts w:ascii="Cambria Math" w:hAnsi="Cambria Math"/>
                        </w:rPr>
                        <m:t>4</m:t>
                      </m:r>
                    </m:sup>
                  </m:sSup>
                </m:den>
              </m:f>
              <m:r>
                <w:rPr>
                  <w:rFonts w:ascii="Cambria Math" w:hAnsi="Cambria Math"/>
                </w:rPr>
                <m:t>+2π</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f</m:t>
                      </m:r>
                    </m:sub>
                  </m:sSub>
                </m:e>
              </m:d>
              <m:sSub>
                <m:sSubPr>
                  <m:ctrlPr>
                    <w:rPr>
                      <w:rFonts w:ascii="Cambria Math" w:hAnsi="Cambria Math"/>
                      <w:i/>
                    </w:rPr>
                  </m:ctrlPr>
                </m:sSubPr>
                <m:e>
                  <m:r>
                    <w:rPr>
                      <w:rFonts w:ascii="Cambria Math" w:hAnsi="Cambria Math"/>
                    </w:rPr>
                    <m:t>p</m:t>
                  </m:r>
                </m:e>
                <m:sub>
                  <m:r>
                    <w:rPr>
                      <w:rFonts w:ascii="Cambria Math" w:hAnsi="Cambria Math"/>
                    </w:rPr>
                    <m:t>tm</m:t>
                  </m:r>
                </m:sub>
              </m:sSub>
              <m:sSup>
                <m:sSupPr>
                  <m:ctrlPr>
                    <w:rPr>
                      <w:rFonts w:ascii="Cambria Math" w:hAnsi="Cambria Math"/>
                      <w:i/>
                    </w:rPr>
                  </m:ctrlPr>
                </m:sSupPr>
                <m:e>
                  <m:r>
                    <w:rPr>
                      <w:rFonts w:ascii="Cambria Math" w:hAnsi="Cambria Math"/>
                    </w:rPr>
                    <m:t>R</m:t>
                  </m:r>
                </m:e>
                <m:sup>
                  <m:r>
                    <w:rPr>
                      <w:rFonts w:ascii="Cambria Math" w:hAnsi="Cambria Math"/>
                    </w:rPr>
                    <m:t>2</m:t>
                  </m:r>
                </m:sup>
              </m:sSup>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eastAsiaTheme="minorEastAsia" w:hAnsi="Cambria Math"/>
                            </w:rPr>
                            <m:t>ν</m:t>
                          </m:r>
                        </m:e>
                        <m:sup>
                          <m:r>
                            <w:rPr>
                              <w:rFonts w:ascii="Cambria Math" w:hAnsi="Cambria Math"/>
                            </w:rPr>
                            <m:t>i</m:t>
                          </m:r>
                        </m:sup>
                      </m:sSup>
                      <m:sSup>
                        <m:sSupPr>
                          <m:ctrlPr>
                            <w:rPr>
                              <w:rFonts w:ascii="Cambria Math" w:hAnsi="Cambria Math"/>
                              <w:i/>
                            </w:rPr>
                          </m:ctrlPr>
                        </m:sSupPr>
                        <m:e>
                          <m:r>
                            <w:rPr>
                              <w:rFonts w:ascii="Cambria Math" w:hAnsi="Cambria Math"/>
                            </w:rPr>
                            <m:t>α</m:t>
                          </m:r>
                        </m:e>
                        <m:sup>
                          <m:r>
                            <w:rPr>
                              <w:rFonts w:ascii="Cambria Math" w:hAnsi="Cambria Math"/>
                            </w:rPr>
                            <m:t>i</m:t>
                          </m:r>
                        </m:sup>
                      </m:sSup>
                    </m:e>
                  </m:nary>
                </m:num>
                <m:den>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eastAsiaTheme="minorEastAsia" w:hAnsi="Cambria Math"/>
                            </w:rPr>
                            <m:t>ν</m:t>
                          </m:r>
                        </m:e>
                        <m:sup>
                          <m:r>
                            <w:rPr>
                              <w:rFonts w:ascii="Cambria Math" w:hAnsi="Cambria Math"/>
                            </w:rPr>
                            <m:t>i</m:t>
                          </m:r>
                        </m:sup>
                      </m:sSup>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θ</m:t>
                          </m:r>
                        </m:sub>
                        <m:sup>
                          <m:r>
                            <w:rPr>
                              <w:rFonts w:ascii="Cambria Math" w:eastAsiaTheme="minorEastAsia" w:hAnsi="Cambria Math"/>
                            </w:rPr>
                            <m:t>i</m:t>
                          </m:r>
                        </m:sup>
                      </m:sSubSup>
                    </m:e>
                  </m:nary>
                </m:den>
              </m:f>
              <m:r>
                <w:rPr>
                  <w:rFonts w:ascii="Cambria Math" w:hAnsi="Cambria Math"/>
                </w:rPr>
                <m:t>,#</m:t>
              </m:r>
              <m:d>
                <m:dPr>
                  <m:ctrlPr>
                    <w:rPr>
                      <w:rFonts w:ascii="Cambria Math" w:hAnsi="Cambria Math"/>
                      <w:i/>
                    </w:rPr>
                  </m:ctrlPr>
                </m:dPr>
                <m:e>
                  <m:r>
                    <w:del w:id="954" w:author="Hamidreza Gharahi" w:date="2020-08-27T13:33:00Z">
                      <w:rPr>
                        <w:rFonts w:ascii="Cambria Math" w:hAnsi="Cambria Math"/>
                      </w:rPr>
                      <m:t>B</m:t>
                    </w:del>
                  </m:r>
                  <m:r>
                    <w:ins w:id="955" w:author="Hamidreza Gharahi" w:date="2020-08-27T13:33:00Z">
                      <w:rPr>
                        <w:rFonts w:ascii="Cambria Math" w:hAnsi="Cambria Math"/>
                      </w:rPr>
                      <m:t>C</m:t>
                    </w:ins>
                  </m:r>
                  <m:r>
                    <w:rPr>
                      <w:rFonts w:ascii="Cambria Math" w:hAnsi="Cambria Math"/>
                    </w:rPr>
                    <m:t>.4</m:t>
                  </m:r>
                </m:e>
              </m:d>
            </m:e>
          </m:eqArr>
        </m:oMath>
      </m:oMathPara>
    </w:p>
    <w:p w14:paraId="10604295" w14:textId="6409F05F" w:rsidR="0090127B" w:rsidRDefault="0090127B" w:rsidP="0090127B">
      <w:pPr>
        <w:jc w:val="both"/>
        <w:rPr>
          <w:rFonts w:eastAsiaTheme="minorEastAsia"/>
        </w:rPr>
      </w:pPr>
      <w:r>
        <w:rPr>
          <w:rFonts w:eastAsiaTheme="minorEastAsia"/>
        </w:rPr>
        <w:t xml:space="preserve">The total </w:t>
      </w:r>
      <w:r w:rsidR="00B14FFB">
        <w:rPr>
          <w:rFonts w:eastAsiaTheme="minorEastAsia"/>
        </w:rPr>
        <w:t>energy</w:t>
      </w:r>
      <w:r>
        <w:rPr>
          <w:rFonts w:eastAsiaTheme="minorEastAsia"/>
        </w:rPr>
        <w:t xml:space="preserve"> cost of all arteries can be added to compute the total cost for maintenance of an arterial tree </w:t>
      </w:r>
    </w:p>
    <w:p w14:paraId="57E70041" w14:textId="2F4E4E72" w:rsidR="0090127B" w:rsidRDefault="00133A07" w:rsidP="0090127B">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total</m:t>
                  </m:r>
                </m:sub>
              </m:sSub>
              <m:r>
                <w:rPr>
                  <w:rFonts w:ascii="Cambria Math" w:hAnsi="Cambria Math"/>
                </w:rPr>
                <m:t>=</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L</m:t>
                      </m:r>
                    </m:e>
                    <m:sub>
                      <m:r>
                        <w:rPr>
                          <w:rFonts w:ascii="Cambria Math" w:hAnsi="Cambria Math"/>
                        </w:rPr>
                        <m:t>j</m:t>
                      </m:r>
                    </m:sub>
                  </m:sSub>
                </m:e>
              </m:nary>
              <m:r>
                <w:rPr>
                  <w:rFonts w:ascii="Cambria Math" w:hAnsi="Cambria Math"/>
                </w:rPr>
                <m:t>,#</m:t>
              </m:r>
              <m:d>
                <m:dPr>
                  <m:ctrlPr>
                    <w:rPr>
                      <w:rFonts w:ascii="Cambria Math" w:hAnsi="Cambria Math"/>
                      <w:i/>
                    </w:rPr>
                  </m:ctrlPr>
                </m:dPr>
                <m:e>
                  <m:r>
                    <w:del w:id="956" w:author="Hamidreza Gharahi" w:date="2020-08-27T13:33:00Z">
                      <w:rPr>
                        <w:rFonts w:ascii="Cambria Math" w:hAnsi="Cambria Math"/>
                      </w:rPr>
                      <m:t>B</m:t>
                    </w:del>
                  </m:r>
                  <m:r>
                    <w:ins w:id="957" w:author="Hamidreza Gharahi" w:date="2020-08-27T13:33:00Z">
                      <w:rPr>
                        <w:rFonts w:ascii="Cambria Math" w:hAnsi="Cambria Math"/>
                      </w:rPr>
                      <m:t>C</m:t>
                    </w:ins>
                  </m:r>
                  <m:r>
                    <w:rPr>
                      <w:rFonts w:ascii="Cambria Math" w:hAnsi="Cambria Math"/>
                    </w:rPr>
                    <m:t>.5</m:t>
                  </m:r>
                </m:e>
              </m:d>
            </m:e>
          </m:eqArr>
        </m:oMath>
      </m:oMathPara>
    </w:p>
    <w:p w14:paraId="5401AB4F" w14:textId="296762E4" w:rsidR="0090127B" w:rsidRDefault="004924EF" w:rsidP="0090127B">
      <w:pPr>
        <w:jc w:val="both"/>
        <w:rPr>
          <w:rFonts w:eastAsiaTheme="minorEastAsia"/>
        </w:rPr>
      </w:pPr>
      <w:r>
        <w:rPr>
          <w:rFonts w:eastAsiaTheme="minorEastAsia"/>
        </w:rPr>
        <w:t>w</w:t>
      </w:r>
      <w:r w:rsidR="0090127B">
        <w:rPr>
          <w:rFonts w:eastAsiaTheme="minorEastAsia"/>
        </w:rPr>
        <w:t>here</w:t>
      </w:r>
      <w:r w:rsidR="00637BC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oMath>
      <w:r w:rsidR="00637BC9">
        <w:rPr>
          <w:rFonts w:eastAsiaTheme="minorEastAsia"/>
        </w:rPr>
        <w:t xml:space="preserve"> is the energy cost (Eq. B.3) and</w:t>
      </w:r>
      <w:r w:rsidR="009012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j</m:t>
            </m:r>
          </m:sub>
        </m:sSub>
      </m:oMath>
      <w:r w:rsidR="0090127B">
        <w:rPr>
          <w:rFonts w:eastAsiaTheme="minorEastAsia"/>
        </w:rPr>
        <w:t xml:space="preserve"> is the length of segment</w:t>
      </w:r>
      <w:r w:rsidR="00637BC9">
        <w:rPr>
          <w:rFonts w:eastAsiaTheme="minorEastAsia"/>
        </w:rPr>
        <w:t xml:space="preserve"> </w:t>
      </w:r>
      <m:oMath>
        <m:r>
          <w:rPr>
            <w:rFonts w:ascii="Cambria Math" w:eastAsiaTheme="minorEastAsia" w:hAnsi="Cambria Math"/>
          </w:rPr>
          <m:t>j</m:t>
        </m:r>
      </m:oMath>
      <w:r w:rsidR="0090127B">
        <w:rPr>
          <w:rFonts w:eastAsiaTheme="minorEastAsia"/>
        </w:rPr>
        <w:t xml:space="preserve">. The optimization </w:t>
      </w:r>
      <w:r w:rsidR="0080523D">
        <w:rPr>
          <w:rFonts w:eastAsiaTheme="minorEastAsia"/>
        </w:rPr>
        <w:t>requires</w:t>
      </w:r>
      <w:r w:rsidR="0090127B">
        <w:rPr>
          <w:rFonts w:eastAsiaTheme="minorEastAsia"/>
        </w:rPr>
        <w:t xml:space="preserve"> the hemodynamics parameters such as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in</m:t>
            </m:r>
          </m:sub>
        </m:sSub>
      </m:oMath>
      <w:r w:rsidR="009012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out</m:t>
            </m:r>
          </m:sub>
        </m:sSub>
      </m:oMath>
      <w:r w:rsidR="0090127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total</m:t>
            </m:r>
          </m:sub>
        </m:sSub>
      </m:oMath>
      <w:r w:rsidR="0090127B">
        <w:rPr>
          <w:rFonts w:eastAsiaTheme="minorEastAsia"/>
        </w:rPr>
        <w:t xml:space="preserve"> as constraints. In this study, we fix the pressures at the inlet and outlets and incorporate the flow rate as a penalty term to the cost function</w:t>
      </w:r>
      <w:r w:rsidR="00102B88">
        <w:rPr>
          <w:rFonts w:eastAsiaTheme="minorEastAsia"/>
        </w:rPr>
        <w:t>.</w:t>
      </w:r>
      <w:r w:rsidR="0090127B">
        <w:rPr>
          <w:rFonts w:eastAsiaTheme="minorEastAsia"/>
        </w:rPr>
        <w:t xml:space="preserve"> </w:t>
      </w:r>
    </w:p>
    <w:p w14:paraId="753A10E2" w14:textId="7C174A31" w:rsidR="00BB6BC0" w:rsidRDefault="00133A07" w:rsidP="0090127B">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total</m:t>
                  </m:r>
                </m:sub>
              </m:sSub>
              <m:r>
                <w:rPr>
                  <w:rFonts w:ascii="Cambria Math" w:hAnsi="Cambria Math"/>
                </w:rPr>
                <m:t>=</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L</m:t>
                      </m:r>
                    </m:e>
                    <m:sub>
                      <m:r>
                        <w:rPr>
                          <w:rFonts w:ascii="Cambria Math" w:hAnsi="Cambria Math"/>
                        </w:rPr>
                        <m:t>j</m:t>
                      </m:r>
                    </m:sub>
                  </m:sSub>
                </m:e>
              </m:nary>
              <m:r>
                <w:rPr>
                  <w:rFonts w:ascii="Cambria Math" w:hAnsi="Cambria Math"/>
                </w:rPr>
                <m:t>+k</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q</m:t>
                          </m:r>
                        </m:e>
                      </m:acc>
                    </m:e>
                  </m:d>
                </m:e>
                <m:sup>
                  <m:r>
                    <w:rPr>
                      <w:rFonts w:ascii="Cambria Math" w:hAnsi="Cambria Math"/>
                    </w:rPr>
                    <m:t>2</m:t>
                  </m:r>
                </m:sup>
              </m:sSup>
              <m:r>
                <w:rPr>
                  <w:rFonts w:ascii="Cambria Math" w:hAnsi="Cambria Math"/>
                </w:rPr>
                <m:t>,#</m:t>
              </m:r>
              <m:d>
                <m:dPr>
                  <m:ctrlPr>
                    <w:rPr>
                      <w:rFonts w:ascii="Cambria Math" w:hAnsi="Cambria Math"/>
                      <w:i/>
                    </w:rPr>
                  </m:ctrlPr>
                </m:dPr>
                <m:e>
                  <m:r>
                    <w:del w:id="958" w:author="Hamidreza Gharahi" w:date="2020-08-27T13:33:00Z">
                      <w:rPr>
                        <w:rFonts w:ascii="Cambria Math" w:hAnsi="Cambria Math"/>
                      </w:rPr>
                      <m:t>B</m:t>
                    </w:del>
                  </m:r>
                  <m:r>
                    <w:ins w:id="959" w:author="Hamidreza Gharahi" w:date="2020-08-27T13:33:00Z">
                      <w:rPr>
                        <w:rFonts w:ascii="Cambria Math" w:hAnsi="Cambria Math"/>
                      </w:rPr>
                      <m:t>C</m:t>
                    </w:ins>
                  </m:r>
                  <m:r>
                    <w:rPr>
                      <w:rFonts w:ascii="Cambria Math" w:hAnsi="Cambria Math"/>
                    </w:rPr>
                    <m:t>.6</m:t>
                  </m:r>
                </m:e>
              </m:d>
            </m:e>
          </m:eqArr>
        </m:oMath>
      </m:oMathPara>
    </w:p>
    <w:p w14:paraId="0ED4C0A3" w14:textId="440BAF98" w:rsidR="00501757" w:rsidRPr="00C06AA2" w:rsidRDefault="00501757" w:rsidP="00C06AA2">
      <w:pPr>
        <w:jc w:val="both"/>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oMath>
      <w:r>
        <w:rPr>
          <w:rFonts w:eastAsiaTheme="minorEastAsia"/>
        </w:rPr>
        <w:t xml:space="preserve"> is the total flow in the tree, </w:t>
      </w:r>
      <m:oMath>
        <m:acc>
          <m:accPr>
            <m:chr m:val="̅"/>
            <m:ctrlPr>
              <w:rPr>
                <w:rFonts w:ascii="Cambria Math" w:hAnsi="Cambria Math"/>
                <w:i/>
              </w:rPr>
            </m:ctrlPr>
          </m:accPr>
          <m:e>
            <m:r>
              <w:rPr>
                <w:rFonts w:ascii="Cambria Math" w:hAnsi="Cambria Math"/>
              </w:rPr>
              <m:t>q</m:t>
            </m:r>
          </m:e>
        </m:acc>
      </m:oMath>
      <w:r>
        <w:rPr>
          <w:rFonts w:eastAsiaTheme="minorEastAsia"/>
        </w:rPr>
        <w:t xml:space="preserve"> is the approximated flow in the tree from hemodynamic data, and </w:t>
      </w:r>
      <m:oMath>
        <m:r>
          <w:rPr>
            <w:rFonts w:ascii="Cambria Math" w:eastAsiaTheme="minorEastAsia" w:hAnsi="Cambria Math"/>
          </w:rPr>
          <m:t>k</m:t>
        </m:r>
      </m:oMath>
      <w:r>
        <w:rPr>
          <w:rFonts w:eastAsiaTheme="minorEastAsia"/>
        </w:rPr>
        <w:t xml:space="preserve"> is a penalty coefficient. Once the radius of each vessel is determined by minimization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total</m:t>
            </m:r>
          </m:sub>
        </m:sSub>
      </m:oMath>
      <w:r>
        <w:rPr>
          <w:rFonts w:eastAsiaTheme="minorEastAsia"/>
        </w:rPr>
        <w:t xml:space="preserve">, the thickness of each vessel can be computed using equations B.2 and A.10. As explained in </w:t>
      </w:r>
      <w:r w:rsidRPr="00AE0ECC">
        <w:rPr>
          <w:rFonts w:eastAsiaTheme="minorEastAsia"/>
          <w:b/>
          <w:bCs/>
        </w:rPr>
        <w:t>Appendix A</w:t>
      </w:r>
      <w:r>
        <w:rPr>
          <w:rFonts w:eastAsiaTheme="minorEastAsia"/>
        </w:rPr>
        <w:t xml:space="preserve">, the homeostatic stress tensor </w:t>
      </w:r>
      <m:oMath>
        <m:sSup>
          <m:sSupPr>
            <m:ctrlPr>
              <w:rPr>
                <w:rFonts w:ascii="Cambria Math" w:eastAsiaTheme="minorEastAsia" w:hAnsi="Cambria Math"/>
                <w:b/>
                <w:bCs/>
                <w:i/>
              </w:rPr>
            </m:ctrlPr>
          </m:sSupPr>
          <m:e>
            <m:r>
              <m:rPr>
                <m:sty m:val="bi"/>
              </m:rPr>
              <w:rPr>
                <w:rFonts w:ascii="Cambria Math" w:eastAsiaTheme="minorEastAsia" w:hAnsi="Cambria Math"/>
              </w:rPr>
              <m:t>σ</m:t>
            </m:r>
          </m:e>
          <m:sup>
            <m:r>
              <m:rPr>
                <m:sty m:val="bi"/>
              </m:rPr>
              <w:rPr>
                <w:rFonts w:ascii="Cambria Math" w:eastAsiaTheme="minorEastAsia" w:hAnsi="Cambria Math"/>
              </w:rPr>
              <m:t>i</m:t>
            </m:r>
          </m:sup>
        </m:sSup>
      </m:oMath>
      <w:r>
        <w:rPr>
          <w:rFonts w:eastAsiaTheme="minorEastAsia"/>
          <w:b/>
          <w:bCs/>
        </w:rPr>
        <w:t xml:space="preserve"> </w:t>
      </w:r>
      <w:r>
        <w:rPr>
          <w:rFonts w:eastAsiaTheme="minorEastAsia"/>
        </w:rPr>
        <w:t xml:space="preserve">for each constituent is a function of its material parameters, its homeostatic pre-stretches, and the active </w:t>
      </w:r>
      <w:del w:id="960" w:author="Hamidreza Gharahi" w:date="2020-08-27T14:28:00Z">
        <w:r w:rsidDel="006F11AB">
          <w:rPr>
            <w:rFonts w:eastAsiaTheme="minorEastAsia"/>
          </w:rPr>
          <w:delText>tension</w:delText>
        </w:r>
      </w:del>
      <w:ins w:id="961" w:author="Hamidreza Gharahi" w:date="2020-08-27T14:28:00Z">
        <w:r w:rsidR="006F11AB">
          <w:rPr>
            <w:rFonts w:eastAsiaTheme="minorEastAsia"/>
          </w:rPr>
          <w:t>stress</w:t>
        </w:r>
      </w:ins>
      <w:r>
        <w:rPr>
          <w:rFonts w:eastAsiaTheme="minorEastAsia"/>
        </w:rPr>
        <w:t xml:space="preserve"> </w:t>
      </w:r>
      <m:oMath>
        <m:r>
          <w:rPr>
            <w:rFonts w:ascii="Cambria Math" w:eastAsiaTheme="minorEastAsia" w:hAnsi="Cambria Math"/>
          </w:rPr>
          <m:t>S</m:t>
        </m:r>
      </m:oMath>
      <w:r>
        <w:rPr>
          <w:rFonts w:eastAsiaTheme="minorEastAsia"/>
        </w:rPr>
        <w:t xml:space="preserve"> for SMCs. In this work, to find the homeostatic characteristics of the vessel wall in the tree, material parameters and pre-stretches are determined according to their diameter using the 4 types of vessels; small arteries, large, intermediate, and small arterioles. However, the SMC active </w:t>
      </w:r>
      <w:del w:id="962" w:author="Hamidreza Gharahi" w:date="2020-08-27T14:28:00Z">
        <w:r w:rsidDel="006F11AB">
          <w:rPr>
            <w:rFonts w:eastAsiaTheme="minorEastAsia"/>
          </w:rPr>
          <w:delText>tension</w:delText>
        </w:r>
      </w:del>
      <w:ins w:id="963" w:author="Hamidreza Gharahi" w:date="2020-08-27T14:28:00Z">
        <w:r w:rsidR="006F11AB">
          <w:rPr>
            <w:rFonts w:eastAsiaTheme="minorEastAsia"/>
          </w:rPr>
          <w:t>stress</w:t>
        </w:r>
      </w:ins>
      <w:r>
        <w:rPr>
          <w:rFonts w:eastAsiaTheme="minorEastAsia"/>
        </w:rPr>
        <w:t xml:space="preserve"> </w:t>
      </w:r>
      <m:oMath>
        <m:r>
          <w:rPr>
            <w:rFonts w:ascii="Cambria Math" w:eastAsiaTheme="minorEastAsia" w:hAnsi="Cambria Math"/>
          </w:rPr>
          <m:t>S</m:t>
        </m:r>
      </m:oMath>
      <w:r>
        <w:rPr>
          <w:rFonts w:eastAsiaTheme="minorEastAsia"/>
        </w:rPr>
        <w:t xml:space="preserve"> is tuned for each individual vessel in the tree by changing SMC activation </w:t>
      </w:r>
      <m:oMath>
        <m:r>
          <w:rPr>
            <w:rFonts w:ascii="Cambria Math" w:eastAsiaTheme="minorEastAsia" w:hAnsi="Cambria Math"/>
          </w:rPr>
          <m:t>A</m:t>
        </m:r>
      </m:oMath>
      <w:r>
        <w:rPr>
          <w:rFonts w:eastAsiaTheme="minorEastAsia"/>
        </w:rPr>
        <w:t xml:space="preserve"> to fit the thickness to diameter ratio reported in Guo and Kassab </w:t>
      </w:r>
      <w:r>
        <w:rPr>
          <w:rFonts w:eastAsiaTheme="minorEastAsia"/>
        </w:rPr>
        <w:fldChar w:fldCharType="begin" w:fldLock="1"/>
      </w:r>
      <w:r w:rsidR="007A38C3">
        <w:rPr>
          <w:rFonts w:eastAsiaTheme="minorEastAsia"/>
        </w:rPr>
        <w:instrText>ADDIN CSL_CITATION {"citationItems":[{"id":"ITEM-1","itemData":{"DOI":"10.1152/ajpheart.01079.2003","ISSN":"0363-6135","abstract":"The existence of a homeostatic state of stresses and strains has been axiomatic in the cardiovascular system. The objective of this study was to determine the distribution of circumferential stress and strain along the aorta and throughout the coronary arterial tree to test this hypothesis. Silicone elastomer was perfused through the porcine aorta and coronary arterial tree to cast the arteries at physiological pressure. The loaded and zero-stress dimensions of the vessels were measured. The aorta (1.8 cm) and its secondary branches were considered down to 1.5 mm diameter. The left anterior descending artery (4.5 mm) and its branches down to 10 μm were also measured. The Cauchy mean circumferential stress and midwall stretch ratio were calculated. Our results show that the stretch ratio and Cauchy stress were lower in the thoracic than in the abdominal aorta and its secondary branches. The opening angle (θ) and midwall stretch ratio (λ) showed a linear variation with order number (n) as follows: θ = 10.2n...","author":[{"dropping-particle":"","family":"Guo","given":"Xiaomei","non-dropping-particle":"","parse-names":false,"suffix":""},{"dropping-particle":"","family":"Kassab","given":"Ghassan S.","non-dropping-particle":"","parse-names":false,"suffix":""}],"container-title":"American Journal of Physiology-Heart and Circulatory Physiology","id":"ITEM-1","issue":"6","issued":{"date-parts":[["2004","6"]]},"page":"H2361-H2368","publisher":"American Physiological Society","title":"Distribution of stress and strain along the porcine aorta and coronary arterial tree","type":"article-journal","volume":"286"},"uris":["http://www.mendeley.com/documents/?uuid=a7c73623-c586-3108-8c1a-fea36c513da4"]}],"mendeley":{"formattedCitation":"(32)","plainTextFormattedCitation":"(32)","previouslyFormattedCitation":"(32)"},"properties":{"noteIndex":0},"schema":"https://github.com/citation-style-language/schema/raw/master/csl-citation.json"}</w:instrText>
      </w:r>
      <w:r>
        <w:rPr>
          <w:rFonts w:eastAsiaTheme="minorEastAsia"/>
        </w:rPr>
        <w:fldChar w:fldCharType="separate"/>
      </w:r>
      <w:r w:rsidR="00947402" w:rsidRPr="00947402">
        <w:rPr>
          <w:rFonts w:eastAsiaTheme="minorEastAsia"/>
          <w:noProof/>
        </w:rPr>
        <w:t>(32)</w:t>
      </w:r>
      <w:r>
        <w:rPr>
          <w:rFonts w:eastAsiaTheme="minorEastAsia"/>
        </w:rPr>
        <w:fldChar w:fldCharType="end"/>
      </w:r>
      <w:r>
        <w:rPr>
          <w:rFonts w:eastAsiaTheme="minorEastAsia"/>
        </w:rPr>
        <w:t>. The parameters used for the homeostatic optimization are summarized in Table B1.</w:t>
      </w:r>
      <w:r w:rsidR="00C06AA2" w:rsidRPr="00C06AA2">
        <w:t xml:space="preserve"> </w:t>
      </w:r>
      <w:r w:rsidR="00C06AA2">
        <w:t xml:space="preserve">thickness-to-diameter ratio with data in </w:t>
      </w:r>
      <w:r w:rsidR="00C06AA2">
        <w:fldChar w:fldCharType="begin" w:fldLock="1"/>
      </w:r>
      <w:r w:rsidR="007A38C3">
        <w:instrText>ADDIN CSL_CITATION {"citationItems":[{"id":"ITEM-1","itemData":{"DOI":"10.1152/ajpheart.01079.2003","ISSN":"0363-6135","abstract":"The existence of a homeostatic state of stresses and strains has been axiomatic in the cardiovascular system. The objective of this study was to determine the distribution of circumferential stress and strain along the aorta and throughout the coronary arterial tree to test this hypothesis. Silicone elastomer was perfused through the porcine aorta and coronary arterial tree to cast the arteries at physiological pressure. The loaded and zero-stress dimensions of the vessels were measured. The aorta (1.8 cm) and its secondary branches were considered down to 1.5 mm diameter. The left anterior descending artery (4.5 mm) and its branches down to 10 μm were also measured. The Cauchy mean circumferential stress and midwall stretch ratio were calculated. Our results show that the stretch ratio and Cauchy stress were lower in the thoracic than in the abdominal aorta and its secondary branches. The opening angle (θ) and midwall stretch ratio (λ) showed a linear variation with order number (n) as follows: θ = 10.2n...","author":[{"dropping-particle":"","family":"Guo","given":"Xiaomei","non-dropping-particle":"","parse-names":false,"suffix":""},{"dropping-particle":"","family":"Kassab","given":"Ghassan S.","non-dropping-particle":"","parse-names":false,"suffix":""}],"container-title":"American Journal of Physiology-Heart and Circulatory Physiology","id":"ITEM-1","issue":"6","issued":{"date-parts":[["2004","6"]]},"page":"H2361-H2368","publisher":"American Physiological Society","title":"Distribution of stress and strain along the porcine aorta and coronary arterial tree","type":"article-journal","volume":"286"},"uris":["http://www.mendeley.com/documents/?uuid=a7c73623-c586-3108-8c1a-fea36c513da4"]}],"mendeley":{"formattedCitation":"(32)","plainTextFormattedCitation":"(32)","previouslyFormattedCitation":"(32)"},"properties":{"noteIndex":0},"schema":"https://github.com/citation-style-language/schema/raw/master/csl-citation.json"}</w:instrText>
      </w:r>
      <w:r w:rsidR="00C06AA2">
        <w:fldChar w:fldCharType="separate"/>
      </w:r>
      <w:r w:rsidR="00947402" w:rsidRPr="00947402">
        <w:rPr>
          <w:noProof/>
        </w:rPr>
        <w:t>(32)</w:t>
      </w:r>
      <w:r w:rsidR="00C06AA2">
        <w:fldChar w:fldCharType="end"/>
      </w:r>
      <w:r w:rsidR="00C06AA2">
        <w:t>, as demonstrated in the results section.</w:t>
      </w:r>
    </w:p>
    <w:p w14:paraId="6254B7FA" w14:textId="77777777" w:rsidR="0090127B" w:rsidRDefault="0090127B" w:rsidP="0090127B">
      <w:pPr>
        <w:pStyle w:val="Caption"/>
      </w:pPr>
      <w:r>
        <w:t>Table B1. Parameters of the homeostatic optimization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3508"/>
        <w:gridCol w:w="1981"/>
        <w:gridCol w:w="768"/>
        <w:gridCol w:w="1842"/>
      </w:tblGrid>
      <w:tr w:rsidR="00027F89" w14:paraId="32C7FB82" w14:textId="77777777" w:rsidTr="00AC74FE">
        <w:trPr>
          <w:jc w:val="center"/>
        </w:trPr>
        <w:tc>
          <w:tcPr>
            <w:tcW w:w="673" w:type="pct"/>
            <w:tcBorders>
              <w:top w:val="single" w:sz="12" w:space="0" w:color="auto"/>
              <w:bottom w:val="single" w:sz="12" w:space="0" w:color="auto"/>
            </w:tcBorders>
            <w:vAlign w:val="center"/>
          </w:tcPr>
          <w:p w14:paraId="6722D699" w14:textId="0CB0510B" w:rsidR="00027F89" w:rsidRDefault="00027F89" w:rsidP="00053A28">
            <w:pPr>
              <w:jc w:val="center"/>
            </w:pPr>
            <w:r>
              <w:t>Parameter</w:t>
            </w:r>
          </w:p>
        </w:tc>
        <w:tc>
          <w:tcPr>
            <w:tcW w:w="1874" w:type="pct"/>
            <w:tcBorders>
              <w:top w:val="single" w:sz="12" w:space="0" w:color="auto"/>
              <w:bottom w:val="single" w:sz="12" w:space="0" w:color="auto"/>
            </w:tcBorders>
            <w:vAlign w:val="center"/>
          </w:tcPr>
          <w:p w14:paraId="5937E492" w14:textId="10E656A1" w:rsidR="00027F89" w:rsidRDefault="00027F89" w:rsidP="00053A28">
            <w:pPr>
              <w:jc w:val="center"/>
            </w:pPr>
            <w:r>
              <w:t>Description</w:t>
            </w:r>
          </w:p>
        </w:tc>
        <w:tc>
          <w:tcPr>
            <w:tcW w:w="1058" w:type="pct"/>
            <w:tcBorders>
              <w:top w:val="single" w:sz="12" w:space="0" w:color="auto"/>
              <w:bottom w:val="single" w:sz="12" w:space="0" w:color="auto"/>
            </w:tcBorders>
            <w:vAlign w:val="center"/>
          </w:tcPr>
          <w:p w14:paraId="3E8F912F" w14:textId="44BB1C42" w:rsidR="00027F89" w:rsidRDefault="00027F89" w:rsidP="00053A28">
            <w:pPr>
              <w:jc w:val="center"/>
            </w:pPr>
            <w:r>
              <w:t>Value</w:t>
            </w:r>
          </w:p>
        </w:tc>
        <w:tc>
          <w:tcPr>
            <w:tcW w:w="410" w:type="pct"/>
            <w:tcBorders>
              <w:top w:val="single" w:sz="12" w:space="0" w:color="auto"/>
              <w:bottom w:val="single" w:sz="12" w:space="0" w:color="auto"/>
            </w:tcBorders>
            <w:vAlign w:val="center"/>
          </w:tcPr>
          <w:p w14:paraId="0479D33A" w14:textId="174688A1" w:rsidR="00027F89" w:rsidRDefault="00027F89" w:rsidP="00053A28">
            <w:pPr>
              <w:jc w:val="center"/>
            </w:pPr>
            <w:r>
              <w:t>Unit</w:t>
            </w:r>
          </w:p>
        </w:tc>
        <w:tc>
          <w:tcPr>
            <w:tcW w:w="984" w:type="pct"/>
            <w:tcBorders>
              <w:top w:val="single" w:sz="12" w:space="0" w:color="auto"/>
              <w:bottom w:val="single" w:sz="12" w:space="0" w:color="auto"/>
            </w:tcBorders>
            <w:vAlign w:val="center"/>
          </w:tcPr>
          <w:p w14:paraId="24C19D9B" w14:textId="71DE9EAA" w:rsidR="00027F89" w:rsidRDefault="00027F89" w:rsidP="00053A28">
            <w:pPr>
              <w:jc w:val="center"/>
            </w:pPr>
            <w:r>
              <w:t>Reference</w:t>
            </w:r>
          </w:p>
        </w:tc>
      </w:tr>
      <w:tr w:rsidR="00027F89" w14:paraId="4114A80B" w14:textId="77777777" w:rsidTr="00AC74FE">
        <w:trPr>
          <w:jc w:val="center"/>
        </w:trPr>
        <w:tc>
          <w:tcPr>
            <w:tcW w:w="673" w:type="pct"/>
            <w:tcBorders>
              <w:top w:val="single" w:sz="12" w:space="0" w:color="auto"/>
              <w:bottom w:val="single" w:sz="4" w:space="0" w:color="auto"/>
            </w:tcBorders>
            <w:vAlign w:val="center"/>
          </w:tcPr>
          <w:p w14:paraId="3D08668B" w14:textId="51D6FDFC" w:rsidR="00027F89" w:rsidRDefault="00133A07" w:rsidP="00053A28">
            <w:pPr>
              <w:jc w:val="center"/>
            </w:pPr>
            <m:oMath>
              <m:sSup>
                <m:sSupPr>
                  <m:ctrlPr>
                    <w:rPr>
                      <w:rFonts w:ascii="Cambria Math" w:hAnsi="Cambria Math"/>
                      <w:i/>
                    </w:rPr>
                  </m:ctrlPr>
                </m:sSupPr>
                <m:e>
                  <m:r>
                    <w:rPr>
                      <w:rFonts w:ascii="Cambria Math" w:hAnsi="Cambria Math"/>
                    </w:rPr>
                    <m:t>α</m:t>
                  </m:r>
                </m:e>
                <m:sup>
                  <m:r>
                    <w:rPr>
                      <w:rFonts w:ascii="Cambria Math" w:hAnsi="Cambria Math"/>
                    </w:rPr>
                    <m:t>c</m:t>
                  </m:r>
                </m:sup>
              </m:sSup>
            </m:oMath>
            <w:r w:rsidR="00027F89">
              <w:rPr>
                <w:rFonts w:eastAsiaTheme="minorEastAsia"/>
              </w:rPr>
              <w:t xml:space="preserve"> and </w:t>
            </w:r>
            <m:oMath>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maint</m:t>
                  </m:r>
                </m:sub>
                <m:sup>
                  <m:r>
                    <w:rPr>
                      <w:rFonts w:ascii="Cambria Math" w:eastAsiaTheme="minorEastAsia" w:hAnsi="Cambria Math"/>
                    </w:rPr>
                    <m:t>m</m:t>
                  </m:r>
                </m:sup>
              </m:sSubSup>
            </m:oMath>
          </w:p>
        </w:tc>
        <w:tc>
          <w:tcPr>
            <w:tcW w:w="1874" w:type="pct"/>
            <w:tcBorders>
              <w:top w:val="single" w:sz="12" w:space="0" w:color="auto"/>
              <w:bottom w:val="single" w:sz="4" w:space="0" w:color="auto"/>
            </w:tcBorders>
            <w:vAlign w:val="center"/>
          </w:tcPr>
          <w:p w14:paraId="0B087AA1" w14:textId="433B457E" w:rsidR="00027F89" w:rsidRDefault="00027F89" w:rsidP="00053A28">
            <w:pPr>
              <w:jc w:val="center"/>
            </w:pPr>
            <w:r>
              <w:t>Metabolic cost of collagen and SMCs per unit volume</w:t>
            </w:r>
          </w:p>
        </w:tc>
        <w:tc>
          <w:tcPr>
            <w:tcW w:w="1058" w:type="pct"/>
            <w:tcBorders>
              <w:top w:val="single" w:sz="12" w:space="0" w:color="auto"/>
              <w:bottom w:val="single" w:sz="4" w:space="0" w:color="auto"/>
            </w:tcBorders>
            <w:vAlign w:val="center"/>
          </w:tcPr>
          <w:p w14:paraId="0652C4CE" w14:textId="1C418D7E" w:rsidR="00027F89" w:rsidRDefault="00027F89" w:rsidP="00053A28">
            <w:pPr>
              <w:jc w:val="center"/>
            </w:pPr>
            <w:r>
              <w:t>1070</w:t>
            </w:r>
          </w:p>
        </w:tc>
        <w:tc>
          <w:tcPr>
            <w:tcW w:w="410" w:type="pct"/>
            <w:tcBorders>
              <w:top w:val="single" w:sz="12" w:space="0" w:color="auto"/>
              <w:bottom w:val="single" w:sz="4" w:space="0" w:color="auto"/>
            </w:tcBorders>
            <w:vAlign w:val="center"/>
          </w:tcPr>
          <w:p w14:paraId="7FA8917A" w14:textId="56DE19E9" w:rsidR="00027F89" w:rsidRDefault="00053A28" w:rsidP="00053A28">
            <w:pPr>
              <w:jc w:val="center"/>
            </w:pPr>
            <w:r w:rsidRPr="00AF29C9">
              <w:rPr>
                <w:rFonts w:eastAsiaTheme="minorEastAsia"/>
              </w:rPr>
              <w:t>W/m</w:t>
            </w:r>
            <w:r w:rsidRPr="00AF29C9">
              <w:rPr>
                <w:rFonts w:eastAsiaTheme="minorEastAsia"/>
                <w:vertAlign w:val="superscript"/>
              </w:rPr>
              <w:t>3</w:t>
            </w:r>
          </w:p>
        </w:tc>
        <w:tc>
          <w:tcPr>
            <w:tcW w:w="984" w:type="pct"/>
            <w:tcBorders>
              <w:top w:val="single" w:sz="12" w:space="0" w:color="auto"/>
              <w:bottom w:val="single" w:sz="4" w:space="0" w:color="auto"/>
            </w:tcBorders>
            <w:vAlign w:val="center"/>
          </w:tcPr>
          <w:p w14:paraId="3054D24D" w14:textId="424342A4" w:rsidR="00027F89" w:rsidRDefault="00027F89" w:rsidP="00053A28">
            <w:pPr>
              <w:jc w:val="center"/>
            </w:pPr>
            <w:r>
              <w:fldChar w:fldCharType="begin" w:fldLock="1"/>
            </w:r>
            <w:r w:rsidR="003F6F36">
              <w:instrText>ADDIN CSL_CITATION {"citationItems":[{"id":"ITEM-1","itemData":{"DOI":"10.1002/cphy.cp020209","ISBN":"9780470650714","author":[{"dropping-particle":"","family":"Paul","given":"RJ","non-dropping-particle":"","parse-names":false,"suffix":""}],"container-title":"Comprehensive Physiology","id":"ITEM-1","issued":{"date-parts":[["1980"]]},"page":"1-16","title":"Chemical energetics of vascular smooth muscle","type":"article-journal","volume":"2007"},"uris":["http://www.mendeley.com/documents/?uuid=d5edb35e-476a-4e46-9204-7891563da0a5"]}],"mendeley":{"formattedCitation":"(67)","plainTextFormattedCitation":"(67)","previouslyFormattedCitation":"(66)"},"properties":{"noteIndex":0},"schema":"https://github.com/citation-style-language/schema/raw/master/csl-citation.json"}</w:instrText>
            </w:r>
            <w:r>
              <w:fldChar w:fldCharType="separate"/>
            </w:r>
            <w:r w:rsidR="003F6F36" w:rsidRPr="003F6F36">
              <w:rPr>
                <w:noProof/>
              </w:rPr>
              <w:t>(67)</w:t>
            </w:r>
            <w:r>
              <w:fldChar w:fldCharType="end"/>
            </w:r>
          </w:p>
        </w:tc>
      </w:tr>
      <w:tr w:rsidR="00027F89" w14:paraId="37C41E19" w14:textId="77777777" w:rsidTr="00AC74FE">
        <w:trPr>
          <w:jc w:val="center"/>
        </w:trPr>
        <w:tc>
          <w:tcPr>
            <w:tcW w:w="673" w:type="pct"/>
            <w:tcBorders>
              <w:top w:val="single" w:sz="4" w:space="0" w:color="auto"/>
              <w:bottom w:val="single" w:sz="4" w:space="0" w:color="auto"/>
            </w:tcBorders>
            <w:vAlign w:val="center"/>
          </w:tcPr>
          <w:p w14:paraId="507F8031" w14:textId="6321CAD1" w:rsidR="00027F89" w:rsidRDefault="00133A07" w:rsidP="00053A28">
            <w:pPr>
              <w:jc w:val="center"/>
              <w:rPr>
                <w:rFonts w:ascii="Times New Roman" w:eastAsia="Calibri" w:hAnsi="Times New Roman" w:cs="Arial"/>
              </w:rPr>
            </w:pPr>
            <m:oMathPara>
              <m:oMath>
                <m:sSup>
                  <m:sSupPr>
                    <m:ctrlPr>
                      <w:rPr>
                        <w:rFonts w:ascii="Cambria Math" w:eastAsia="Calibri" w:hAnsi="Cambria Math" w:cs="Arial"/>
                        <w:i/>
                      </w:rPr>
                    </m:ctrlPr>
                  </m:sSupPr>
                  <m:e>
                    <m:r>
                      <w:rPr>
                        <w:rFonts w:ascii="Cambria Math" w:eastAsia="Calibri" w:hAnsi="Cambria Math" w:cs="Arial"/>
                      </w:rPr>
                      <m:t>α</m:t>
                    </m:r>
                  </m:e>
                  <m:sup>
                    <m:r>
                      <w:rPr>
                        <w:rFonts w:ascii="Cambria Math" w:eastAsia="Calibri" w:hAnsi="Cambria Math" w:cs="Arial"/>
                      </w:rPr>
                      <m:t>e</m:t>
                    </m:r>
                  </m:sup>
                </m:sSup>
              </m:oMath>
            </m:oMathPara>
          </w:p>
        </w:tc>
        <w:tc>
          <w:tcPr>
            <w:tcW w:w="1874" w:type="pct"/>
            <w:tcBorders>
              <w:top w:val="single" w:sz="4" w:space="0" w:color="auto"/>
              <w:bottom w:val="single" w:sz="4" w:space="0" w:color="auto"/>
            </w:tcBorders>
            <w:vAlign w:val="center"/>
          </w:tcPr>
          <w:p w14:paraId="60B2657F" w14:textId="11D36E7F" w:rsidR="00027F89" w:rsidRDefault="00053A28" w:rsidP="00053A28">
            <w:pPr>
              <w:jc w:val="center"/>
            </w:pPr>
            <w:r>
              <w:t>Metabolic cost of elastin per unit volume</w:t>
            </w:r>
          </w:p>
        </w:tc>
        <w:tc>
          <w:tcPr>
            <w:tcW w:w="1058" w:type="pct"/>
            <w:tcBorders>
              <w:top w:val="single" w:sz="4" w:space="0" w:color="auto"/>
              <w:bottom w:val="single" w:sz="4" w:space="0" w:color="auto"/>
            </w:tcBorders>
            <w:vAlign w:val="center"/>
          </w:tcPr>
          <w:p w14:paraId="4665BB9B" w14:textId="488B1874" w:rsidR="00027F89" w:rsidRDefault="00027F89" w:rsidP="00053A28">
            <w:pPr>
              <w:jc w:val="center"/>
            </w:pPr>
            <w:r>
              <w:t>0</w:t>
            </w:r>
            <w:r w:rsidR="0007007B">
              <w:t xml:space="preserve"> (Only produced at early ages.)</w:t>
            </w:r>
          </w:p>
        </w:tc>
        <w:tc>
          <w:tcPr>
            <w:tcW w:w="410" w:type="pct"/>
            <w:tcBorders>
              <w:top w:val="single" w:sz="4" w:space="0" w:color="auto"/>
              <w:bottom w:val="single" w:sz="4" w:space="0" w:color="auto"/>
            </w:tcBorders>
            <w:vAlign w:val="center"/>
          </w:tcPr>
          <w:p w14:paraId="772D6C14" w14:textId="22FE8D57" w:rsidR="00027F89" w:rsidRDefault="00053A28" w:rsidP="00053A28">
            <w:pPr>
              <w:jc w:val="center"/>
            </w:pPr>
            <w:r w:rsidRPr="00AF29C9">
              <w:rPr>
                <w:rFonts w:eastAsiaTheme="minorEastAsia"/>
              </w:rPr>
              <w:t>W/m</w:t>
            </w:r>
            <w:r w:rsidRPr="00AF29C9">
              <w:rPr>
                <w:rFonts w:eastAsiaTheme="minorEastAsia"/>
                <w:vertAlign w:val="superscript"/>
              </w:rPr>
              <w:t>3</w:t>
            </w:r>
          </w:p>
        </w:tc>
        <w:tc>
          <w:tcPr>
            <w:tcW w:w="984" w:type="pct"/>
            <w:tcBorders>
              <w:top w:val="single" w:sz="4" w:space="0" w:color="auto"/>
              <w:bottom w:val="single" w:sz="4" w:space="0" w:color="auto"/>
            </w:tcBorders>
            <w:vAlign w:val="center"/>
          </w:tcPr>
          <w:p w14:paraId="47DB010D" w14:textId="7141CB8B" w:rsidR="00027F89" w:rsidRDefault="0007007B" w:rsidP="00053A28">
            <w:pPr>
              <w:jc w:val="center"/>
            </w:pPr>
            <w:r>
              <w:fldChar w:fldCharType="begin" w:fldLock="1"/>
            </w:r>
            <w:r w:rsidR="003F6F36">
              <w:instrText>ADDIN CSL_CITATION {"citationItems":[{"id":"ITEM-1","itemData":{"DOI":"10.1007/s10237-014-0590-8","ISSN":"1617-7959, 1617-7940","abstract":"A goal function approach is used to derive an extension of Murray’s law that includes effects of nonlinear mechanics of the artery wall. The artery is modeled as a thin-walled tube composed of different species of nonlinear elastic materials that deform together. These materials grow and remodel in a process that is governed by a target state defined by a homeostatic radius and a homeostatic material composition. Following Murray’s original idea, this target state is defined by a principle of minimum work. We take this work to include that of pumping and maintaining blood, as well as maintaining the materials of the artery wall. The minimization is performed under a constraint imposed by mechanical equilibrium. We derive a condition for the existence of a cost-optimal homeostatic state. We also conduct parametric studies using this novel theoretical frame to investigate how the cost-optimal radius and composition of the artery wall depend on flow rate, blood pressure, and elastin content","author":[{"dropping-particle":"","family":"Lindström","given":"Stefan B","non-dropping-particle":"","parse-names":false,"suffix":""},{"dropping-particle":"","family":"Satha","given":"Ganarupan","non-dropping-particle":"","parse-names":false,"suffix":""},{"dropping-particle":"","family":"Klarbring","given":"Anders","non-dropping-particle":"","parse-names":false,"suffix":""}],"container-title":"Biomechanics and Modeling in Mechanobiology","id":"ITEM-1","issue":"1","issued":{"date-parts":[["2015","4","8"]]},"language":"en","page":"83-91","title":"Extension of Murray’s law including nonlinear mechanics of a composite artery wall","type":"article-journal","volume":"14"},"uris":["http://www.mendeley.com/documents/?uuid=4ddf6f18-8521-42c0-9b8a-668eaaff0fe3"]}],"mendeley":{"formattedCitation":"(55)","plainTextFormattedCitation":"(55)","previouslyFormattedCitation":"(54)"},"properties":{"noteIndex":0},"schema":"https://github.com/citation-style-language/schema/raw/master/csl-citation.json"}</w:instrText>
            </w:r>
            <w:r>
              <w:fldChar w:fldCharType="separate"/>
            </w:r>
            <w:r w:rsidR="003F6F36" w:rsidRPr="003F6F36">
              <w:rPr>
                <w:noProof/>
              </w:rPr>
              <w:t>(55)</w:t>
            </w:r>
            <w:r>
              <w:fldChar w:fldCharType="end"/>
            </w:r>
          </w:p>
        </w:tc>
      </w:tr>
      <w:tr w:rsidR="00027F89" w14:paraId="181275CF" w14:textId="77777777" w:rsidTr="00AC74FE">
        <w:trPr>
          <w:jc w:val="center"/>
        </w:trPr>
        <w:tc>
          <w:tcPr>
            <w:tcW w:w="673" w:type="pct"/>
            <w:tcBorders>
              <w:top w:val="single" w:sz="4" w:space="0" w:color="auto"/>
              <w:bottom w:val="single" w:sz="4" w:space="0" w:color="auto"/>
            </w:tcBorders>
            <w:vAlign w:val="center"/>
          </w:tcPr>
          <w:p w14:paraId="79C37EC5" w14:textId="226E9A21" w:rsidR="00027F89" w:rsidRDefault="00133A07" w:rsidP="00053A28">
            <w:pPr>
              <w:jc w:val="center"/>
            </w:pPr>
            <m:oMathPara>
              <m:oMath>
                <m:sSup>
                  <m:sSupPr>
                    <m:ctrlPr>
                      <w:rPr>
                        <w:rFonts w:ascii="Cambria Math" w:hAnsi="Cambria Math"/>
                        <w:i/>
                      </w:rPr>
                    </m:ctrlPr>
                  </m:sSupPr>
                  <m:e>
                    <m:r>
                      <w:rPr>
                        <w:rFonts w:ascii="Cambria Math" w:hAnsi="Cambria Math"/>
                      </w:rPr>
                      <m:t>α</m:t>
                    </m:r>
                  </m:e>
                  <m:sup>
                    <m:r>
                      <w:rPr>
                        <w:rFonts w:ascii="Cambria Math" w:hAnsi="Cambria Math"/>
                      </w:rPr>
                      <m:t>blood</m:t>
                    </m:r>
                  </m:sup>
                </m:sSup>
              </m:oMath>
            </m:oMathPara>
          </w:p>
        </w:tc>
        <w:tc>
          <w:tcPr>
            <w:tcW w:w="1874" w:type="pct"/>
            <w:tcBorders>
              <w:top w:val="single" w:sz="4" w:space="0" w:color="auto"/>
              <w:bottom w:val="single" w:sz="4" w:space="0" w:color="auto"/>
            </w:tcBorders>
            <w:vAlign w:val="center"/>
          </w:tcPr>
          <w:p w14:paraId="2E2B22D8" w14:textId="1EBBF665" w:rsidR="00027F89" w:rsidRDefault="002724B2" w:rsidP="00053A28">
            <w:pPr>
              <w:jc w:val="center"/>
            </w:pPr>
            <w:r>
              <w:t>Metabolic cost of blood per unit volume</w:t>
            </w:r>
          </w:p>
        </w:tc>
        <w:tc>
          <w:tcPr>
            <w:tcW w:w="1058" w:type="pct"/>
            <w:tcBorders>
              <w:top w:val="single" w:sz="4" w:space="0" w:color="auto"/>
              <w:bottom w:val="single" w:sz="4" w:space="0" w:color="auto"/>
            </w:tcBorders>
            <w:vAlign w:val="center"/>
          </w:tcPr>
          <w:p w14:paraId="5BE335AA" w14:textId="62A67C20" w:rsidR="00027F89" w:rsidRDefault="00027F89" w:rsidP="00053A28">
            <w:pPr>
              <w:jc w:val="center"/>
            </w:pPr>
            <w:r>
              <w:t xml:space="preserve">51.7 </w:t>
            </w:r>
          </w:p>
        </w:tc>
        <w:tc>
          <w:tcPr>
            <w:tcW w:w="410" w:type="pct"/>
            <w:tcBorders>
              <w:top w:val="single" w:sz="4" w:space="0" w:color="auto"/>
              <w:bottom w:val="single" w:sz="4" w:space="0" w:color="auto"/>
            </w:tcBorders>
            <w:vAlign w:val="center"/>
          </w:tcPr>
          <w:p w14:paraId="7F64E558" w14:textId="27F4BCA1" w:rsidR="00027F89" w:rsidRDefault="00053A28" w:rsidP="00053A28">
            <w:pPr>
              <w:jc w:val="center"/>
            </w:pPr>
            <w:r w:rsidRPr="00AF29C9">
              <w:rPr>
                <w:rFonts w:eastAsiaTheme="minorEastAsia"/>
              </w:rPr>
              <w:t>W/m</w:t>
            </w:r>
            <w:r w:rsidRPr="00AF29C9">
              <w:rPr>
                <w:rFonts w:eastAsiaTheme="minorEastAsia"/>
                <w:vertAlign w:val="superscript"/>
              </w:rPr>
              <w:t>3</w:t>
            </w:r>
          </w:p>
        </w:tc>
        <w:tc>
          <w:tcPr>
            <w:tcW w:w="984" w:type="pct"/>
            <w:tcBorders>
              <w:top w:val="single" w:sz="4" w:space="0" w:color="auto"/>
              <w:bottom w:val="single" w:sz="4" w:space="0" w:color="auto"/>
            </w:tcBorders>
            <w:vAlign w:val="center"/>
          </w:tcPr>
          <w:p w14:paraId="368E9C64" w14:textId="13420E57" w:rsidR="00027F89" w:rsidRDefault="00027F89" w:rsidP="00053A28">
            <w:pPr>
              <w:jc w:val="center"/>
            </w:pPr>
            <w:r>
              <w:fldChar w:fldCharType="begin" w:fldLock="1"/>
            </w:r>
            <w:r w:rsidR="003F6F36">
              <w:instrText>ADDIN CSL_CITATION {"citationItems":[{"id":"ITEM-1","itemData":{"DOI":"10.1115/1.4005529","ISSN":"0148-0731","abstract":"The retinal arterial network structure can be altered by systemic diseases such as hypertension and diabetes. In order to compare the energy requirement for maintaining retinal blood flow and vessel wall metabolism between normal and hypertensive subjects, 3D hypothetical models of a representative retinal arterial bifurcation were constructed based on topological features derived from retinal images. Computational analysis of blood flow was performed, which accounted for the non-Newtonian rheological properties of blood and peripheral vessel resistance. The results suggested that the rate of energy required to maintain the blood flow and wall metabolism is much lower for normal subjects than for hypertensives, with the latter requiring 49.2% more energy for an entire retinal arteriolar tree. Among the several morphological factors, length-to-diameter ratio was found to have the most significant influence on the overall energy requirement.","author":[{"dropping-particle":"","family":"Liu","given":"D","non-dropping-particle":"","parse-names":false,"suffix":""},{"dropping-particle":"","family":"Wood","given":"N B","non-dropping-particle":"","parse-names":false,"suffix":""},{"dropping-particle":"","family":"Witt","given":"N","non-dropping-particle":"","parse-names":false,"suffix":""},{"dropping-particle":"","family":"Hughes","given":"A D","non-dropping-particle":"","parse-names":false,"suffix":""},{"dropping-particle":"","family":"Thom","given":"S A","non-dropping-particle":"","parse-names":false,"suffix":""},{"dropping-particle":"","family":"Xu","given":"X Y","non-dropping-particle":"","parse-names":false,"suffix":""}],"container-title":"Journal of Biomechanical Engineering","id":"ITEM-1","issue":"1","issued":{"date-parts":[["2012","4","23"]]},"page":"14501-14507","title":"Assessment of Energy Requirement for the Retinal Arterial Network in Normal and Hypertensive Subjects","type":"article-journal","volume":"134"},"uris":["http://www.mendeley.com/documents/?uuid=59ad02c7-289c-4dc5-8703-bb780d43ae2e"]}],"mendeley":{"formattedCitation":"(56)","plainTextFormattedCitation":"(56)","previouslyFormattedCitation":"(55)"},"properties":{"noteIndex":0},"schema":"https://github.com/citation-style-language/schema/raw/master/csl-citation.json"}</w:instrText>
            </w:r>
            <w:r>
              <w:fldChar w:fldCharType="separate"/>
            </w:r>
            <w:r w:rsidR="003F6F36" w:rsidRPr="003F6F36">
              <w:rPr>
                <w:noProof/>
              </w:rPr>
              <w:t>(56)</w:t>
            </w:r>
            <w:r>
              <w:fldChar w:fldCharType="end"/>
            </w:r>
          </w:p>
        </w:tc>
      </w:tr>
      <w:tr w:rsidR="00027F89" w14:paraId="570510EB" w14:textId="77777777" w:rsidTr="00AC74FE">
        <w:trPr>
          <w:jc w:val="center"/>
        </w:trPr>
        <w:tc>
          <w:tcPr>
            <w:tcW w:w="673" w:type="pct"/>
            <w:tcBorders>
              <w:top w:val="single" w:sz="4" w:space="0" w:color="auto"/>
              <w:bottom w:val="single" w:sz="4" w:space="0" w:color="auto"/>
            </w:tcBorders>
            <w:vAlign w:val="center"/>
          </w:tcPr>
          <w:p w14:paraId="173E32A2" w14:textId="3FEB88F7" w:rsidR="00027F89" w:rsidRDefault="00133A07" w:rsidP="00053A28">
            <w:pPr>
              <w:jc w:val="center"/>
            </w:pPr>
            <m:oMathPara>
              <m:oMath>
                <m:sSubSup>
                  <m:sSubSupPr>
                    <m:ctrlPr>
                      <w:rPr>
                        <w:rFonts w:ascii="Cambria Math" w:hAnsi="Cambria Math"/>
                        <w:i/>
                      </w:rPr>
                    </m:ctrlPr>
                  </m:sSubSupPr>
                  <m:e>
                    <m:r>
                      <w:rPr>
                        <w:rFonts w:ascii="Cambria Math" w:hAnsi="Cambria Math"/>
                      </w:rPr>
                      <m:t>α</m:t>
                    </m:r>
                  </m:e>
                  <m:sub>
                    <m:r>
                      <w:rPr>
                        <w:rFonts w:ascii="Cambria Math" w:hAnsi="Cambria Math"/>
                      </w:rPr>
                      <m:t>active</m:t>
                    </m:r>
                  </m:sub>
                  <m:sup>
                    <m:r>
                      <w:rPr>
                        <w:rFonts w:ascii="Cambria Math" w:hAnsi="Cambria Math"/>
                      </w:rPr>
                      <m:t>m</m:t>
                    </m:r>
                  </m:sup>
                </m:sSubSup>
              </m:oMath>
            </m:oMathPara>
          </w:p>
        </w:tc>
        <w:tc>
          <w:tcPr>
            <w:tcW w:w="1874" w:type="pct"/>
            <w:tcBorders>
              <w:top w:val="single" w:sz="4" w:space="0" w:color="auto"/>
              <w:bottom w:val="single" w:sz="4" w:space="0" w:color="auto"/>
            </w:tcBorders>
            <w:vAlign w:val="center"/>
          </w:tcPr>
          <w:p w14:paraId="26BF5305" w14:textId="23D650B3" w:rsidR="00027F89" w:rsidRDefault="009C5A4E" w:rsidP="00053A28">
            <w:pPr>
              <w:jc w:val="center"/>
            </w:pPr>
            <w:r>
              <w:t xml:space="preserve">Metabolic cost of active SMC </w:t>
            </w:r>
            <w:del w:id="964" w:author="Hamidreza Gharahi" w:date="2020-08-27T14:28:00Z">
              <w:r w:rsidDel="006F11AB">
                <w:delText>tension</w:delText>
              </w:r>
            </w:del>
            <w:ins w:id="965" w:author="Hamidreza Gharahi" w:date="2020-08-27T14:28:00Z">
              <w:r w:rsidR="006F11AB">
                <w:t>stress</w:t>
              </w:r>
            </w:ins>
          </w:p>
        </w:tc>
        <w:tc>
          <w:tcPr>
            <w:tcW w:w="1058" w:type="pct"/>
            <w:tcBorders>
              <w:top w:val="single" w:sz="4" w:space="0" w:color="auto"/>
              <w:bottom w:val="single" w:sz="4" w:space="0" w:color="auto"/>
            </w:tcBorders>
            <w:vAlign w:val="center"/>
          </w:tcPr>
          <w:p w14:paraId="48293FAD" w14:textId="632B6903" w:rsidR="00027F89" w:rsidRDefault="00027F89" w:rsidP="00053A28">
            <w:pPr>
              <w:jc w:val="center"/>
            </w:pPr>
            <w:r>
              <w:t>0.00872</w:t>
            </w:r>
          </w:p>
        </w:tc>
        <w:tc>
          <w:tcPr>
            <w:tcW w:w="410" w:type="pct"/>
            <w:tcBorders>
              <w:top w:val="single" w:sz="4" w:space="0" w:color="auto"/>
              <w:bottom w:val="single" w:sz="4" w:space="0" w:color="auto"/>
            </w:tcBorders>
            <w:vAlign w:val="center"/>
          </w:tcPr>
          <w:p w14:paraId="3489CC1C" w14:textId="20832B93" w:rsidR="00027F89" w:rsidRDefault="00053A28" w:rsidP="00053A28">
            <w:pPr>
              <w:jc w:val="center"/>
            </w:pPr>
            <w:r w:rsidRPr="00AF29C9">
              <w:rPr>
                <w:rFonts w:eastAsiaTheme="minorEastAsia"/>
              </w:rPr>
              <w:t>1/s</w:t>
            </w:r>
          </w:p>
        </w:tc>
        <w:tc>
          <w:tcPr>
            <w:tcW w:w="984" w:type="pct"/>
            <w:tcBorders>
              <w:top w:val="single" w:sz="4" w:space="0" w:color="auto"/>
              <w:bottom w:val="single" w:sz="4" w:space="0" w:color="auto"/>
            </w:tcBorders>
            <w:vAlign w:val="center"/>
          </w:tcPr>
          <w:p w14:paraId="717CACFB" w14:textId="4818D884" w:rsidR="00027F89" w:rsidRDefault="00027F89" w:rsidP="00053A28">
            <w:pPr>
              <w:jc w:val="center"/>
            </w:pPr>
            <w:r>
              <w:fldChar w:fldCharType="begin" w:fldLock="1"/>
            </w:r>
            <w:r w:rsidR="003F6F36">
              <w:instrText>ADDIN CSL_CITATION {"citationItems":[{"id":"ITEM-1","itemData":{"DOI":"10.1002/cphy.cp020209","ISBN":"9780470650714","author":[{"dropping-particle":"","family":"Paul","given":"RJ","non-dropping-particle":"","parse-names":false,"suffix":""}],"container-title":"Comprehensive Physiology","id":"ITEM-1","issued":{"date-parts":[["1980"]]},"page":"1-16","title":"Chemical energetics of vascular smooth muscle","type":"article-journal","volume":"2007"},"uris":["http://www.mendeley.com/documents/?uuid=d5edb35e-476a-4e46-9204-7891563da0a5"]}],"mendeley":{"formattedCitation":"(67)","plainTextFormattedCitation":"(67)","previouslyFormattedCitation":"(66)"},"properties":{"noteIndex":0},"schema":"https://github.com/citation-style-language/schema/raw/master/csl-citation.json"}</w:instrText>
            </w:r>
            <w:r>
              <w:fldChar w:fldCharType="separate"/>
            </w:r>
            <w:r w:rsidR="003F6F36" w:rsidRPr="003F6F36">
              <w:rPr>
                <w:noProof/>
              </w:rPr>
              <w:t>(67)</w:t>
            </w:r>
            <w:r>
              <w:fldChar w:fldCharType="end"/>
            </w:r>
          </w:p>
        </w:tc>
      </w:tr>
      <w:tr w:rsidR="00027F89" w14:paraId="78342CF8" w14:textId="77777777" w:rsidTr="00AC74FE">
        <w:trPr>
          <w:jc w:val="center"/>
        </w:trPr>
        <w:tc>
          <w:tcPr>
            <w:tcW w:w="673" w:type="pct"/>
            <w:tcBorders>
              <w:top w:val="single" w:sz="4" w:space="0" w:color="auto"/>
              <w:bottom w:val="single" w:sz="12" w:space="0" w:color="auto"/>
            </w:tcBorders>
            <w:vAlign w:val="center"/>
          </w:tcPr>
          <w:p w14:paraId="7866EB66" w14:textId="29E9CFBA" w:rsidR="00027F89" w:rsidRDefault="00133A07" w:rsidP="00053A28">
            <w:pPr>
              <w:jc w:val="center"/>
            </w:pP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sidR="00027F8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blood</m:t>
                  </m:r>
                </m:sub>
              </m:sSub>
            </m:oMath>
          </w:p>
        </w:tc>
        <w:tc>
          <w:tcPr>
            <w:tcW w:w="1874" w:type="pct"/>
            <w:tcBorders>
              <w:top w:val="single" w:sz="4" w:space="0" w:color="auto"/>
              <w:bottom w:val="single" w:sz="12" w:space="0" w:color="auto"/>
            </w:tcBorders>
            <w:vAlign w:val="center"/>
          </w:tcPr>
          <w:p w14:paraId="0A913E22" w14:textId="3B30B1DC" w:rsidR="00027F89" w:rsidRDefault="00E113D6" w:rsidP="00053A28">
            <w:pPr>
              <w:jc w:val="center"/>
            </w:pPr>
            <w:r>
              <w:t>Vessel and blood density</w:t>
            </w:r>
          </w:p>
        </w:tc>
        <w:tc>
          <w:tcPr>
            <w:tcW w:w="1058" w:type="pct"/>
            <w:tcBorders>
              <w:top w:val="single" w:sz="4" w:space="0" w:color="auto"/>
              <w:bottom w:val="single" w:sz="12" w:space="0" w:color="auto"/>
            </w:tcBorders>
            <w:vAlign w:val="center"/>
          </w:tcPr>
          <w:p w14:paraId="1F6194B4" w14:textId="5B1E3168" w:rsidR="00027F89" w:rsidRDefault="00027F89" w:rsidP="00053A28">
            <w:pPr>
              <w:jc w:val="center"/>
            </w:pPr>
            <w:r>
              <w:t>1060</w:t>
            </w:r>
          </w:p>
        </w:tc>
        <w:tc>
          <w:tcPr>
            <w:tcW w:w="410" w:type="pct"/>
            <w:tcBorders>
              <w:top w:val="single" w:sz="4" w:space="0" w:color="auto"/>
              <w:bottom w:val="single" w:sz="12" w:space="0" w:color="auto"/>
            </w:tcBorders>
            <w:vAlign w:val="center"/>
          </w:tcPr>
          <w:p w14:paraId="266C7CEE" w14:textId="076C26EE" w:rsidR="00027F89" w:rsidRDefault="00053A28" w:rsidP="00053A28">
            <w:pPr>
              <w:jc w:val="center"/>
            </w:pPr>
            <w:r>
              <w:rPr>
                <w:rFonts w:eastAsiaTheme="minorEastAsia"/>
              </w:rPr>
              <w:t>kg</w:t>
            </w:r>
            <w:r w:rsidRPr="00AF29C9">
              <w:rPr>
                <w:rFonts w:eastAsiaTheme="minorEastAsia"/>
              </w:rPr>
              <w:t>/m</w:t>
            </w:r>
            <w:r w:rsidRPr="00AF29C9">
              <w:rPr>
                <w:rFonts w:eastAsiaTheme="minorEastAsia"/>
                <w:vertAlign w:val="superscript"/>
              </w:rPr>
              <w:t>3</w:t>
            </w:r>
          </w:p>
        </w:tc>
        <w:tc>
          <w:tcPr>
            <w:tcW w:w="984" w:type="pct"/>
            <w:tcBorders>
              <w:top w:val="single" w:sz="4" w:space="0" w:color="auto"/>
              <w:bottom w:val="single" w:sz="12" w:space="0" w:color="auto"/>
            </w:tcBorders>
            <w:vAlign w:val="center"/>
          </w:tcPr>
          <w:p w14:paraId="7D927F8D" w14:textId="54A18BA7" w:rsidR="00027F89" w:rsidRDefault="00C06AA2" w:rsidP="00053A28">
            <w:pPr>
              <w:jc w:val="center"/>
            </w:pPr>
            <w:r>
              <w:t>-</w:t>
            </w:r>
          </w:p>
        </w:tc>
      </w:tr>
    </w:tbl>
    <w:p w14:paraId="201A3A5B" w14:textId="77777777" w:rsidR="004F47D8" w:rsidRDefault="004F47D8" w:rsidP="004F47D8">
      <w:pPr>
        <w:jc w:val="both"/>
      </w:pPr>
    </w:p>
    <w:p w14:paraId="1B46668A" w14:textId="293D762C" w:rsidR="004E5941" w:rsidRPr="005F3592" w:rsidRDefault="004E5941" w:rsidP="004E5941">
      <w:pPr>
        <w:pStyle w:val="Heading2"/>
        <w:numPr>
          <w:ilvl w:val="0"/>
          <w:numId w:val="13"/>
        </w:numPr>
        <w:ind w:left="540" w:hanging="540"/>
        <w:jc w:val="both"/>
      </w:pPr>
      <w:r>
        <w:t>Viscosity</w:t>
      </w:r>
    </w:p>
    <w:p w14:paraId="76D8870F" w14:textId="49C17B19" w:rsidR="004E5941" w:rsidRDefault="006A550B" w:rsidP="004E5941">
      <w:pPr>
        <w:jc w:val="both"/>
      </w:pPr>
      <w:r>
        <w:t>Blood</w:t>
      </w:r>
      <w:r w:rsidR="004E5941">
        <w:t xml:space="preserve"> viscosity in the systemic vasculature depend</w:t>
      </w:r>
      <w:r w:rsidR="00327983">
        <w:t>s</w:t>
      </w:r>
      <w:r w:rsidR="004E5941">
        <w:t xml:space="preserve"> on the size of the vessel and the hematocrit level (</w:t>
      </w:r>
      <m:oMath>
        <m:sSub>
          <m:sSubPr>
            <m:ctrlPr>
              <w:rPr>
                <w:rFonts w:ascii="Cambria Math" w:hAnsi="Cambria Math"/>
              </w:rPr>
            </m:ctrlPr>
          </m:sSubPr>
          <m:e>
            <m:r>
              <w:rPr>
                <w:rFonts w:ascii="Cambria Math" w:hAnsi="Cambria Math"/>
              </w:rPr>
              <m:t>H</m:t>
            </m:r>
          </m:e>
          <m:sub>
            <m:r>
              <w:rPr>
                <w:rFonts w:ascii="Cambria Math" w:hAnsi="Cambria Math"/>
              </w:rPr>
              <m:t>D</m:t>
            </m:r>
          </m:sub>
        </m:sSub>
      </m:oMath>
      <w:r w:rsidR="004E5941">
        <w:t xml:space="preserve">). Particularly, the variation of viscosity is more pronounced as the arteries and arterioles become smaller. In our study, we prescribe the viscosity using the following </w:t>
      </w:r>
      <w:r w:rsidR="004E5941" w:rsidRPr="00917532">
        <w:rPr>
          <w:i/>
          <w:iCs/>
        </w:rPr>
        <w:t>in-vivo</w:t>
      </w:r>
      <w:r w:rsidR="004E5941">
        <w:t xml:space="preserve"> viscosity law given in </w:t>
      </w:r>
      <w:r w:rsidR="004E5941">
        <w:fldChar w:fldCharType="begin" w:fldLock="1"/>
      </w:r>
      <w:r w:rsidR="003F6F36">
        <w:instrText>ADDIN CSL_CITATION {"citationItems":[{"id":"ITEM-1","itemData":{"DOI":"10.1161/01.RES.75.5.904","ISSN":"0009-7330","PMID":"7923637","abstract":"Resistance to blood flow through peripheral vascular beds strongly influences cardiovascular function and transport to tissue. For a given vascular architecture, flow resistance is determined by the rheological behavior of blood flowing through microvessels. A new approach for calculating the contribution of blood rheology to microvascular flow resistance is presented. Morphology (diameter and length), flow velocity, hematocrit, and topological position were determined for all vessel segments (up to 913) of terminal microcirculatory networks in the rat mesentery by intravital microscopy. Flow velocity and hematocrit were also predicted from mathematical flow simulations, in which the assumed dependence of flow resistance on diameter, hematocrit, and shear rate was optimized to minimize the deviation between measured and predicted values. For microvessels with diameters below approximately 40 microns, the resulting flow resistances are markedly higher and show a stronger dependence on hematocrit than previously estimated from measurements of blood flow in narrow glass tubes. For example, flow resistance in 10-microns microvessels at normal hematocrit is found to exceed that of a corresponding glass tube by a factor of approximately 4. In separate experiments, flow resistance of microvascular networks was estimated from direct measurements of total pressure drop and volume flow, at systemic hematocrits intentionally varied from 0.08 to 0.68. The results agree closely with predictions based on the above-optimized resistance but not with predictions based on glass-tube data. The unexpectedly high flow resistance in small microvessels may be related to interactions between blood components and the inner vessel surface that do not occur in smooth-walled tubes.","author":[{"dropping-particle":"","family":"Pries","given":"A R","non-dropping-particle":"","parse-names":false,"suffix":""},{"dropping-particle":"","family":"Secomb","given":"T W","non-dropping-particle":"","parse-names":false,"suffix":""},{"dropping-particle":"","family":"Gessner","given":"T","non-dropping-particle":"","parse-names":false,"suffix":""},{"dropping-particle":"","family":"Sperandio","given":"M B","non-dropping-particle":"","parse-names":false,"suffix":""},{"dropping-particle":"","family":"Gross","given":"J F","non-dropping-particle":"","parse-names":false,"suffix":""},{"dropping-particle":"","family":"Gaehtgens","given":"P","non-dropping-particle":"","parse-names":false,"suffix":""}],"container-title":"Circulation Research","id":"ITEM-1","issue":"5","issued":{"date-parts":[["1994","11"]]},"page":"904-915","title":"Resistance to blood flow in microvessels in vivo.","type":"article-journal","volume":"75"},"uris":["http://www.mendeley.com/documents/?uuid=0359d8d6-3d7f-310e-ac5b-e9c7a0ad5b5a"]}],"mendeley":{"formattedCitation":"(72)","plainTextFormattedCitation":"(72)","previouslyFormattedCitation":"(71)"},"properties":{"noteIndex":0},"schema":"https://github.com/citation-style-language/schema/raw/master/csl-citation.json"}</w:instrText>
      </w:r>
      <w:r w:rsidR="004E5941">
        <w:fldChar w:fldCharType="separate"/>
      </w:r>
      <w:r w:rsidR="003F6F36" w:rsidRPr="003F6F36">
        <w:rPr>
          <w:noProof/>
        </w:rPr>
        <w:t>(72)</w:t>
      </w:r>
      <w:r w:rsidR="004E5941">
        <w:fldChar w:fldCharType="end"/>
      </w:r>
    </w:p>
    <w:p w14:paraId="6BC23CDD" w14:textId="48900D6A" w:rsidR="004E5941" w:rsidRPr="006D2FB7" w:rsidRDefault="00133A07" w:rsidP="004E5941">
      <w:pPr>
        <w:jc w:val="both"/>
      </w:pPr>
      <m:oMathPara>
        <m:oMath>
          <m:eqArr>
            <m:eqArrPr>
              <m:maxDist m:val="1"/>
              <m:ctrlPr>
                <w:rPr>
                  <w:rFonts w:ascii="Cambria Math" w:hAnsi="Cambria Math"/>
                </w:rPr>
              </m:ctrlPr>
            </m:eqArrPr>
            <m:e>
              <m:r>
                <w:rPr>
                  <w:rFonts w:ascii="Cambria Math" w:hAnsi="Cambria Math"/>
                </w:rPr>
                <m:t>C</m:t>
              </m:r>
              <m:r>
                <m:rPr>
                  <m:sty m:val="p"/>
                </m:rPr>
                <w:rPr>
                  <w:rFonts w:ascii="Cambria Math" w:hAnsi="Cambria Math"/>
                </w:rPr>
                <m:t>=</m:t>
              </m:r>
              <m:d>
                <m:dPr>
                  <m:ctrlPr>
                    <w:rPr>
                      <w:rFonts w:ascii="Cambria Math" w:hAnsi="Cambria Math"/>
                    </w:rPr>
                  </m:ctrlPr>
                </m:dPr>
                <m:e>
                  <m:r>
                    <m:rPr>
                      <m:sty m:val="p"/>
                    </m:rPr>
                    <w:rPr>
                      <w:rFonts w:ascii="Cambria Math" w:hAnsi="Cambria Math"/>
                    </w:rPr>
                    <m:t>0.8+</m:t>
                  </m:r>
                  <m:sSup>
                    <m:sSupPr>
                      <m:ctrlPr>
                        <w:rPr>
                          <w:rFonts w:ascii="Cambria Math" w:hAnsi="Cambria Math"/>
                        </w:rPr>
                      </m:ctrlPr>
                    </m:sSupPr>
                    <m:e>
                      <m:r>
                        <w:rPr>
                          <w:rFonts w:ascii="Cambria Math" w:hAnsi="Cambria Math"/>
                        </w:rPr>
                        <m:t>e</m:t>
                      </m:r>
                    </m:e>
                    <m:sup>
                      <m:r>
                        <m:rPr>
                          <m:sty m:val="p"/>
                        </m:rPr>
                        <w:rPr>
                          <w:rFonts w:ascii="Cambria Math" w:hAnsi="Cambria Math"/>
                        </w:rPr>
                        <m:t>-0.07</m:t>
                      </m:r>
                      <m:r>
                        <w:rPr>
                          <w:rFonts w:ascii="Cambria Math" w:hAnsi="Cambria Math"/>
                        </w:rPr>
                        <m:t>D</m:t>
                      </m:r>
                    </m:sup>
                  </m:sSup>
                </m:e>
              </m:d>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-11</m:t>
                              </m:r>
                            </m:sup>
                          </m:sSup>
                          <m:sSup>
                            <m:sSupPr>
                              <m:ctrlPr>
                                <w:rPr>
                                  <w:rFonts w:ascii="Cambria Math" w:hAnsi="Cambria Math"/>
                                </w:rPr>
                              </m:ctrlPr>
                            </m:sSupPr>
                            <m:e>
                              <m:r>
                                <w:rPr>
                                  <w:rFonts w:ascii="Cambria Math" w:hAnsi="Cambria Math"/>
                                </w:rPr>
                                <m:t>D</m:t>
                              </m:r>
                            </m:e>
                            <m:sup>
                              <m:r>
                                <m:rPr>
                                  <m:sty m:val="p"/>
                                </m:rPr>
                                <w:rPr>
                                  <w:rFonts w:ascii="Cambria Math" w:hAnsi="Cambria Math"/>
                                </w:rPr>
                                <m:t>12</m:t>
                              </m:r>
                            </m:sup>
                          </m:sSup>
                        </m:e>
                      </m:d>
                    </m:den>
                  </m:f>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-11</m:t>
                          </m:r>
                        </m:sup>
                      </m:sSup>
                      <m:sSup>
                        <m:sSupPr>
                          <m:ctrlPr>
                            <w:rPr>
                              <w:rFonts w:ascii="Cambria Math" w:hAnsi="Cambria Math"/>
                            </w:rPr>
                          </m:ctrlPr>
                        </m:sSupPr>
                        <m:e>
                          <m:r>
                            <w:rPr>
                              <w:rFonts w:ascii="Cambria Math" w:hAnsi="Cambria Math"/>
                            </w:rPr>
                            <m:t>D</m:t>
                          </m:r>
                        </m:e>
                        <m:sup>
                          <m:r>
                            <m:rPr>
                              <m:sty m:val="p"/>
                            </m:rPr>
                            <w:rPr>
                              <w:rFonts w:ascii="Cambria Math" w:hAnsi="Cambria Math"/>
                            </w:rPr>
                            <m:t>12</m:t>
                          </m:r>
                        </m:sup>
                      </m:sSup>
                    </m:e>
                  </m:d>
                </m:den>
              </m:f>
              <m:r>
                <m:rPr>
                  <m:sty m:val="p"/>
                </m:rPr>
                <w:rPr>
                  <w:rFonts w:ascii="Cambria Math" w:hAnsi="Cambria Math"/>
                </w:rPr>
                <m:t>,#</m:t>
              </m:r>
              <m:d>
                <m:dPr>
                  <m:ctrlPr>
                    <w:rPr>
                      <w:rFonts w:ascii="Cambria Math" w:hAnsi="Cambria Math"/>
                      <w:i/>
                    </w:rPr>
                  </m:ctrlPr>
                </m:dPr>
                <m:e>
                  <m:r>
                    <w:del w:id="966" w:author="Hamidreza Gharahi" w:date="2020-08-27T13:33:00Z">
                      <w:rPr>
                        <w:rFonts w:ascii="Cambria Math" w:hAnsi="Cambria Math"/>
                      </w:rPr>
                      <m:t>C</m:t>
                    </w:del>
                  </m:r>
                  <m:r>
                    <w:ins w:id="967" w:author="Hamidreza Gharahi" w:date="2020-08-27T13:33:00Z">
                      <w:rPr>
                        <w:rFonts w:ascii="Cambria Math" w:hAnsi="Cambria Math"/>
                      </w:rPr>
                      <m:t>D</m:t>
                    </w:ins>
                  </m:r>
                  <m:r>
                    <w:rPr>
                      <w:rFonts w:ascii="Cambria Math" w:hAnsi="Cambria Math"/>
                    </w:rPr>
                    <m:t>.1</m:t>
                  </m:r>
                </m:e>
              </m:d>
            </m:e>
          </m:eqArr>
        </m:oMath>
      </m:oMathPara>
    </w:p>
    <w:p w14:paraId="15A5D237" w14:textId="01720885" w:rsidR="004E5941" w:rsidRDefault="00133A07" w:rsidP="004E5941">
      <w:pPr>
        <w:jc w:val="both"/>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h</m:t>
                  </m:r>
                </m:e>
                <m:sub>
                  <m:r>
                    <w:rPr>
                      <w:rFonts w:ascii="Cambria Math" w:hAnsi="Cambria Math"/>
                    </w:rPr>
                    <m:t>f</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D</m:t>
                              </m:r>
                            </m:sub>
                          </m:sSub>
                        </m:e>
                      </m:d>
                    </m:e>
                    <m:sup>
                      <m:r>
                        <w:rPr>
                          <w:rFonts w:ascii="Cambria Math" w:hAnsi="Cambria Math"/>
                        </w:rPr>
                        <m:t>C</m:t>
                      </m:r>
                    </m:sup>
                  </m:sSup>
                  <m:r>
                    <m:rPr>
                      <m:sty m:val="p"/>
                    </m:rPr>
                    <w:rPr>
                      <w:rFonts w:ascii="Cambria Math" w:hAnsi="Cambria Math"/>
                    </w:rPr>
                    <m:t>-1</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1-0.45</m:t>
                          </m:r>
                        </m:e>
                      </m:d>
                    </m:e>
                    <m:sup>
                      <m:r>
                        <w:rPr>
                          <w:rFonts w:ascii="Cambria Math" w:hAnsi="Cambria Math"/>
                        </w:rPr>
                        <m:t>C</m:t>
                      </m:r>
                    </m:sup>
                  </m:sSup>
                  <m:r>
                    <m:rPr>
                      <m:sty m:val="p"/>
                    </m:rPr>
                    <w:rPr>
                      <w:rFonts w:ascii="Cambria Math" w:hAnsi="Cambria Math"/>
                    </w:rPr>
                    <m:t>-1</m:t>
                  </m:r>
                </m:den>
              </m:f>
              <m:r>
                <m:rPr>
                  <m:sty m:val="p"/>
                </m:rPr>
                <w:rPr>
                  <w:rFonts w:ascii="Cambria Math" w:hAnsi="Cambria Math"/>
                </w:rPr>
                <m:t>,#</m:t>
              </m:r>
              <m:d>
                <m:dPr>
                  <m:ctrlPr>
                    <w:rPr>
                      <w:rFonts w:ascii="Cambria Math" w:hAnsi="Cambria Math"/>
                      <w:i/>
                    </w:rPr>
                  </m:ctrlPr>
                </m:dPr>
                <m:e>
                  <m:r>
                    <w:del w:id="968" w:author="Hamidreza Gharahi" w:date="2020-08-27T13:33:00Z">
                      <w:rPr>
                        <w:rFonts w:ascii="Cambria Math" w:hAnsi="Cambria Math"/>
                      </w:rPr>
                      <m:t>C</m:t>
                    </w:del>
                  </m:r>
                  <m:r>
                    <w:ins w:id="969" w:author="Hamidreza Gharahi" w:date="2020-08-27T13:33:00Z">
                      <w:rPr>
                        <w:rFonts w:ascii="Cambria Math" w:hAnsi="Cambria Math"/>
                      </w:rPr>
                      <m:t>D</m:t>
                    </w:ins>
                  </m:r>
                  <m:r>
                    <w:rPr>
                      <w:rFonts w:ascii="Cambria Math" w:hAnsi="Cambria Math"/>
                    </w:rPr>
                    <m:t>.2</m:t>
                  </m:r>
                </m:e>
              </m:d>
            </m:e>
          </m:eqArr>
        </m:oMath>
      </m:oMathPara>
    </w:p>
    <w:p w14:paraId="157E3910" w14:textId="264B58B0" w:rsidR="004E5941" w:rsidRPr="006D2FB7" w:rsidRDefault="00133A07" w:rsidP="004E5941">
      <w:pPr>
        <w:jc w:val="both"/>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μ</m:t>
                  </m:r>
                </m:e>
                <m:sub>
                  <m:r>
                    <m:rPr>
                      <m:sty m:val="p"/>
                    </m:rPr>
                    <w:rPr>
                      <w:rFonts w:ascii="Cambria Math" w:hAnsi="Cambria Math"/>
                    </w:rPr>
                    <m:t>0.45</m:t>
                  </m:r>
                </m:sub>
              </m:sSub>
              <m:r>
                <m:rPr>
                  <m:sty m:val="p"/>
                </m:rPr>
                <w:rPr>
                  <w:rFonts w:ascii="Cambria Math" w:hAnsi="Cambria Math"/>
                </w:rPr>
                <m:t>=6</m:t>
              </m:r>
              <m:sSup>
                <m:sSupPr>
                  <m:ctrlPr>
                    <w:rPr>
                      <w:rFonts w:ascii="Cambria Math" w:hAnsi="Cambria Math"/>
                    </w:rPr>
                  </m:ctrlPr>
                </m:sSupPr>
                <m:e>
                  <m:r>
                    <w:rPr>
                      <w:rFonts w:ascii="Cambria Math" w:hAnsi="Cambria Math"/>
                    </w:rPr>
                    <m:t>e</m:t>
                  </m:r>
                </m:e>
                <m:sup>
                  <m:d>
                    <m:dPr>
                      <m:ctrlPr>
                        <w:rPr>
                          <w:rFonts w:ascii="Cambria Math" w:hAnsi="Cambria Math"/>
                        </w:rPr>
                      </m:ctrlPr>
                    </m:dPr>
                    <m:e>
                      <m:r>
                        <m:rPr>
                          <m:sty m:val="p"/>
                        </m:rPr>
                        <w:rPr>
                          <w:rFonts w:ascii="Cambria Math" w:hAnsi="Cambria Math"/>
                        </w:rPr>
                        <m:t>-0.085</m:t>
                      </m:r>
                      <m:r>
                        <w:rPr>
                          <w:rFonts w:ascii="Cambria Math" w:hAnsi="Cambria Math"/>
                        </w:rPr>
                        <m:t>D</m:t>
                      </m:r>
                    </m:e>
                  </m:d>
                </m:sup>
              </m:sSup>
              <m:r>
                <m:rPr>
                  <m:sty m:val="p"/>
                </m:rPr>
                <w:rPr>
                  <w:rFonts w:ascii="Cambria Math" w:hAnsi="Cambria Math"/>
                </w:rPr>
                <m:t>+3.2-2.44</m:t>
              </m:r>
              <m:sSup>
                <m:sSupPr>
                  <m:ctrlPr>
                    <w:rPr>
                      <w:rFonts w:ascii="Cambria Math" w:hAnsi="Cambria Math"/>
                    </w:rPr>
                  </m:ctrlPr>
                </m:sSupPr>
                <m:e>
                  <m:r>
                    <w:rPr>
                      <w:rFonts w:ascii="Cambria Math" w:hAnsi="Cambria Math"/>
                    </w:rPr>
                    <m:t>e</m:t>
                  </m:r>
                </m:e>
                <m:sup>
                  <m:r>
                    <m:rPr>
                      <m:sty m:val="p"/>
                    </m:rPr>
                    <w:rPr>
                      <w:rFonts w:ascii="Cambria Math" w:hAnsi="Cambria Math"/>
                    </w:rPr>
                    <m:t>-0.06</m:t>
                  </m:r>
                  <m:sSup>
                    <m:sSupPr>
                      <m:ctrlPr>
                        <w:rPr>
                          <w:rFonts w:ascii="Cambria Math" w:hAnsi="Cambria Math"/>
                        </w:rPr>
                      </m:ctrlPr>
                    </m:sSupPr>
                    <m:e>
                      <m:r>
                        <w:rPr>
                          <w:rFonts w:ascii="Cambria Math" w:hAnsi="Cambria Math"/>
                        </w:rPr>
                        <m:t>D</m:t>
                      </m:r>
                    </m:e>
                    <m:sup>
                      <m:r>
                        <m:rPr>
                          <m:sty m:val="p"/>
                        </m:rPr>
                        <w:rPr>
                          <w:rFonts w:ascii="Cambria Math" w:hAnsi="Cambria Math"/>
                        </w:rPr>
                        <m:t>0.645</m:t>
                      </m:r>
                    </m:sup>
                  </m:sSup>
                </m:sup>
              </m:sSup>
              <m:r>
                <m:rPr>
                  <m:sty m:val="p"/>
                </m:rPr>
                <w:rPr>
                  <w:rFonts w:ascii="Cambria Math" w:hAnsi="Cambria Math"/>
                </w:rPr>
                <m:t>,#</m:t>
              </m:r>
              <m:d>
                <m:dPr>
                  <m:ctrlPr>
                    <w:rPr>
                      <w:rFonts w:ascii="Cambria Math" w:hAnsi="Cambria Math"/>
                      <w:i/>
                    </w:rPr>
                  </m:ctrlPr>
                </m:dPr>
                <m:e>
                  <m:r>
                    <w:del w:id="970" w:author="Hamidreza Gharahi" w:date="2020-08-27T13:33:00Z">
                      <w:rPr>
                        <w:rFonts w:ascii="Cambria Math" w:hAnsi="Cambria Math"/>
                      </w:rPr>
                      <m:t>C</m:t>
                    </w:del>
                  </m:r>
                  <m:r>
                    <w:ins w:id="971" w:author="Hamidreza Gharahi" w:date="2020-08-27T13:33:00Z">
                      <w:rPr>
                        <w:rFonts w:ascii="Cambria Math" w:hAnsi="Cambria Math"/>
                      </w:rPr>
                      <m:t>D</m:t>
                    </w:ins>
                  </m:r>
                  <m:r>
                    <w:rPr>
                      <w:rFonts w:ascii="Cambria Math" w:hAnsi="Cambria Math"/>
                    </w:rPr>
                    <m:t>.3</m:t>
                  </m:r>
                </m:e>
              </m:d>
            </m:e>
          </m:eqArr>
        </m:oMath>
      </m:oMathPara>
    </w:p>
    <w:p w14:paraId="265FCD51" w14:textId="220DCA66" w:rsidR="004E5941" w:rsidRDefault="00133A07" w:rsidP="004E5941">
      <w:pPr>
        <w:jc w:val="both"/>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μ</m:t>
                  </m:r>
                </m:e>
                <m:sub>
                  <m:r>
                    <w:rPr>
                      <w:rFonts w:ascii="Cambria Math" w:hAnsi="Cambria Math"/>
                    </w:rPr>
                    <m:t>vivo</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f</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μ</m:t>
                          </m:r>
                        </m:e>
                        <m:sub>
                          <m:r>
                            <m:rPr>
                              <m:sty m:val="p"/>
                            </m:rPr>
                            <w:rPr>
                              <w:rFonts w:ascii="Cambria Math" w:hAnsi="Cambria Math"/>
                            </w:rPr>
                            <m:t>0.45</m:t>
                          </m:r>
                        </m:sub>
                      </m:sSub>
                      <m:r>
                        <m:rPr>
                          <m:sty m:val="p"/>
                        </m:rPr>
                        <w:rPr>
                          <w:rFonts w:ascii="Cambria Math" w:hAnsi="Cambria Math"/>
                        </w:rPr>
                        <m:t>-1</m:t>
                      </m:r>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r>
                                <w:rPr>
                                  <w:rFonts w:ascii="Cambria Math" w:hAnsi="Cambria Math"/>
                                </w:rPr>
                                <m:t>D</m:t>
                              </m:r>
                              <m:r>
                                <m:rPr>
                                  <m:sty m:val="p"/>
                                </m:rPr>
                                <w:rPr>
                                  <w:rFonts w:ascii="Cambria Math" w:hAnsi="Cambria Math"/>
                                </w:rPr>
                                <m:t>-1.1</m:t>
                              </m:r>
                            </m:den>
                          </m:f>
                        </m:e>
                      </m:d>
                    </m:e>
                    <m:sup>
                      <m:r>
                        <m:rPr>
                          <m:sty m:val="p"/>
                        </m:rPr>
                        <w:rPr>
                          <w:rFonts w:ascii="Cambria Math" w:hAnsi="Cambria Math"/>
                        </w:rPr>
                        <m:t>2</m:t>
                      </m:r>
                    </m:sup>
                  </m:sSup>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r>
                            <w:rPr>
                              <w:rFonts w:ascii="Cambria Math" w:hAnsi="Cambria Math"/>
                            </w:rPr>
                            <m:t>D</m:t>
                          </m:r>
                          <m:r>
                            <m:rPr>
                              <m:sty m:val="p"/>
                            </m:rPr>
                            <w:rPr>
                              <w:rFonts w:ascii="Cambria Math" w:hAnsi="Cambria Math"/>
                            </w:rPr>
                            <m:t>-1.1</m:t>
                          </m:r>
                        </m:den>
                      </m:f>
                    </m:e>
                  </m:d>
                </m:e>
                <m:sup>
                  <m:r>
                    <m:rPr>
                      <m:sty m:val="p"/>
                    </m:rPr>
                    <w:rPr>
                      <w:rFonts w:ascii="Cambria Math" w:hAnsi="Cambria Math"/>
                    </w:rPr>
                    <m:t>2</m:t>
                  </m:r>
                </m:sup>
              </m:sSup>
              <m:r>
                <m:rPr>
                  <m:sty m:val="p"/>
                </m:rPr>
                <w:rPr>
                  <w:rFonts w:ascii="Cambria Math" w:hAnsi="Cambria Math"/>
                </w:rPr>
                <m:t>,#</m:t>
              </m:r>
              <m:d>
                <m:dPr>
                  <m:ctrlPr>
                    <w:rPr>
                      <w:rFonts w:ascii="Cambria Math" w:hAnsi="Cambria Math"/>
                      <w:i/>
                    </w:rPr>
                  </m:ctrlPr>
                </m:dPr>
                <m:e>
                  <m:r>
                    <w:del w:id="972" w:author="Hamidreza Gharahi" w:date="2020-08-27T13:34:00Z">
                      <w:rPr>
                        <w:rFonts w:ascii="Cambria Math" w:hAnsi="Cambria Math"/>
                      </w:rPr>
                      <m:t>C</m:t>
                    </w:del>
                  </m:r>
                  <m:r>
                    <w:ins w:id="973" w:author="Hamidreza Gharahi" w:date="2020-08-27T13:34:00Z">
                      <w:rPr>
                        <w:rFonts w:ascii="Cambria Math" w:hAnsi="Cambria Math"/>
                      </w:rPr>
                      <m:t>D</m:t>
                    </w:ins>
                  </m:r>
                  <m:r>
                    <w:rPr>
                      <w:rFonts w:ascii="Cambria Math" w:hAnsi="Cambria Math"/>
                    </w:rPr>
                    <m:t>.4</m:t>
                  </m:r>
                </m:e>
              </m:d>
            </m:e>
          </m:eqArr>
        </m:oMath>
      </m:oMathPara>
    </w:p>
    <w:p w14:paraId="4454603C" w14:textId="14DCE28D" w:rsidR="004E5941" w:rsidRDefault="004E5941" w:rsidP="004E5941">
      <w:pPr>
        <w:jc w:val="both"/>
      </w:pPr>
      <w:r>
        <w:t xml:space="preserve">where </w:t>
      </w:r>
      <m:oMath>
        <m:r>
          <w:rPr>
            <w:rFonts w:ascii="Cambria Math" w:hAnsi="Cambria Math"/>
          </w:rPr>
          <m:t>D</m:t>
        </m:r>
        <m:r>
          <m:rPr>
            <m:sty m:val="p"/>
          </m:rPr>
          <w:rPr>
            <w:rFonts w:ascii="Cambria Math" w:hAnsi="Cambria Math"/>
          </w:rPr>
          <m:t xml:space="preserve"> </m:t>
        </m:r>
      </m:oMath>
      <w:r>
        <w:t xml:space="preserve">is the diameter in micron </w:t>
      </w:r>
      <w:r>
        <w:rPr>
          <w:rFonts w:eastAsiaTheme="minorEastAsia"/>
        </w:rPr>
        <w:t>(</w:t>
      </w:r>
      <m:oMath>
        <m:r>
          <w:rPr>
            <w:rFonts w:ascii="Cambria Math" w:hAnsi="Cambria Math"/>
          </w:rPr>
          <m:t>2R</m:t>
        </m:r>
      </m:oMath>
      <w:r>
        <w:rPr>
          <w:rFonts w:eastAsiaTheme="minorEastAsia"/>
        </w:rPr>
        <w:t>)</w:t>
      </w:r>
      <w:r>
        <w:t xml:space="preserve">, and </w:t>
      </w: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oMath>
      <w:r>
        <w:t xml:space="preserve"> is the viscosity of the blood plasma</w:t>
      </w:r>
      <w:r w:rsidR="000306F7">
        <w:t xml:space="preserve"> taken to be 0.001 Pa.s</w:t>
      </w:r>
      <w:r>
        <w:t xml:space="preserve">. </w:t>
      </w:r>
    </w:p>
    <w:p w14:paraId="3958A2A5" w14:textId="1F222C1C" w:rsidR="00FF4961" w:rsidDel="00A43D02" w:rsidRDefault="00FF4961" w:rsidP="00087E0F">
      <w:pPr>
        <w:widowControl w:val="0"/>
        <w:autoSpaceDE w:val="0"/>
        <w:autoSpaceDN w:val="0"/>
        <w:adjustRightInd w:val="0"/>
        <w:spacing w:line="240" w:lineRule="auto"/>
        <w:jc w:val="both"/>
        <w:rPr>
          <w:del w:id="974" w:author="Hamidreza Gharahi" w:date="2020-08-27T13:33:00Z"/>
        </w:rPr>
        <w:pPrChange w:id="975" w:author="Hamidreza Gharahi" w:date="2020-08-27T11:58:00Z">
          <w:pPr>
            <w:widowControl w:val="0"/>
            <w:autoSpaceDE w:val="0"/>
            <w:autoSpaceDN w:val="0"/>
            <w:adjustRightInd w:val="0"/>
            <w:spacing w:line="240" w:lineRule="auto"/>
            <w:ind w:left="480" w:hanging="480"/>
            <w:jc w:val="both"/>
          </w:pPr>
        </w:pPrChange>
      </w:pPr>
    </w:p>
    <w:p w14:paraId="72FE6D90" w14:textId="5BF43388" w:rsidR="002D3224" w:rsidRDefault="00DA1F9C" w:rsidP="00A43D02">
      <w:pPr>
        <w:widowControl w:val="0"/>
        <w:autoSpaceDE w:val="0"/>
        <w:autoSpaceDN w:val="0"/>
        <w:adjustRightInd w:val="0"/>
        <w:spacing w:line="240" w:lineRule="auto"/>
        <w:jc w:val="both"/>
        <w:pPrChange w:id="976" w:author="Hamidreza Gharahi" w:date="2020-08-27T13:33:00Z">
          <w:pPr>
            <w:widowControl w:val="0"/>
            <w:autoSpaceDE w:val="0"/>
            <w:autoSpaceDN w:val="0"/>
            <w:adjustRightInd w:val="0"/>
            <w:spacing w:line="240" w:lineRule="auto"/>
            <w:ind w:left="480" w:hanging="480"/>
            <w:jc w:val="both"/>
          </w:pPr>
        </w:pPrChange>
      </w:pPr>
      <w:del w:id="977" w:author="Hamidreza Gharahi" w:date="2020-08-27T13:33:00Z">
        <w:r w:rsidDel="00A43D02">
          <w:br w:type="page"/>
        </w:r>
      </w:del>
    </w:p>
    <w:p w14:paraId="08641B0E" w14:textId="525A51E5" w:rsidR="002D3224" w:rsidRDefault="002D3224" w:rsidP="00F624F6">
      <w:pPr>
        <w:pStyle w:val="Heading1"/>
        <w:jc w:val="both"/>
      </w:pPr>
      <w:r>
        <w:lastRenderedPageBreak/>
        <w:t>References</w:t>
      </w:r>
    </w:p>
    <w:p w14:paraId="0A8E95B0" w14:textId="7277D8F2" w:rsidR="003F6F36" w:rsidRPr="003F6F36" w:rsidRDefault="00DA1F9C" w:rsidP="003F6F36">
      <w:pPr>
        <w:widowControl w:val="0"/>
        <w:autoSpaceDE w:val="0"/>
        <w:autoSpaceDN w:val="0"/>
        <w:adjustRightInd w:val="0"/>
        <w:spacing w:line="240" w:lineRule="auto"/>
        <w:ind w:left="640" w:hanging="640"/>
        <w:rPr>
          <w:rFonts w:ascii="Calibri" w:hAnsi="Calibri" w:cs="Calibri"/>
          <w:noProof/>
          <w:szCs w:val="24"/>
        </w:rPr>
      </w:pPr>
      <w:r>
        <w:fldChar w:fldCharType="begin" w:fldLock="1"/>
      </w:r>
      <w:r>
        <w:instrText xml:space="preserve">ADDIN Mendeley Bibliography CSL_BIBLIOGRAPHY </w:instrText>
      </w:r>
      <w:r>
        <w:fldChar w:fldCharType="separate"/>
      </w:r>
      <w:r w:rsidR="003F6F36" w:rsidRPr="003F6F36">
        <w:rPr>
          <w:rFonts w:ascii="Calibri" w:hAnsi="Calibri" w:cs="Calibri"/>
          <w:noProof/>
          <w:szCs w:val="24"/>
        </w:rPr>
        <w:t xml:space="preserve">1. </w:t>
      </w:r>
      <w:r w:rsidR="003F6F36" w:rsidRPr="003F6F36">
        <w:rPr>
          <w:rFonts w:ascii="Calibri" w:hAnsi="Calibri" w:cs="Calibri"/>
          <w:noProof/>
          <w:szCs w:val="24"/>
        </w:rPr>
        <w:tab/>
      </w:r>
      <w:r w:rsidR="003F6F36" w:rsidRPr="003F6F36">
        <w:rPr>
          <w:rFonts w:ascii="Calibri" w:hAnsi="Calibri" w:cs="Calibri"/>
          <w:b/>
          <w:bCs/>
          <w:noProof/>
          <w:szCs w:val="24"/>
        </w:rPr>
        <w:t>Aharinejad S</w:t>
      </w:r>
      <w:r w:rsidR="003F6F36" w:rsidRPr="003F6F36">
        <w:rPr>
          <w:rFonts w:ascii="Calibri" w:hAnsi="Calibri" w:cs="Calibri"/>
          <w:noProof/>
          <w:szCs w:val="24"/>
        </w:rPr>
        <w:t xml:space="preserve">, </w:t>
      </w:r>
      <w:r w:rsidR="003F6F36" w:rsidRPr="003F6F36">
        <w:rPr>
          <w:rFonts w:ascii="Calibri" w:hAnsi="Calibri" w:cs="Calibri"/>
          <w:b/>
          <w:bCs/>
          <w:noProof/>
          <w:szCs w:val="24"/>
        </w:rPr>
        <w:t>Schreiner W</w:t>
      </w:r>
      <w:r w:rsidR="003F6F36" w:rsidRPr="003F6F36">
        <w:rPr>
          <w:rFonts w:ascii="Calibri" w:hAnsi="Calibri" w:cs="Calibri"/>
          <w:noProof/>
          <w:szCs w:val="24"/>
        </w:rPr>
        <w:t xml:space="preserve">, </w:t>
      </w:r>
      <w:r w:rsidR="003F6F36" w:rsidRPr="003F6F36">
        <w:rPr>
          <w:rFonts w:ascii="Calibri" w:hAnsi="Calibri" w:cs="Calibri"/>
          <w:b/>
          <w:bCs/>
          <w:noProof/>
          <w:szCs w:val="24"/>
        </w:rPr>
        <w:t>Neumann F</w:t>
      </w:r>
      <w:r w:rsidR="003F6F36" w:rsidRPr="003F6F36">
        <w:rPr>
          <w:rFonts w:ascii="Calibri" w:hAnsi="Calibri" w:cs="Calibri"/>
          <w:noProof/>
          <w:szCs w:val="24"/>
        </w:rPr>
        <w:t xml:space="preserve">. Morphometry of human coronary arterial trees. </w:t>
      </w:r>
      <w:r w:rsidR="003F6F36" w:rsidRPr="003F6F36">
        <w:rPr>
          <w:rFonts w:ascii="Calibri" w:hAnsi="Calibri" w:cs="Calibri"/>
          <w:i/>
          <w:iCs/>
          <w:noProof/>
          <w:szCs w:val="24"/>
        </w:rPr>
        <w:t>Anat Rec</w:t>
      </w:r>
      <w:r w:rsidR="003F6F36" w:rsidRPr="003F6F36">
        <w:rPr>
          <w:rFonts w:ascii="Calibri" w:hAnsi="Calibri" w:cs="Calibri"/>
          <w:noProof/>
          <w:szCs w:val="24"/>
        </w:rPr>
        <w:t xml:space="preserve"> 251: 50–59, 1998. doi: 10.1002/(SICI)1097-0185(199805)251:1&lt;50::AID-AR9&gt;3.0.CO;2-I.</w:t>
      </w:r>
    </w:p>
    <w:p w14:paraId="1B1149D8"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2. </w:t>
      </w:r>
      <w:r w:rsidRPr="003F6F36">
        <w:rPr>
          <w:rFonts w:ascii="Calibri" w:hAnsi="Calibri" w:cs="Calibri"/>
          <w:noProof/>
          <w:szCs w:val="24"/>
        </w:rPr>
        <w:tab/>
      </w:r>
      <w:r w:rsidRPr="003F6F36">
        <w:rPr>
          <w:rFonts w:ascii="Calibri" w:hAnsi="Calibri" w:cs="Calibri"/>
          <w:b/>
          <w:bCs/>
          <w:noProof/>
          <w:szCs w:val="24"/>
        </w:rPr>
        <w:t>Alford PW</w:t>
      </w:r>
      <w:r w:rsidRPr="003F6F36">
        <w:rPr>
          <w:rFonts w:ascii="Calibri" w:hAnsi="Calibri" w:cs="Calibri"/>
          <w:noProof/>
          <w:szCs w:val="24"/>
        </w:rPr>
        <w:t xml:space="preserve">, </w:t>
      </w:r>
      <w:r w:rsidRPr="003F6F36">
        <w:rPr>
          <w:rFonts w:ascii="Calibri" w:hAnsi="Calibri" w:cs="Calibri"/>
          <w:b/>
          <w:bCs/>
          <w:noProof/>
          <w:szCs w:val="24"/>
        </w:rPr>
        <w:t>Humphrey JD</w:t>
      </w:r>
      <w:r w:rsidRPr="003F6F36">
        <w:rPr>
          <w:rFonts w:ascii="Calibri" w:hAnsi="Calibri" w:cs="Calibri"/>
          <w:noProof/>
          <w:szCs w:val="24"/>
        </w:rPr>
        <w:t xml:space="preserve">, </w:t>
      </w:r>
      <w:r w:rsidRPr="003F6F36">
        <w:rPr>
          <w:rFonts w:ascii="Calibri" w:hAnsi="Calibri" w:cs="Calibri"/>
          <w:b/>
          <w:bCs/>
          <w:noProof/>
          <w:szCs w:val="24"/>
        </w:rPr>
        <w:t>Taber LA</w:t>
      </w:r>
      <w:r w:rsidRPr="003F6F36">
        <w:rPr>
          <w:rFonts w:ascii="Calibri" w:hAnsi="Calibri" w:cs="Calibri"/>
          <w:noProof/>
          <w:szCs w:val="24"/>
        </w:rPr>
        <w:t xml:space="preserve">. Growth and remodeling in a thick-walled artery model: Effects of spatial variations in wall constituents. </w:t>
      </w:r>
      <w:r w:rsidRPr="003F6F36">
        <w:rPr>
          <w:rFonts w:ascii="Calibri" w:hAnsi="Calibri" w:cs="Calibri"/>
          <w:i/>
          <w:iCs/>
          <w:noProof/>
          <w:szCs w:val="24"/>
        </w:rPr>
        <w:t>Biomech Model Mechanobiol</w:t>
      </w:r>
      <w:r w:rsidRPr="003F6F36">
        <w:rPr>
          <w:rFonts w:ascii="Calibri" w:hAnsi="Calibri" w:cs="Calibri"/>
          <w:noProof/>
          <w:szCs w:val="24"/>
        </w:rPr>
        <w:t xml:space="preserve"> 7: 245–262, 2008. doi: 10.1007/s10237-007-0101-2.</w:t>
      </w:r>
    </w:p>
    <w:p w14:paraId="014AB332"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3. </w:t>
      </w:r>
      <w:r w:rsidRPr="003F6F36">
        <w:rPr>
          <w:rFonts w:ascii="Calibri" w:hAnsi="Calibri" w:cs="Calibri"/>
          <w:noProof/>
          <w:szCs w:val="24"/>
        </w:rPr>
        <w:tab/>
      </w:r>
      <w:r w:rsidRPr="003F6F36">
        <w:rPr>
          <w:rFonts w:ascii="Calibri" w:hAnsi="Calibri" w:cs="Calibri"/>
          <w:b/>
          <w:bCs/>
          <w:noProof/>
          <w:szCs w:val="24"/>
        </w:rPr>
        <w:t>Algranati D</w:t>
      </w:r>
      <w:r w:rsidRPr="003F6F36">
        <w:rPr>
          <w:rFonts w:ascii="Calibri" w:hAnsi="Calibri" w:cs="Calibri"/>
          <w:noProof/>
          <w:szCs w:val="24"/>
        </w:rPr>
        <w:t xml:space="preserve">, </w:t>
      </w:r>
      <w:r w:rsidRPr="003F6F36">
        <w:rPr>
          <w:rFonts w:ascii="Calibri" w:hAnsi="Calibri" w:cs="Calibri"/>
          <w:b/>
          <w:bCs/>
          <w:noProof/>
          <w:szCs w:val="24"/>
        </w:rPr>
        <w:t>Kassab GS</w:t>
      </w:r>
      <w:r w:rsidRPr="003F6F36">
        <w:rPr>
          <w:rFonts w:ascii="Calibri" w:hAnsi="Calibri" w:cs="Calibri"/>
          <w:noProof/>
          <w:szCs w:val="24"/>
        </w:rPr>
        <w:t xml:space="preserve">, </w:t>
      </w:r>
      <w:r w:rsidRPr="003F6F36">
        <w:rPr>
          <w:rFonts w:ascii="Calibri" w:hAnsi="Calibri" w:cs="Calibri"/>
          <w:b/>
          <w:bCs/>
          <w:noProof/>
          <w:szCs w:val="24"/>
        </w:rPr>
        <w:t>Lanir Y</w:t>
      </w:r>
      <w:r w:rsidRPr="003F6F36">
        <w:rPr>
          <w:rFonts w:ascii="Calibri" w:hAnsi="Calibri" w:cs="Calibri"/>
          <w:noProof/>
          <w:szCs w:val="24"/>
        </w:rPr>
        <w:t xml:space="preserve">. Mechanisms of myocardium-coronary vessel interaction. </w:t>
      </w:r>
      <w:r w:rsidRPr="003F6F36">
        <w:rPr>
          <w:rFonts w:ascii="Calibri" w:hAnsi="Calibri" w:cs="Calibri"/>
          <w:i/>
          <w:iCs/>
          <w:noProof/>
          <w:szCs w:val="24"/>
        </w:rPr>
        <w:t>Am J Physiol Circ Physiol</w:t>
      </w:r>
      <w:r w:rsidRPr="003F6F36">
        <w:rPr>
          <w:rFonts w:ascii="Calibri" w:hAnsi="Calibri" w:cs="Calibri"/>
          <w:noProof/>
          <w:szCs w:val="24"/>
        </w:rPr>
        <w:t xml:space="preserve"> 298: H861–H873, 2010. doi: 10.1152/ajpheart.00925.2009.</w:t>
      </w:r>
    </w:p>
    <w:p w14:paraId="29C942D5"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4. </w:t>
      </w:r>
      <w:r w:rsidRPr="003F6F36">
        <w:rPr>
          <w:rFonts w:ascii="Calibri" w:hAnsi="Calibri" w:cs="Calibri"/>
          <w:noProof/>
          <w:szCs w:val="24"/>
        </w:rPr>
        <w:tab/>
      </w:r>
      <w:r w:rsidRPr="003F6F36">
        <w:rPr>
          <w:rFonts w:ascii="Calibri" w:hAnsi="Calibri" w:cs="Calibri"/>
          <w:b/>
          <w:bCs/>
          <w:noProof/>
          <w:szCs w:val="24"/>
        </w:rPr>
        <w:t>Algranati D</w:t>
      </w:r>
      <w:r w:rsidRPr="003F6F36">
        <w:rPr>
          <w:rFonts w:ascii="Calibri" w:hAnsi="Calibri" w:cs="Calibri"/>
          <w:noProof/>
          <w:szCs w:val="24"/>
        </w:rPr>
        <w:t xml:space="preserve">, </w:t>
      </w:r>
      <w:r w:rsidRPr="003F6F36">
        <w:rPr>
          <w:rFonts w:ascii="Calibri" w:hAnsi="Calibri" w:cs="Calibri"/>
          <w:b/>
          <w:bCs/>
          <w:noProof/>
          <w:szCs w:val="24"/>
        </w:rPr>
        <w:t>Kassab GS</w:t>
      </w:r>
      <w:r w:rsidRPr="003F6F36">
        <w:rPr>
          <w:rFonts w:ascii="Calibri" w:hAnsi="Calibri" w:cs="Calibri"/>
          <w:noProof/>
          <w:szCs w:val="24"/>
        </w:rPr>
        <w:t xml:space="preserve">, </w:t>
      </w:r>
      <w:r w:rsidRPr="003F6F36">
        <w:rPr>
          <w:rFonts w:ascii="Calibri" w:hAnsi="Calibri" w:cs="Calibri"/>
          <w:b/>
          <w:bCs/>
          <w:noProof/>
          <w:szCs w:val="24"/>
        </w:rPr>
        <w:t>Lanir Y</w:t>
      </w:r>
      <w:r w:rsidRPr="003F6F36">
        <w:rPr>
          <w:rFonts w:ascii="Calibri" w:hAnsi="Calibri" w:cs="Calibri"/>
          <w:noProof/>
          <w:szCs w:val="24"/>
        </w:rPr>
        <w:t xml:space="preserve">. Why is the subendocardium more vulnerable to ischemia? A new paradigm. </w:t>
      </w:r>
      <w:r w:rsidRPr="003F6F36">
        <w:rPr>
          <w:rFonts w:ascii="Calibri" w:hAnsi="Calibri" w:cs="Calibri"/>
          <w:i/>
          <w:iCs/>
          <w:noProof/>
          <w:szCs w:val="24"/>
        </w:rPr>
        <w:t>Am J Physiol - Hear Circ Physiol</w:t>
      </w:r>
      <w:r w:rsidRPr="003F6F36">
        <w:rPr>
          <w:rFonts w:ascii="Calibri" w:hAnsi="Calibri" w:cs="Calibri"/>
          <w:noProof/>
          <w:szCs w:val="24"/>
        </w:rPr>
        <w:t xml:space="preserve"> 300, 2011. doi: 10.1152/ajpheart.00473.2010.</w:t>
      </w:r>
    </w:p>
    <w:p w14:paraId="2915ABAA"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5. </w:t>
      </w:r>
      <w:r w:rsidRPr="003F6F36">
        <w:rPr>
          <w:rFonts w:ascii="Calibri" w:hAnsi="Calibri" w:cs="Calibri"/>
          <w:noProof/>
          <w:szCs w:val="24"/>
        </w:rPr>
        <w:tab/>
      </w:r>
      <w:r w:rsidRPr="003F6F36">
        <w:rPr>
          <w:rFonts w:ascii="Calibri" w:hAnsi="Calibri" w:cs="Calibri"/>
          <w:b/>
          <w:bCs/>
          <w:noProof/>
          <w:szCs w:val="24"/>
        </w:rPr>
        <w:t>Arciero JC</w:t>
      </w:r>
      <w:r w:rsidRPr="003F6F36">
        <w:rPr>
          <w:rFonts w:ascii="Calibri" w:hAnsi="Calibri" w:cs="Calibri"/>
          <w:noProof/>
          <w:szCs w:val="24"/>
        </w:rPr>
        <w:t xml:space="preserve">, </w:t>
      </w:r>
      <w:r w:rsidRPr="003F6F36">
        <w:rPr>
          <w:rFonts w:ascii="Calibri" w:hAnsi="Calibri" w:cs="Calibri"/>
          <w:b/>
          <w:bCs/>
          <w:noProof/>
          <w:szCs w:val="24"/>
        </w:rPr>
        <w:t>Carlson BE</w:t>
      </w:r>
      <w:r w:rsidRPr="003F6F36">
        <w:rPr>
          <w:rFonts w:ascii="Calibri" w:hAnsi="Calibri" w:cs="Calibri"/>
          <w:noProof/>
          <w:szCs w:val="24"/>
        </w:rPr>
        <w:t xml:space="preserve">, </w:t>
      </w:r>
      <w:r w:rsidRPr="003F6F36">
        <w:rPr>
          <w:rFonts w:ascii="Calibri" w:hAnsi="Calibri" w:cs="Calibri"/>
          <w:b/>
          <w:bCs/>
          <w:noProof/>
          <w:szCs w:val="24"/>
        </w:rPr>
        <w:t>Secomb TW</w:t>
      </w:r>
      <w:r w:rsidRPr="003F6F36">
        <w:rPr>
          <w:rFonts w:ascii="Calibri" w:hAnsi="Calibri" w:cs="Calibri"/>
          <w:noProof/>
          <w:szCs w:val="24"/>
        </w:rPr>
        <w:t xml:space="preserve">. Theoretical model of metabolic blood flow regulation: roles of ATP release by red blood cells and conducted responses. </w:t>
      </w:r>
      <w:r w:rsidRPr="003F6F36">
        <w:rPr>
          <w:rFonts w:ascii="Calibri" w:hAnsi="Calibri" w:cs="Calibri"/>
          <w:i/>
          <w:iCs/>
          <w:noProof/>
          <w:szCs w:val="24"/>
        </w:rPr>
        <w:t>Am J Physiol Circ Physiol</w:t>
      </w:r>
      <w:r w:rsidRPr="003F6F36">
        <w:rPr>
          <w:rFonts w:ascii="Calibri" w:hAnsi="Calibri" w:cs="Calibri"/>
          <w:noProof/>
          <w:szCs w:val="24"/>
        </w:rPr>
        <w:t xml:space="preserve"> 295: H1562–H1571, 2008. doi: 10.1152/ajpheart.00261.2008.</w:t>
      </w:r>
    </w:p>
    <w:p w14:paraId="3F676646"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6. </w:t>
      </w:r>
      <w:r w:rsidRPr="003F6F36">
        <w:rPr>
          <w:rFonts w:ascii="Calibri" w:hAnsi="Calibri" w:cs="Calibri"/>
          <w:noProof/>
          <w:szCs w:val="24"/>
        </w:rPr>
        <w:tab/>
      </w:r>
      <w:r w:rsidRPr="003F6F36">
        <w:rPr>
          <w:rFonts w:ascii="Calibri" w:hAnsi="Calibri" w:cs="Calibri"/>
          <w:b/>
          <w:bCs/>
          <w:noProof/>
          <w:szCs w:val="24"/>
        </w:rPr>
        <w:t>Arthurs CJ</w:t>
      </w:r>
      <w:r w:rsidRPr="003F6F36">
        <w:rPr>
          <w:rFonts w:ascii="Calibri" w:hAnsi="Calibri" w:cs="Calibri"/>
          <w:noProof/>
          <w:szCs w:val="24"/>
        </w:rPr>
        <w:t xml:space="preserve">, </w:t>
      </w:r>
      <w:r w:rsidRPr="003F6F36">
        <w:rPr>
          <w:rFonts w:ascii="Calibri" w:hAnsi="Calibri" w:cs="Calibri"/>
          <w:b/>
          <w:bCs/>
          <w:noProof/>
          <w:szCs w:val="24"/>
        </w:rPr>
        <w:t>Lau KD</w:t>
      </w:r>
      <w:r w:rsidRPr="003F6F36">
        <w:rPr>
          <w:rFonts w:ascii="Calibri" w:hAnsi="Calibri" w:cs="Calibri"/>
          <w:noProof/>
          <w:szCs w:val="24"/>
        </w:rPr>
        <w:t xml:space="preserve">, </w:t>
      </w:r>
      <w:r w:rsidRPr="003F6F36">
        <w:rPr>
          <w:rFonts w:ascii="Calibri" w:hAnsi="Calibri" w:cs="Calibri"/>
          <w:b/>
          <w:bCs/>
          <w:noProof/>
          <w:szCs w:val="24"/>
        </w:rPr>
        <w:t>Asrress KN</w:t>
      </w:r>
      <w:r w:rsidRPr="003F6F36">
        <w:rPr>
          <w:rFonts w:ascii="Calibri" w:hAnsi="Calibri" w:cs="Calibri"/>
          <w:noProof/>
          <w:szCs w:val="24"/>
        </w:rPr>
        <w:t xml:space="preserve">, </w:t>
      </w:r>
      <w:r w:rsidRPr="003F6F36">
        <w:rPr>
          <w:rFonts w:ascii="Calibri" w:hAnsi="Calibri" w:cs="Calibri"/>
          <w:b/>
          <w:bCs/>
          <w:noProof/>
          <w:szCs w:val="24"/>
        </w:rPr>
        <w:t>Redwood SR</w:t>
      </w:r>
      <w:r w:rsidRPr="003F6F36">
        <w:rPr>
          <w:rFonts w:ascii="Calibri" w:hAnsi="Calibri" w:cs="Calibri"/>
          <w:noProof/>
          <w:szCs w:val="24"/>
        </w:rPr>
        <w:t xml:space="preserve">, </w:t>
      </w:r>
      <w:r w:rsidRPr="003F6F36">
        <w:rPr>
          <w:rFonts w:ascii="Calibri" w:hAnsi="Calibri" w:cs="Calibri"/>
          <w:b/>
          <w:bCs/>
          <w:noProof/>
          <w:szCs w:val="24"/>
        </w:rPr>
        <w:t>Figueroa CA</w:t>
      </w:r>
      <w:r w:rsidRPr="003F6F36">
        <w:rPr>
          <w:rFonts w:ascii="Calibri" w:hAnsi="Calibri" w:cs="Calibri"/>
          <w:noProof/>
          <w:szCs w:val="24"/>
        </w:rPr>
        <w:t xml:space="preserve">. A mathematical model of coronary blood flow control: simulation of patient-specific three-dimensional hemodynamics during exercise. </w:t>
      </w:r>
      <w:r w:rsidRPr="003F6F36">
        <w:rPr>
          <w:rFonts w:ascii="Calibri" w:hAnsi="Calibri" w:cs="Calibri"/>
          <w:i/>
          <w:iCs/>
          <w:noProof/>
          <w:szCs w:val="24"/>
        </w:rPr>
        <w:t>Am J Physiol Circ Physiol</w:t>
      </w:r>
      <w:r w:rsidRPr="003F6F36">
        <w:rPr>
          <w:rFonts w:ascii="Calibri" w:hAnsi="Calibri" w:cs="Calibri"/>
          <w:noProof/>
          <w:szCs w:val="24"/>
        </w:rPr>
        <w:t xml:space="preserve"> 310: H1242–H1258, 2016. doi: 10.1152/ajpheart.00517.2015.</w:t>
      </w:r>
    </w:p>
    <w:p w14:paraId="7CCB4E86"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7. </w:t>
      </w:r>
      <w:r w:rsidRPr="003F6F36">
        <w:rPr>
          <w:rFonts w:ascii="Calibri" w:hAnsi="Calibri" w:cs="Calibri"/>
          <w:noProof/>
          <w:szCs w:val="24"/>
        </w:rPr>
        <w:tab/>
      </w:r>
      <w:r w:rsidRPr="003F6F36">
        <w:rPr>
          <w:rFonts w:ascii="Calibri" w:hAnsi="Calibri" w:cs="Calibri"/>
          <w:b/>
          <w:bCs/>
          <w:noProof/>
          <w:szCs w:val="24"/>
        </w:rPr>
        <w:t>Arts T</w:t>
      </w:r>
      <w:r w:rsidRPr="003F6F36">
        <w:rPr>
          <w:rFonts w:ascii="Calibri" w:hAnsi="Calibri" w:cs="Calibri"/>
          <w:noProof/>
          <w:szCs w:val="24"/>
        </w:rPr>
        <w:t xml:space="preserve">, </w:t>
      </w:r>
      <w:r w:rsidRPr="003F6F36">
        <w:rPr>
          <w:rFonts w:ascii="Calibri" w:hAnsi="Calibri" w:cs="Calibri"/>
          <w:b/>
          <w:bCs/>
          <w:noProof/>
          <w:szCs w:val="24"/>
        </w:rPr>
        <w:t>Reneman RS</w:t>
      </w:r>
      <w:r w:rsidRPr="003F6F36">
        <w:rPr>
          <w:rFonts w:ascii="Calibri" w:hAnsi="Calibri" w:cs="Calibri"/>
          <w:noProof/>
          <w:szCs w:val="24"/>
        </w:rPr>
        <w:t xml:space="preserve">. Interaction Between Intramyocardial Pressure (IMP) and Myocardial Circulation. </w:t>
      </w:r>
      <w:r w:rsidRPr="003F6F36">
        <w:rPr>
          <w:rFonts w:ascii="Calibri" w:hAnsi="Calibri" w:cs="Calibri"/>
          <w:i/>
          <w:iCs/>
          <w:noProof/>
          <w:szCs w:val="24"/>
        </w:rPr>
        <w:t>J Biomech Eng</w:t>
      </w:r>
      <w:r w:rsidRPr="003F6F36">
        <w:rPr>
          <w:rFonts w:ascii="Calibri" w:hAnsi="Calibri" w:cs="Calibri"/>
          <w:noProof/>
          <w:szCs w:val="24"/>
        </w:rPr>
        <w:t xml:space="preserve"> 107: 51, 1985. doi: 10.1115/1.3138520.</w:t>
      </w:r>
    </w:p>
    <w:p w14:paraId="1E9070F4"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8. </w:t>
      </w:r>
      <w:r w:rsidRPr="003F6F36">
        <w:rPr>
          <w:rFonts w:ascii="Calibri" w:hAnsi="Calibri" w:cs="Calibri"/>
          <w:noProof/>
          <w:szCs w:val="24"/>
        </w:rPr>
        <w:tab/>
      </w:r>
      <w:r w:rsidRPr="003F6F36">
        <w:rPr>
          <w:rFonts w:ascii="Calibri" w:hAnsi="Calibri" w:cs="Calibri"/>
          <w:b/>
          <w:bCs/>
          <w:noProof/>
          <w:szCs w:val="24"/>
        </w:rPr>
        <w:t>Ashikawa K</w:t>
      </w:r>
      <w:r w:rsidRPr="003F6F36">
        <w:rPr>
          <w:rFonts w:ascii="Calibri" w:hAnsi="Calibri" w:cs="Calibri"/>
          <w:noProof/>
          <w:szCs w:val="24"/>
        </w:rPr>
        <w:t xml:space="preserve">, </w:t>
      </w:r>
      <w:r w:rsidRPr="003F6F36">
        <w:rPr>
          <w:rFonts w:ascii="Calibri" w:hAnsi="Calibri" w:cs="Calibri"/>
          <w:b/>
          <w:bCs/>
          <w:noProof/>
          <w:szCs w:val="24"/>
        </w:rPr>
        <w:t>Kanatsuka H</w:t>
      </w:r>
      <w:r w:rsidRPr="003F6F36">
        <w:rPr>
          <w:rFonts w:ascii="Calibri" w:hAnsi="Calibri" w:cs="Calibri"/>
          <w:noProof/>
          <w:szCs w:val="24"/>
        </w:rPr>
        <w:t xml:space="preserve">, </w:t>
      </w:r>
      <w:r w:rsidRPr="003F6F36">
        <w:rPr>
          <w:rFonts w:ascii="Calibri" w:hAnsi="Calibri" w:cs="Calibri"/>
          <w:b/>
          <w:bCs/>
          <w:noProof/>
          <w:szCs w:val="24"/>
        </w:rPr>
        <w:t>Suzuki T</w:t>
      </w:r>
      <w:r w:rsidRPr="003F6F36">
        <w:rPr>
          <w:rFonts w:ascii="Calibri" w:hAnsi="Calibri" w:cs="Calibri"/>
          <w:noProof/>
          <w:szCs w:val="24"/>
        </w:rPr>
        <w:t xml:space="preserve">, </w:t>
      </w:r>
      <w:r w:rsidRPr="003F6F36">
        <w:rPr>
          <w:rFonts w:ascii="Calibri" w:hAnsi="Calibri" w:cs="Calibri"/>
          <w:b/>
          <w:bCs/>
          <w:noProof/>
          <w:szCs w:val="24"/>
        </w:rPr>
        <w:t>Takishima T</w:t>
      </w:r>
      <w:r w:rsidRPr="003F6F36">
        <w:rPr>
          <w:rFonts w:ascii="Calibri" w:hAnsi="Calibri" w:cs="Calibri"/>
          <w:noProof/>
          <w:szCs w:val="24"/>
        </w:rPr>
        <w:t xml:space="preserve">. Phasic blood flow velocity pattern in epimyocardial microvessels in the beating canine left ventricle. </w:t>
      </w:r>
      <w:r w:rsidRPr="003F6F36">
        <w:rPr>
          <w:rFonts w:ascii="Calibri" w:hAnsi="Calibri" w:cs="Calibri"/>
          <w:i/>
          <w:iCs/>
          <w:noProof/>
          <w:szCs w:val="24"/>
        </w:rPr>
        <w:t>Circ Res</w:t>
      </w:r>
      <w:r w:rsidRPr="003F6F36">
        <w:rPr>
          <w:rFonts w:ascii="Calibri" w:hAnsi="Calibri" w:cs="Calibri"/>
          <w:noProof/>
          <w:szCs w:val="24"/>
        </w:rPr>
        <w:t xml:space="preserve"> 59: 704–711, 1986. doi: 10.1161/01.RES.59.6.704.</w:t>
      </w:r>
    </w:p>
    <w:p w14:paraId="264A074D"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9. </w:t>
      </w:r>
      <w:r w:rsidRPr="003F6F36">
        <w:rPr>
          <w:rFonts w:ascii="Calibri" w:hAnsi="Calibri" w:cs="Calibri"/>
          <w:noProof/>
          <w:szCs w:val="24"/>
        </w:rPr>
        <w:tab/>
      </w:r>
      <w:r w:rsidRPr="003F6F36">
        <w:rPr>
          <w:rFonts w:ascii="Calibri" w:hAnsi="Calibri" w:cs="Calibri"/>
          <w:b/>
          <w:bCs/>
          <w:noProof/>
          <w:szCs w:val="24"/>
        </w:rPr>
        <w:t>Baek S</w:t>
      </w:r>
      <w:r w:rsidRPr="003F6F36">
        <w:rPr>
          <w:rFonts w:ascii="Calibri" w:hAnsi="Calibri" w:cs="Calibri"/>
          <w:noProof/>
          <w:szCs w:val="24"/>
        </w:rPr>
        <w:t xml:space="preserve">, </w:t>
      </w:r>
      <w:r w:rsidRPr="003F6F36">
        <w:rPr>
          <w:rFonts w:ascii="Calibri" w:hAnsi="Calibri" w:cs="Calibri"/>
          <w:b/>
          <w:bCs/>
          <w:noProof/>
          <w:szCs w:val="24"/>
        </w:rPr>
        <w:t>Rajagopal KR</w:t>
      </w:r>
      <w:r w:rsidRPr="003F6F36">
        <w:rPr>
          <w:rFonts w:ascii="Calibri" w:hAnsi="Calibri" w:cs="Calibri"/>
          <w:noProof/>
          <w:szCs w:val="24"/>
        </w:rPr>
        <w:t xml:space="preserve">, </w:t>
      </w:r>
      <w:r w:rsidRPr="003F6F36">
        <w:rPr>
          <w:rFonts w:ascii="Calibri" w:hAnsi="Calibri" w:cs="Calibri"/>
          <w:b/>
          <w:bCs/>
          <w:noProof/>
          <w:szCs w:val="24"/>
        </w:rPr>
        <w:t>Humphrey JD</w:t>
      </w:r>
      <w:r w:rsidRPr="003F6F36">
        <w:rPr>
          <w:rFonts w:ascii="Calibri" w:hAnsi="Calibri" w:cs="Calibri"/>
          <w:noProof/>
          <w:szCs w:val="24"/>
        </w:rPr>
        <w:t xml:space="preserve">. A Theoretical Model of Enlarging Intracranial Fusiform Aneurysms. </w:t>
      </w:r>
      <w:r w:rsidRPr="003F6F36">
        <w:rPr>
          <w:rFonts w:ascii="Calibri" w:hAnsi="Calibri" w:cs="Calibri"/>
          <w:i/>
          <w:iCs/>
          <w:noProof/>
          <w:szCs w:val="24"/>
        </w:rPr>
        <w:t>J Biomech Eng</w:t>
      </w:r>
      <w:r w:rsidRPr="003F6F36">
        <w:rPr>
          <w:rFonts w:ascii="Calibri" w:hAnsi="Calibri" w:cs="Calibri"/>
          <w:noProof/>
          <w:szCs w:val="24"/>
        </w:rPr>
        <w:t xml:space="preserve"> 128: 142, 2006. doi: 10.1115/1.2132374.</w:t>
      </w:r>
    </w:p>
    <w:p w14:paraId="0106D378"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10. </w:t>
      </w:r>
      <w:r w:rsidRPr="003F6F36">
        <w:rPr>
          <w:rFonts w:ascii="Calibri" w:hAnsi="Calibri" w:cs="Calibri"/>
          <w:noProof/>
          <w:szCs w:val="24"/>
        </w:rPr>
        <w:tab/>
      </w:r>
      <w:r w:rsidRPr="003F6F36">
        <w:rPr>
          <w:rFonts w:ascii="Calibri" w:hAnsi="Calibri" w:cs="Calibri"/>
          <w:b/>
          <w:bCs/>
          <w:noProof/>
          <w:szCs w:val="24"/>
        </w:rPr>
        <w:t>Baek S</w:t>
      </w:r>
      <w:r w:rsidRPr="003F6F36">
        <w:rPr>
          <w:rFonts w:ascii="Calibri" w:hAnsi="Calibri" w:cs="Calibri"/>
          <w:noProof/>
          <w:szCs w:val="24"/>
        </w:rPr>
        <w:t xml:space="preserve">, </w:t>
      </w:r>
      <w:r w:rsidRPr="003F6F36">
        <w:rPr>
          <w:rFonts w:ascii="Calibri" w:hAnsi="Calibri" w:cs="Calibri"/>
          <w:b/>
          <w:bCs/>
          <w:noProof/>
          <w:szCs w:val="24"/>
        </w:rPr>
        <w:t>Valentín A</w:t>
      </w:r>
      <w:r w:rsidRPr="003F6F36">
        <w:rPr>
          <w:rFonts w:ascii="Calibri" w:hAnsi="Calibri" w:cs="Calibri"/>
          <w:noProof/>
          <w:szCs w:val="24"/>
        </w:rPr>
        <w:t xml:space="preserve">, </w:t>
      </w:r>
      <w:r w:rsidRPr="003F6F36">
        <w:rPr>
          <w:rFonts w:ascii="Calibri" w:hAnsi="Calibri" w:cs="Calibri"/>
          <w:b/>
          <w:bCs/>
          <w:noProof/>
          <w:szCs w:val="24"/>
        </w:rPr>
        <w:t>Humphrey JD</w:t>
      </w:r>
      <w:r w:rsidRPr="003F6F36">
        <w:rPr>
          <w:rFonts w:ascii="Calibri" w:hAnsi="Calibri" w:cs="Calibri"/>
          <w:noProof/>
          <w:szCs w:val="24"/>
        </w:rPr>
        <w:t xml:space="preserve">. Biochemomechanics of Cerebral Vasospasm and its Resolution: II. Constitutive Relations and Model Simulations. </w:t>
      </w:r>
      <w:r w:rsidRPr="003F6F36">
        <w:rPr>
          <w:rFonts w:ascii="Calibri" w:hAnsi="Calibri" w:cs="Calibri"/>
          <w:i/>
          <w:iCs/>
          <w:noProof/>
          <w:szCs w:val="24"/>
        </w:rPr>
        <w:t>Ann Biomed Eng</w:t>
      </w:r>
      <w:r w:rsidRPr="003F6F36">
        <w:rPr>
          <w:rFonts w:ascii="Calibri" w:hAnsi="Calibri" w:cs="Calibri"/>
          <w:noProof/>
          <w:szCs w:val="24"/>
        </w:rPr>
        <w:t xml:space="preserve"> 35: 1498, 2007. doi: 10.1007/s10439-007-9322-x.</w:t>
      </w:r>
    </w:p>
    <w:p w14:paraId="7DEB426F"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11. </w:t>
      </w:r>
      <w:r w:rsidRPr="003F6F36">
        <w:rPr>
          <w:rFonts w:ascii="Calibri" w:hAnsi="Calibri" w:cs="Calibri"/>
          <w:noProof/>
          <w:szCs w:val="24"/>
        </w:rPr>
        <w:tab/>
      </w:r>
      <w:r w:rsidRPr="003F6F36">
        <w:rPr>
          <w:rFonts w:ascii="Calibri" w:hAnsi="Calibri" w:cs="Calibri"/>
          <w:b/>
          <w:bCs/>
          <w:noProof/>
          <w:szCs w:val="24"/>
        </w:rPr>
        <w:t>Ball RM</w:t>
      </w:r>
      <w:r w:rsidRPr="003F6F36">
        <w:rPr>
          <w:rFonts w:ascii="Calibri" w:hAnsi="Calibri" w:cs="Calibri"/>
          <w:noProof/>
          <w:szCs w:val="24"/>
        </w:rPr>
        <w:t xml:space="preserve">, </w:t>
      </w:r>
      <w:r w:rsidRPr="003F6F36">
        <w:rPr>
          <w:rFonts w:ascii="Calibri" w:hAnsi="Calibri" w:cs="Calibri"/>
          <w:b/>
          <w:bCs/>
          <w:noProof/>
          <w:szCs w:val="24"/>
        </w:rPr>
        <w:t>Bache RJ</w:t>
      </w:r>
      <w:r w:rsidRPr="003F6F36">
        <w:rPr>
          <w:rFonts w:ascii="Calibri" w:hAnsi="Calibri" w:cs="Calibri"/>
          <w:noProof/>
          <w:szCs w:val="24"/>
        </w:rPr>
        <w:t xml:space="preserve">. Distribution of myocardial blood flow in the exercising dog with restricted coronary artery inflow. [Online]. </w:t>
      </w:r>
      <w:r w:rsidRPr="003F6F36">
        <w:rPr>
          <w:rFonts w:ascii="Calibri" w:hAnsi="Calibri" w:cs="Calibri"/>
          <w:i/>
          <w:iCs/>
          <w:noProof/>
          <w:szCs w:val="24"/>
        </w:rPr>
        <w:t>Circ Res</w:t>
      </w:r>
      <w:r w:rsidRPr="003F6F36">
        <w:rPr>
          <w:rFonts w:ascii="Calibri" w:hAnsi="Calibri" w:cs="Calibri"/>
          <w:noProof/>
          <w:szCs w:val="24"/>
        </w:rPr>
        <w:t xml:space="preserve"> 38: 60–6, 1976. http://www.ncbi.nlm.nih.gov/pubmed/1245021 [4 Apr. 2019].</w:t>
      </w:r>
    </w:p>
    <w:p w14:paraId="4560A418"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12. </w:t>
      </w:r>
      <w:r w:rsidRPr="003F6F36">
        <w:rPr>
          <w:rFonts w:ascii="Calibri" w:hAnsi="Calibri" w:cs="Calibri"/>
          <w:noProof/>
          <w:szCs w:val="24"/>
        </w:rPr>
        <w:tab/>
      </w:r>
      <w:r w:rsidRPr="003F6F36">
        <w:rPr>
          <w:rFonts w:ascii="Calibri" w:hAnsi="Calibri" w:cs="Calibri"/>
          <w:b/>
          <w:bCs/>
          <w:noProof/>
          <w:szCs w:val="24"/>
        </w:rPr>
        <w:t>Beard DA</w:t>
      </w:r>
      <w:r w:rsidRPr="003F6F36">
        <w:rPr>
          <w:rFonts w:ascii="Calibri" w:hAnsi="Calibri" w:cs="Calibri"/>
          <w:noProof/>
          <w:szCs w:val="24"/>
        </w:rPr>
        <w:t xml:space="preserve">, </w:t>
      </w:r>
      <w:r w:rsidRPr="003F6F36">
        <w:rPr>
          <w:rFonts w:ascii="Calibri" w:hAnsi="Calibri" w:cs="Calibri"/>
          <w:b/>
          <w:bCs/>
          <w:noProof/>
          <w:szCs w:val="24"/>
        </w:rPr>
        <w:t>Bassingthwaighte JB</w:t>
      </w:r>
      <w:r w:rsidRPr="003F6F36">
        <w:rPr>
          <w:rFonts w:ascii="Calibri" w:hAnsi="Calibri" w:cs="Calibri"/>
          <w:noProof/>
          <w:szCs w:val="24"/>
        </w:rPr>
        <w:t xml:space="preserve">. The Fractal Nature of Myocardial Blood Flow Emerges from a Whole-Organ Model of Arterial Network. </w:t>
      </w:r>
      <w:r w:rsidRPr="003F6F36">
        <w:rPr>
          <w:rFonts w:ascii="Calibri" w:hAnsi="Calibri" w:cs="Calibri"/>
          <w:i/>
          <w:iCs/>
          <w:noProof/>
          <w:szCs w:val="24"/>
        </w:rPr>
        <w:t>J Vasc Res</w:t>
      </w:r>
      <w:r w:rsidRPr="003F6F36">
        <w:rPr>
          <w:rFonts w:ascii="Calibri" w:hAnsi="Calibri" w:cs="Calibri"/>
          <w:noProof/>
          <w:szCs w:val="24"/>
        </w:rPr>
        <w:t xml:space="preserve"> 37: 282–296, 2000. doi: 10.1159/000025742.</w:t>
      </w:r>
    </w:p>
    <w:p w14:paraId="27841732"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13. </w:t>
      </w:r>
      <w:r w:rsidRPr="003F6F36">
        <w:rPr>
          <w:rFonts w:ascii="Calibri" w:hAnsi="Calibri" w:cs="Calibri"/>
          <w:noProof/>
          <w:szCs w:val="24"/>
        </w:rPr>
        <w:tab/>
      </w:r>
      <w:r w:rsidRPr="003F6F36">
        <w:rPr>
          <w:rFonts w:ascii="Calibri" w:hAnsi="Calibri" w:cs="Calibri"/>
          <w:b/>
          <w:bCs/>
          <w:noProof/>
          <w:szCs w:val="24"/>
        </w:rPr>
        <w:t>Camici PG</w:t>
      </w:r>
      <w:r w:rsidRPr="003F6F36">
        <w:rPr>
          <w:rFonts w:ascii="Calibri" w:hAnsi="Calibri" w:cs="Calibri"/>
          <w:noProof/>
          <w:szCs w:val="24"/>
        </w:rPr>
        <w:t xml:space="preserve">, </w:t>
      </w:r>
      <w:r w:rsidRPr="003F6F36">
        <w:rPr>
          <w:rFonts w:ascii="Calibri" w:hAnsi="Calibri" w:cs="Calibri"/>
          <w:b/>
          <w:bCs/>
          <w:noProof/>
          <w:szCs w:val="24"/>
        </w:rPr>
        <w:t>Crea F</w:t>
      </w:r>
      <w:r w:rsidRPr="003F6F36">
        <w:rPr>
          <w:rFonts w:ascii="Calibri" w:hAnsi="Calibri" w:cs="Calibri"/>
          <w:noProof/>
          <w:szCs w:val="24"/>
        </w:rPr>
        <w:t xml:space="preserve">. Coronary Microvascular Dysfunction. </w:t>
      </w:r>
      <w:r w:rsidRPr="003F6F36">
        <w:rPr>
          <w:rFonts w:ascii="Calibri" w:hAnsi="Calibri" w:cs="Calibri"/>
          <w:i/>
          <w:iCs/>
          <w:noProof/>
          <w:szCs w:val="24"/>
        </w:rPr>
        <w:t>N Engl J Med</w:t>
      </w:r>
      <w:r w:rsidRPr="003F6F36">
        <w:rPr>
          <w:rFonts w:ascii="Calibri" w:hAnsi="Calibri" w:cs="Calibri"/>
          <w:noProof/>
          <w:szCs w:val="24"/>
        </w:rPr>
        <w:t xml:space="preserve"> 356: 830–840, 2007. doi: 10.1056/NEJMra061889.</w:t>
      </w:r>
    </w:p>
    <w:p w14:paraId="117A90EA"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14. </w:t>
      </w:r>
      <w:r w:rsidRPr="003F6F36">
        <w:rPr>
          <w:rFonts w:ascii="Calibri" w:hAnsi="Calibri" w:cs="Calibri"/>
          <w:noProof/>
          <w:szCs w:val="24"/>
        </w:rPr>
        <w:tab/>
      </w:r>
      <w:r w:rsidRPr="003F6F36">
        <w:rPr>
          <w:rFonts w:ascii="Calibri" w:hAnsi="Calibri" w:cs="Calibri"/>
          <w:b/>
          <w:bCs/>
          <w:noProof/>
          <w:szCs w:val="24"/>
        </w:rPr>
        <w:t>Canty JM</w:t>
      </w:r>
      <w:r w:rsidRPr="003F6F36">
        <w:rPr>
          <w:rFonts w:ascii="Calibri" w:hAnsi="Calibri" w:cs="Calibri"/>
          <w:noProof/>
          <w:szCs w:val="24"/>
        </w:rPr>
        <w:t xml:space="preserve">. Coronary pressure-function and steady-state pressure-flow relations during autoregulation in the unanesthetized dog. </w:t>
      </w:r>
      <w:r w:rsidRPr="003F6F36">
        <w:rPr>
          <w:rFonts w:ascii="Calibri" w:hAnsi="Calibri" w:cs="Calibri"/>
          <w:i/>
          <w:iCs/>
          <w:noProof/>
          <w:szCs w:val="24"/>
        </w:rPr>
        <w:t>Circ Res</w:t>
      </w:r>
      <w:r w:rsidRPr="003F6F36">
        <w:rPr>
          <w:rFonts w:ascii="Calibri" w:hAnsi="Calibri" w:cs="Calibri"/>
          <w:noProof/>
          <w:szCs w:val="24"/>
        </w:rPr>
        <w:t xml:space="preserve"> 63: 821–836, 1988. doi: 10.1161/01.RES.63.4.821.</w:t>
      </w:r>
    </w:p>
    <w:p w14:paraId="261619E1"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15. </w:t>
      </w:r>
      <w:r w:rsidRPr="003F6F36">
        <w:rPr>
          <w:rFonts w:ascii="Calibri" w:hAnsi="Calibri" w:cs="Calibri"/>
          <w:noProof/>
          <w:szCs w:val="24"/>
        </w:rPr>
        <w:tab/>
      </w:r>
      <w:r w:rsidRPr="003F6F36">
        <w:rPr>
          <w:rFonts w:ascii="Calibri" w:hAnsi="Calibri" w:cs="Calibri"/>
          <w:b/>
          <w:bCs/>
          <w:noProof/>
          <w:szCs w:val="24"/>
        </w:rPr>
        <w:t>Carlson BE</w:t>
      </w:r>
      <w:r w:rsidRPr="003F6F36">
        <w:rPr>
          <w:rFonts w:ascii="Calibri" w:hAnsi="Calibri" w:cs="Calibri"/>
          <w:noProof/>
          <w:szCs w:val="24"/>
        </w:rPr>
        <w:t xml:space="preserve">, </w:t>
      </w:r>
      <w:r w:rsidRPr="003F6F36">
        <w:rPr>
          <w:rFonts w:ascii="Calibri" w:hAnsi="Calibri" w:cs="Calibri"/>
          <w:b/>
          <w:bCs/>
          <w:noProof/>
          <w:szCs w:val="24"/>
        </w:rPr>
        <w:t>Arciero JC</w:t>
      </w:r>
      <w:r w:rsidRPr="003F6F36">
        <w:rPr>
          <w:rFonts w:ascii="Calibri" w:hAnsi="Calibri" w:cs="Calibri"/>
          <w:noProof/>
          <w:szCs w:val="24"/>
        </w:rPr>
        <w:t xml:space="preserve">, </w:t>
      </w:r>
      <w:r w:rsidRPr="003F6F36">
        <w:rPr>
          <w:rFonts w:ascii="Calibri" w:hAnsi="Calibri" w:cs="Calibri"/>
          <w:b/>
          <w:bCs/>
          <w:noProof/>
          <w:szCs w:val="24"/>
        </w:rPr>
        <w:t>Secomb TW</w:t>
      </w:r>
      <w:r w:rsidRPr="003F6F36">
        <w:rPr>
          <w:rFonts w:ascii="Calibri" w:hAnsi="Calibri" w:cs="Calibri"/>
          <w:noProof/>
          <w:szCs w:val="24"/>
        </w:rPr>
        <w:t xml:space="preserve">. Theoretical model of blood flow autoregulation: roles of myogenic, shear-dependent, and metabolic responses. </w:t>
      </w:r>
      <w:r w:rsidRPr="003F6F36">
        <w:rPr>
          <w:rFonts w:ascii="Calibri" w:hAnsi="Calibri" w:cs="Calibri"/>
          <w:i/>
          <w:iCs/>
          <w:noProof/>
          <w:szCs w:val="24"/>
        </w:rPr>
        <w:t>Am J Physiol Circ Physiol</w:t>
      </w:r>
      <w:r w:rsidRPr="003F6F36">
        <w:rPr>
          <w:rFonts w:ascii="Calibri" w:hAnsi="Calibri" w:cs="Calibri"/>
          <w:noProof/>
          <w:szCs w:val="24"/>
        </w:rPr>
        <w:t xml:space="preserve"> 295: H1572–</w:t>
      </w:r>
      <w:r w:rsidRPr="003F6F36">
        <w:rPr>
          <w:rFonts w:ascii="Calibri" w:hAnsi="Calibri" w:cs="Calibri"/>
          <w:noProof/>
          <w:szCs w:val="24"/>
        </w:rPr>
        <w:lastRenderedPageBreak/>
        <w:t>H1579, 2008. doi: 10.1152/ajpheart.00262.2008.</w:t>
      </w:r>
    </w:p>
    <w:p w14:paraId="38EBA168"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16. </w:t>
      </w:r>
      <w:r w:rsidRPr="003F6F36">
        <w:rPr>
          <w:rFonts w:ascii="Calibri" w:hAnsi="Calibri" w:cs="Calibri"/>
          <w:noProof/>
          <w:szCs w:val="24"/>
        </w:rPr>
        <w:tab/>
      </w:r>
      <w:r w:rsidRPr="003F6F36">
        <w:rPr>
          <w:rFonts w:ascii="Calibri" w:hAnsi="Calibri" w:cs="Calibri"/>
          <w:b/>
          <w:bCs/>
          <w:noProof/>
          <w:szCs w:val="24"/>
        </w:rPr>
        <w:t>Chilian WM</w:t>
      </w:r>
      <w:r w:rsidRPr="003F6F36">
        <w:rPr>
          <w:rFonts w:ascii="Calibri" w:hAnsi="Calibri" w:cs="Calibri"/>
          <w:noProof/>
          <w:szCs w:val="24"/>
        </w:rPr>
        <w:t xml:space="preserve">, </w:t>
      </w:r>
      <w:r w:rsidRPr="003F6F36">
        <w:rPr>
          <w:rFonts w:ascii="Calibri" w:hAnsi="Calibri" w:cs="Calibri"/>
          <w:b/>
          <w:bCs/>
          <w:noProof/>
          <w:szCs w:val="24"/>
        </w:rPr>
        <w:t>Layne SM</w:t>
      </w:r>
      <w:r w:rsidRPr="003F6F36">
        <w:rPr>
          <w:rFonts w:ascii="Calibri" w:hAnsi="Calibri" w:cs="Calibri"/>
          <w:noProof/>
          <w:szCs w:val="24"/>
        </w:rPr>
        <w:t xml:space="preserve">. Coronary microvascular responses to reductions in perfusion pressure. Evidence for persistent arteriolar vasomotor tone during coronary hypoperfusion. </w:t>
      </w:r>
      <w:r w:rsidRPr="003F6F36">
        <w:rPr>
          <w:rFonts w:ascii="Calibri" w:hAnsi="Calibri" w:cs="Calibri"/>
          <w:i/>
          <w:iCs/>
          <w:noProof/>
          <w:szCs w:val="24"/>
        </w:rPr>
        <w:t>Circ Res</w:t>
      </w:r>
      <w:r w:rsidRPr="003F6F36">
        <w:rPr>
          <w:rFonts w:ascii="Calibri" w:hAnsi="Calibri" w:cs="Calibri"/>
          <w:noProof/>
          <w:szCs w:val="24"/>
        </w:rPr>
        <w:t xml:space="preserve"> 66: 1227–1238, 1990. doi: 10.1161/01.RES.66.5.1227.</w:t>
      </w:r>
    </w:p>
    <w:p w14:paraId="429BF65C"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17. </w:t>
      </w:r>
      <w:r w:rsidRPr="003F6F36">
        <w:rPr>
          <w:rFonts w:ascii="Calibri" w:hAnsi="Calibri" w:cs="Calibri"/>
          <w:noProof/>
          <w:szCs w:val="24"/>
        </w:rPr>
        <w:tab/>
      </w:r>
      <w:r w:rsidRPr="003F6F36">
        <w:rPr>
          <w:rFonts w:ascii="Calibri" w:hAnsi="Calibri" w:cs="Calibri"/>
          <w:b/>
          <w:bCs/>
          <w:noProof/>
          <w:szCs w:val="24"/>
        </w:rPr>
        <w:t>Clifford PS</w:t>
      </w:r>
      <w:r w:rsidRPr="003F6F36">
        <w:rPr>
          <w:rFonts w:ascii="Calibri" w:hAnsi="Calibri" w:cs="Calibri"/>
          <w:noProof/>
          <w:szCs w:val="24"/>
        </w:rPr>
        <w:t xml:space="preserve">, </w:t>
      </w:r>
      <w:r w:rsidRPr="003F6F36">
        <w:rPr>
          <w:rFonts w:ascii="Calibri" w:hAnsi="Calibri" w:cs="Calibri"/>
          <w:b/>
          <w:bCs/>
          <w:noProof/>
          <w:szCs w:val="24"/>
        </w:rPr>
        <w:t>Kluess HA</w:t>
      </w:r>
      <w:r w:rsidRPr="003F6F36">
        <w:rPr>
          <w:rFonts w:ascii="Calibri" w:hAnsi="Calibri" w:cs="Calibri"/>
          <w:noProof/>
          <w:szCs w:val="24"/>
        </w:rPr>
        <w:t xml:space="preserve">, </w:t>
      </w:r>
      <w:r w:rsidRPr="003F6F36">
        <w:rPr>
          <w:rFonts w:ascii="Calibri" w:hAnsi="Calibri" w:cs="Calibri"/>
          <w:b/>
          <w:bCs/>
          <w:noProof/>
          <w:szCs w:val="24"/>
        </w:rPr>
        <w:t>Hamann JJ</w:t>
      </w:r>
      <w:r w:rsidRPr="003F6F36">
        <w:rPr>
          <w:rFonts w:ascii="Calibri" w:hAnsi="Calibri" w:cs="Calibri"/>
          <w:noProof/>
          <w:szCs w:val="24"/>
        </w:rPr>
        <w:t xml:space="preserve">, </w:t>
      </w:r>
      <w:r w:rsidRPr="003F6F36">
        <w:rPr>
          <w:rFonts w:ascii="Calibri" w:hAnsi="Calibri" w:cs="Calibri"/>
          <w:b/>
          <w:bCs/>
          <w:noProof/>
          <w:szCs w:val="24"/>
        </w:rPr>
        <w:t>Buckwalter JB</w:t>
      </w:r>
      <w:r w:rsidRPr="003F6F36">
        <w:rPr>
          <w:rFonts w:ascii="Calibri" w:hAnsi="Calibri" w:cs="Calibri"/>
          <w:noProof/>
          <w:szCs w:val="24"/>
        </w:rPr>
        <w:t xml:space="preserve">, </w:t>
      </w:r>
      <w:r w:rsidRPr="003F6F36">
        <w:rPr>
          <w:rFonts w:ascii="Calibri" w:hAnsi="Calibri" w:cs="Calibri"/>
          <w:b/>
          <w:bCs/>
          <w:noProof/>
          <w:szCs w:val="24"/>
        </w:rPr>
        <w:t>Jasperse JL</w:t>
      </w:r>
      <w:r w:rsidRPr="003F6F36">
        <w:rPr>
          <w:rFonts w:ascii="Calibri" w:hAnsi="Calibri" w:cs="Calibri"/>
          <w:noProof/>
          <w:szCs w:val="24"/>
        </w:rPr>
        <w:t xml:space="preserve">. Mechanical compression elicits vasodilatation in rat skeletal muscle feed arteries. </w:t>
      </w:r>
      <w:r w:rsidRPr="003F6F36">
        <w:rPr>
          <w:rFonts w:ascii="Calibri" w:hAnsi="Calibri" w:cs="Calibri"/>
          <w:i/>
          <w:iCs/>
          <w:noProof/>
          <w:szCs w:val="24"/>
        </w:rPr>
        <w:t>J Physiol</w:t>
      </w:r>
      <w:r w:rsidRPr="003F6F36">
        <w:rPr>
          <w:rFonts w:ascii="Calibri" w:hAnsi="Calibri" w:cs="Calibri"/>
          <w:noProof/>
          <w:szCs w:val="24"/>
        </w:rPr>
        <w:t xml:space="preserve"> 572: 561–567, 2006. doi: 10.1113/jphysiol.2005.099507.</w:t>
      </w:r>
    </w:p>
    <w:p w14:paraId="7447109E"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18. </w:t>
      </w:r>
      <w:r w:rsidRPr="003F6F36">
        <w:rPr>
          <w:rFonts w:ascii="Calibri" w:hAnsi="Calibri" w:cs="Calibri"/>
          <w:noProof/>
          <w:szCs w:val="24"/>
        </w:rPr>
        <w:tab/>
      </w:r>
      <w:r w:rsidRPr="003F6F36">
        <w:rPr>
          <w:rFonts w:ascii="Calibri" w:hAnsi="Calibri" w:cs="Calibri"/>
          <w:b/>
          <w:bCs/>
          <w:noProof/>
          <w:szCs w:val="24"/>
        </w:rPr>
        <w:t>Cornelissen AJM</w:t>
      </w:r>
      <w:r w:rsidRPr="003F6F36">
        <w:rPr>
          <w:rFonts w:ascii="Calibri" w:hAnsi="Calibri" w:cs="Calibri"/>
          <w:noProof/>
          <w:szCs w:val="24"/>
        </w:rPr>
        <w:t xml:space="preserve">, </w:t>
      </w:r>
      <w:r w:rsidRPr="003F6F36">
        <w:rPr>
          <w:rFonts w:ascii="Calibri" w:hAnsi="Calibri" w:cs="Calibri"/>
          <w:b/>
          <w:bCs/>
          <w:noProof/>
          <w:szCs w:val="24"/>
        </w:rPr>
        <w:t>Dankelman J</w:t>
      </w:r>
      <w:r w:rsidRPr="003F6F36">
        <w:rPr>
          <w:rFonts w:ascii="Calibri" w:hAnsi="Calibri" w:cs="Calibri"/>
          <w:noProof/>
          <w:szCs w:val="24"/>
        </w:rPr>
        <w:t xml:space="preserve">, </w:t>
      </w:r>
      <w:r w:rsidRPr="003F6F36">
        <w:rPr>
          <w:rFonts w:ascii="Calibri" w:hAnsi="Calibri" w:cs="Calibri"/>
          <w:b/>
          <w:bCs/>
          <w:noProof/>
          <w:szCs w:val="24"/>
        </w:rPr>
        <w:t>VanBavel E</w:t>
      </w:r>
      <w:r w:rsidRPr="003F6F36">
        <w:rPr>
          <w:rFonts w:ascii="Calibri" w:hAnsi="Calibri" w:cs="Calibri"/>
          <w:noProof/>
          <w:szCs w:val="24"/>
        </w:rPr>
        <w:t xml:space="preserve">, </w:t>
      </w:r>
      <w:r w:rsidRPr="003F6F36">
        <w:rPr>
          <w:rFonts w:ascii="Calibri" w:hAnsi="Calibri" w:cs="Calibri"/>
          <w:b/>
          <w:bCs/>
          <w:noProof/>
          <w:szCs w:val="24"/>
        </w:rPr>
        <w:t>Spaan JAE</w:t>
      </w:r>
      <w:r w:rsidRPr="003F6F36">
        <w:rPr>
          <w:rFonts w:ascii="Calibri" w:hAnsi="Calibri" w:cs="Calibri"/>
          <w:noProof/>
          <w:szCs w:val="24"/>
        </w:rPr>
        <w:t xml:space="preserve">. Balance between myogenic, flow-dependent, and metabolic flow control in coronary arterial tree: a model study. </w:t>
      </w:r>
      <w:r w:rsidRPr="003F6F36">
        <w:rPr>
          <w:rFonts w:ascii="Calibri" w:hAnsi="Calibri" w:cs="Calibri"/>
          <w:i/>
          <w:iCs/>
          <w:noProof/>
          <w:szCs w:val="24"/>
        </w:rPr>
        <w:t>Am J Physiol Circ Physiol</w:t>
      </w:r>
      <w:r w:rsidRPr="003F6F36">
        <w:rPr>
          <w:rFonts w:ascii="Calibri" w:hAnsi="Calibri" w:cs="Calibri"/>
          <w:noProof/>
          <w:szCs w:val="24"/>
        </w:rPr>
        <w:t xml:space="preserve"> 282: H2224–H2237, 2002. doi: 10.1152/ajpheart.00491.2001.</w:t>
      </w:r>
    </w:p>
    <w:p w14:paraId="65557E7F"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19. </w:t>
      </w:r>
      <w:r w:rsidRPr="003F6F36">
        <w:rPr>
          <w:rFonts w:ascii="Calibri" w:hAnsi="Calibri" w:cs="Calibri"/>
          <w:noProof/>
          <w:szCs w:val="24"/>
        </w:rPr>
        <w:tab/>
      </w:r>
      <w:r w:rsidRPr="003F6F36">
        <w:rPr>
          <w:rFonts w:ascii="Calibri" w:hAnsi="Calibri" w:cs="Calibri"/>
          <w:b/>
          <w:bCs/>
          <w:noProof/>
          <w:szCs w:val="24"/>
        </w:rPr>
        <w:t>Dankelman J</w:t>
      </w:r>
      <w:r w:rsidRPr="003F6F36">
        <w:rPr>
          <w:rFonts w:ascii="Calibri" w:hAnsi="Calibri" w:cs="Calibri"/>
          <w:noProof/>
          <w:szCs w:val="24"/>
        </w:rPr>
        <w:t xml:space="preserve">, </w:t>
      </w:r>
      <w:r w:rsidRPr="003F6F36">
        <w:rPr>
          <w:rFonts w:ascii="Calibri" w:hAnsi="Calibri" w:cs="Calibri"/>
          <w:b/>
          <w:bCs/>
          <w:noProof/>
          <w:szCs w:val="24"/>
        </w:rPr>
        <w:t>Vergroesen I</w:t>
      </w:r>
      <w:r w:rsidRPr="003F6F36">
        <w:rPr>
          <w:rFonts w:ascii="Calibri" w:hAnsi="Calibri" w:cs="Calibri"/>
          <w:noProof/>
          <w:szCs w:val="24"/>
        </w:rPr>
        <w:t xml:space="preserve">, </w:t>
      </w:r>
      <w:r w:rsidRPr="003F6F36">
        <w:rPr>
          <w:rFonts w:ascii="Calibri" w:hAnsi="Calibri" w:cs="Calibri"/>
          <w:b/>
          <w:bCs/>
          <w:noProof/>
          <w:szCs w:val="24"/>
        </w:rPr>
        <w:t>Han Y</w:t>
      </w:r>
      <w:r w:rsidRPr="003F6F36">
        <w:rPr>
          <w:rFonts w:ascii="Calibri" w:hAnsi="Calibri" w:cs="Calibri"/>
          <w:noProof/>
          <w:szCs w:val="24"/>
        </w:rPr>
        <w:t xml:space="preserve">, </w:t>
      </w:r>
      <w:r w:rsidRPr="003F6F36">
        <w:rPr>
          <w:rFonts w:ascii="Calibri" w:hAnsi="Calibri" w:cs="Calibri"/>
          <w:b/>
          <w:bCs/>
          <w:noProof/>
          <w:szCs w:val="24"/>
        </w:rPr>
        <w:t>Spaan JA</w:t>
      </w:r>
      <w:r w:rsidRPr="003F6F36">
        <w:rPr>
          <w:rFonts w:ascii="Calibri" w:hAnsi="Calibri" w:cs="Calibri"/>
          <w:noProof/>
          <w:szCs w:val="24"/>
        </w:rPr>
        <w:t xml:space="preserve">. Dynamic response of coronary regulation to heart rate and perfusion changes in dogs. </w:t>
      </w:r>
      <w:r w:rsidRPr="003F6F36">
        <w:rPr>
          <w:rFonts w:ascii="Calibri" w:hAnsi="Calibri" w:cs="Calibri"/>
          <w:i/>
          <w:iCs/>
          <w:noProof/>
          <w:szCs w:val="24"/>
        </w:rPr>
        <w:t>Am J Physiol</w:t>
      </w:r>
      <w:r w:rsidRPr="003F6F36">
        <w:rPr>
          <w:rFonts w:ascii="Calibri" w:hAnsi="Calibri" w:cs="Calibri"/>
          <w:noProof/>
          <w:szCs w:val="24"/>
        </w:rPr>
        <w:t xml:space="preserve"> 263: H447-52, 1992. doi: 10.1152/ajpheart.1992.263.2.H447.</w:t>
      </w:r>
    </w:p>
    <w:p w14:paraId="1BE2CD25"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20. </w:t>
      </w:r>
      <w:r w:rsidRPr="003F6F36">
        <w:rPr>
          <w:rFonts w:ascii="Calibri" w:hAnsi="Calibri" w:cs="Calibri"/>
          <w:noProof/>
          <w:szCs w:val="24"/>
        </w:rPr>
        <w:tab/>
      </w:r>
      <w:r w:rsidRPr="003F6F36">
        <w:rPr>
          <w:rFonts w:ascii="Calibri" w:hAnsi="Calibri" w:cs="Calibri"/>
          <w:b/>
          <w:bCs/>
          <w:noProof/>
          <w:szCs w:val="24"/>
        </w:rPr>
        <w:t>Dick GM</w:t>
      </w:r>
      <w:r w:rsidRPr="003F6F36">
        <w:rPr>
          <w:rFonts w:ascii="Calibri" w:hAnsi="Calibri" w:cs="Calibri"/>
          <w:noProof/>
          <w:szCs w:val="24"/>
        </w:rPr>
        <w:t xml:space="preserve">, </w:t>
      </w:r>
      <w:r w:rsidRPr="003F6F36">
        <w:rPr>
          <w:rFonts w:ascii="Calibri" w:hAnsi="Calibri" w:cs="Calibri"/>
          <w:b/>
          <w:bCs/>
          <w:noProof/>
          <w:szCs w:val="24"/>
        </w:rPr>
        <w:t>Namani R</w:t>
      </w:r>
      <w:r w:rsidRPr="003F6F36">
        <w:rPr>
          <w:rFonts w:ascii="Calibri" w:hAnsi="Calibri" w:cs="Calibri"/>
          <w:noProof/>
          <w:szCs w:val="24"/>
        </w:rPr>
        <w:t xml:space="preserve">, </w:t>
      </w:r>
      <w:r w:rsidRPr="003F6F36">
        <w:rPr>
          <w:rFonts w:ascii="Calibri" w:hAnsi="Calibri" w:cs="Calibri"/>
          <w:b/>
          <w:bCs/>
          <w:noProof/>
          <w:szCs w:val="24"/>
        </w:rPr>
        <w:t>Patel B</w:t>
      </w:r>
      <w:r w:rsidRPr="003F6F36">
        <w:rPr>
          <w:rFonts w:ascii="Calibri" w:hAnsi="Calibri" w:cs="Calibri"/>
          <w:noProof/>
          <w:szCs w:val="24"/>
        </w:rPr>
        <w:t xml:space="preserve">, </w:t>
      </w:r>
      <w:r w:rsidRPr="003F6F36">
        <w:rPr>
          <w:rFonts w:ascii="Calibri" w:hAnsi="Calibri" w:cs="Calibri"/>
          <w:b/>
          <w:bCs/>
          <w:noProof/>
          <w:szCs w:val="24"/>
        </w:rPr>
        <w:t>Kassab GS</w:t>
      </w:r>
      <w:r w:rsidRPr="003F6F36">
        <w:rPr>
          <w:rFonts w:ascii="Calibri" w:hAnsi="Calibri" w:cs="Calibri"/>
          <w:noProof/>
          <w:szCs w:val="24"/>
        </w:rPr>
        <w:t xml:space="preserve">. Role of Coronary Myogenic Response in Pressure-Flow Autoregulation in Swine: A Meta-Analysis With Coronary Flow Modeling. </w:t>
      </w:r>
      <w:r w:rsidRPr="003F6F36">
        <w:rPr>
          <w:rFonts w:ascii="Calibri" w:hAnsi="Calibri" w:cs="Calibri"/>
          <w:i/>
          <w:iCs/>
          <w:noProof/>
          <w:szCs w:val="24"/>
        </w:rPr>
        <w:t>Front Physiol</w:t>
      </w:r>
      <w:r w:rsidRPr="003F6F36">
        <w:rPr>
          <w:rFonts w:ascii="Calibri" w:hAnsi="Calibri" w:cs="Calibri"/>
          <w:noProof/>
          <w:szCs w:val="24"/>
        </w:rPr>
        <w:t xml:space="preserve"> 9: 580, 2018. doi: 10.3389/fphys.2018.00580.</w:t>
      </w:r>
    </w:p>
    <w:p w14:paraId="66E4B358"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21. </w:t>
      </w:r>
      <w:r w:rsidRPr="003F6F36">
        <w:rPr>
          <w:rFonts w:ascii="Calibri" w:hAnsi="Calibri" w:cs="Calibri"/>
          <w:noProof/>
          <w:szCs w:val="24"/>
        </w:rPr>
        <w:tab/>
      </w:r>
      <w:r w:rsidRPr="003F6F36">
        <w:rPr>
          <w:rFonts w:ascii="Calibri" w:hAnsi="Calibri" w:cs="Calibri"/>
          <w:b/>
          <w:bCs/>
          <w:noProof/>
          <w:szCs w:val="24"/>
        </w:rPr>
        <w:t>Duncker DJ</w:t>
      </w:r>
      <w:r w:rsidRPr="003F6F36">
        <w:rPr>
          <w:rFonts w:ascii="Calibri" w:hAnsi="Calibri" w:cs="Calibri"/>
          <w:noProof/>
          <w:szCs w:val="24"/>
        </w:rPr>
        <w:t xml:space="preserve">, </w:t>
      </w:r>
      <w:r w:rsidRPr="003F6F36">
        <w:rPr>
          <w:rFonts w:ascii="Calibri" w:hAnsi="Calibri" w:cs="Calibri"/>
          <w:b/>
          <w:bCs/>
          <w:noProof/>
          <w:szCs w:val="24"/>
        </w:rPr>
        <w:t>Bache RJ</w:t>
      </w:r>
      <w:r w:rsidRPr="003F6F36">
        <w:rPr>
          <w:rFonts w:ascii="Calibri" w:hAnsi="Calibri" w:cs="Calibri"/>
          <w:noProof/>
          <w:szCs w:val="24"/>
        </w:rPr>
        <w:t xml:space="preserve">. Regulation of Coronary Blood Flow During Exercise. </w:t>
      </w:r>
      <w:r w:rsidRPr="003F6F36">
        <w:rPr>
          <w:rFonts w:ascii="Calibri" w:hAnsi="Calibri" w:cs="Calibri"/>
          <w:i/>
          <w:iCs/>
          <w:noProof/>
          <w:szCs w:val="24"/>
        </w:rPr>
        <w:t>Physiol Rev</w:t>
      </w:r>
      <w:r w:rsidRPr="003F6F36">
        <w:rPr>
          <w:rFonts w:ascii="Calibri" w:hAnsi="Calibri" w:cs="Calibri"/>
          <w:noProof/>
          <w:szCs w:val="24"/>
        </w:rPr>
        <w:t xml:space="preserve"> 88: 1009–1086, 2008. doi: 10.1152/physrev.00045.2006.</w:t>
      </w:r>
    </w:p>
    <w:p w14:paraId="6EC12BEE"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22. </w:t>
      </w:r>
      <w:r w:rsidRPr="003F6F36">
        <w:rPr>
          <w:rFonts w:ascii="Calibri" w:hAnsi="Calibri" w:cs="Calibri"/>
          <w:noProof/>
          <w:szCs w:val="24"/>
        </w:rPr>
        <w:tab/>
      </w:r>
      <w:r w:rsidRPr="003F6F36">
        <w:rPr>
          <w:rFonts w:ascii="Calibri" w:hAnsi="Calibri" w:cs="Calibri"/>
          <w:b/>
          <w:bCs/>
          <w:noProof/>
          <w:szCs w:val="24"/>
        </w:rPr>
        <w:t>Duncker DJ</w:t>
      </w:r>
      <w:r w:rsidRPr="003F6F36">
        <w:rPr>
          <w:rFonts w:ascii="Calibri" w:hAnsi="Calibri" w:cs="Calibri"/>
          <w:noProof/>
          <w:szCs w:val="24"/>
        </w:rPr>
        <w:t xml:space="preserve">, </w:t>
      </w:r>
      <w:r w:rsidRPr="003F6F36">
        <w:rPr>
          <w:rFonts w:ascii="Calibri" w:hAnsi="Calibri" w:cs="Calibri"/>
          <w:b/>
          <w:bCs/>
          <w:noProof/>
          <w:szCs w:val="24"/>
        </w:rPr>
        <w:t>Koller A</w:t>
      </w:r>
      <w:r w:rsidRPr="003F6F36">
        <w:rPr>
          <w:rFonts w:ascii="Calibri" w:hAnsi="Calibri" w:cs="Calibri"/>
          <w:noProof/>
          <w:szCs w:val="24"/>
        </w:rPr>
        <w:t xml:space="preserve">, </w:t>
      </w:r>
      <w:r w:rsidRPr="003F6F36">
        <w:rPr>
          <w:rFonts w:ascii="Calibri" w:hAnsi="Calibri" w:cs="Calibri"/>
          <w:b/>
          <w:bCs/>
          <w:noProof/>
          <w:szCs w:val="24"/>
        </w:rPr>
        <w:t>Merkus D</w:t>
      </w:r>
      <w:r w:rsidRPr="003F6F36">
        <w:rPr>
          <w:rFonts w:ascii="Calibri" w:hAnsi="Calibri" w:cs="Calibri"/>
          <w:noProof/>
          <w:szCs w:val="24"/>
        </w:rPr>
        <w:t xml:space="preserve">, </w:t>
      </w:r>
      <w:r w:rsidRPr="003F6F36">
        <w:rPr>
          <w:rFonts w:ascii="Calibri" w:hAnsi="Calibri" w:cs="Calibri"/>
          <w:b/>
          <w:bCs/>
          <w:noProof/>
          <w:szCs w:val="24"/>
        </w:rPr>
        <w:t>Canty JM</w:t>
      </w:r>
      <w:r w:rsidRPr="003F6F36">
        <w:rPr>
          <w:rFonts w:ascii="Calibri" w:hAnsi="Calibri" w:cs="Calibri"/>
          <w:noProof/>
          <w:szCs w:val="24"/>
        </w:rPr>
        <w:t xml:space="preserve">. Regulation of Coronary Blood Flow in Health and Ischemic Heart Disease. </w:t>
      </w:r>
      <w:r w:rsidRPr="003F6F36">
        <w:rPr>
          <w:rFonts w:ascii="Calibri" w:hAnsi="Calibri" w:cs="Calibri"/>
          <w:i/>
          <w:iCs/>
          <w:noProof/>
          <w:szCs w:val="24"/>
        </w:rPr>
        <w:t>Prog Cardiovasc Dis</w:t>
      </w:r>
      <w:r w:rsidRPr="003F6F36">
        <w:rPr>
          <w:rFonts w:ascii="Calibri" w:hAnsi="Calibri" w:cs="Calibri"/>
          <w:noProof/>
          <w:szCs w:val="24"/>
        </w:rPr>
        <w:t xml:space="preserve"> 57: 409–422, 2015. doi: 10.1016/J.PCAD.2014.12.002.</w:t>
      </w:r>
    </w:p>
    <w:p w14:paraId="03BF380F"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23. </w:t>
      </w:r>
      <w:r w:rsidRPr="003F6F36">
        <w:rPr>
          <w:rFonts w:ascii="Calibri" w:hAnsi="Calibri" w:cs="Calibri"/>
          <w:noProof/>
          <w:szCs w:val="24"/>
        </w:rPr>
        <w:tab/>
      </w:r>
      <w:r w:rsidRPr="003F6F36">
        <w:rPr>
          <w:rFonts w:ascii="Calibri" w:hAnsi="Calibri" w:cs="Calibri"/>
          <w:b/>
          <w:bCs/>
          <w:noProof/>
          <w:szCs w:val="24"/>
        </w:rPr>
        <w:t>Farias M</w:t>
      </w:r>
      <w:r w:rsidRPr="003F6F36">
        <w:rPr>
          <w:rFonts w:ascii="Calibri" w:hAnsi="Calibri" w:cs="Calibri"/>
          <w:noProof/>
          <w:szCs w:val="24"/>
        </w:rPr>
        <w:t xml:space="preserve">, </w:t>
      </w:r>
      <w:r w:rsidRPr="003F6F36">
        <w:rPr>
          <w:rFonts w:ascii="Calibri" w:hAnsi="Calibri" w:cs="Calibri"/>
          <w:b/>
          <w:bCs/>
          <w:noProof/>
          <w:szCs w:val="24"/>
        </w:rPr>
        <w:t>Gorman MW</w:t>
      </w:r>
      <w:r w:rsidRPr="003F6F36">
        <w:rPr>
          <w:rFonts w:ascii="Calibri" w:hAnsi="Calibri" w:cs="Calibri"/>
          <w:noProof/>
          <w:szCs w:val="24"/>
        </w:rPr>
        <w:t xml:space="preserve">, </w:t>
      </w:r>
      <w:r w:rsidRPr="003F6F36">
        <w:rPr>
          <w:rFonts w:ascii="Calibri" w:hAnsi="Calibri" w:cs="Calibri"/>
          <w:b/>
          <w:bCs/>
          <w:noProof/>
          <w:szCs w:val="24"/>
        </w:rPr>
        <w:t>Savage M V.</w:t>
      </w:r>
      <w:r w:rsidRPr="003F6F36">
        <w:rPr>
          <w:rFonts w:ascii="Calibri" w:hAnsi="Calibri" w:cs="Calibri"/>
          <w:noProof/>
          <w:szCs w:val="24"/>
        </w:rPr>
        <w:t xml:space="preserve">, </w:t>
      </w:r>
      <w:r w:rsidRPr="003F6F36">
        <w:rPr>
          <w:rFonts w:ascii="Calibri" w:hAnsi="Calibri" w:cs="Calibri"/>
          <w:b/>
          <w:bCs/>
          <w:noProof/>
          <w:szCs w:val="24"/>
        </w:rPr>
        <w:t>Feigl EO</w:t>
      </w:r>
      <w:r w:rsidRPr="003F6F36">
        <w:rPr>
          <w:rFonts w:ascii="Calibri" w:hAnsi="Calibri" w:cs="Calibri"/>
          <w:noProof/>
          <w:szCs w:val="24"/>
        </w:rPr>
        <w:t xml:space="preserve">. Plasma ATP during exercise: possible role in regulation of coronary blood flow. </w:t>
      </w:r>
      <w:r w:rsidRPr="003F6F36">
        <w:rPr>
          <w:rFonts w:ascii="Calibri" w:hAnsi="Calibri" w:cs="Calibri"/>
          <w:i/>
          <w:iCs/>
          <w:noProof/>
          <w:szCs w:val="24"/>
        </w:rPr>
        <w:t>Am J Physiol Circ Physiol</w:t>
      </w:r>
      <w:r w:rsidRPr="003F6F36">
        <w:rPr>
          <w:rFonts w:ascii="Calibri" w:hAnsi="Calibri" w:cs="Calibri"/>
          <w:noProof/>
          <w:szCs w:val="24"/>
        </w:rPr>
        <w:t xml:space="preserve"> 288: H1586–H1590, 2005. doi: 10.1152/ajpheart.00983.2004.</w:t>
      </w:r>
    </w:p>
    <w:p w14:paraId="59D64ED2"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24. </w:t>
      </w:r>
      <w:r w:rsidRPr="003F6F36">
        <w:rPr>
          <w:rFonts w:ascii="Calibri" w:hAnsi="Calibri" w:cs="Calibri"/>
          <w:noProof/>
          <w:szCs w:val="24"/>
        </w:rPr>
        <w:tab/>
      </w:r>
      <w:r w:rsidRPr="003F6F36">
        <w:rPr>
          <w:rFonts w:ascii="Calibri" w:hAnsi="Calibri" w:cs="Calibri"/>
          <w:b/>
          <w:bCs/>
          <w:noProof/>
          <w:szCs w:val="24"/>
        </w:rPr>
        <w:t>Feigl EO</w:t>
      </w:r>
      <w:r w:rsidRPr="003F6F36">
        <w:rPr>
          <w:rFonts w:ascii="Calibri" w:hAnsi="Calibri" w:cs="Calibri"/>
          <w:noProof/>
          <w:szCs w:val="24"/>
        </w:rPr>
        <w:t xml:space="preserve">. Coronary physiology. </w:t>
      </w:r>
      <w:r w:rsidRPr="003F6F36">
        <w:rPr>
          <w:rFonts w:ascii="Calibri" w:hAnsi="Calibri" w:cs="Calibri"/>
          <w:i/>
          <w:iCs/>
          <w:noProof/>
          <w:szCs w:val="24"/>
        </w:rPr>
        <w:t>Physiol Rev</w:t>
      </w:r>
      <w:r w:rsidRPr="003F6F36">
        <w:rPr>
          <w:rFonts w:ascii="Calibri" w:hAnsi="Calibri" w:cs="Calibri"/>
          <w:noProof/>
          <w:szCs w:val="24"/>
        </w:rPr>
        <w:t xml:space="preserve"> 63: 1–205, 1983. doi: 10.1152/physrev.1983.63.1.1.</w:t>
      </w:r>
    </w:p>
    <w:p w14:paraId="0D9AB10C"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25. </w:t>
      </w:r>
      <w:r w:rsidRPr="003F6F36">
        <w:rPr>
          <w:rFonts w:ascii="Calibri" w:hAnsi="Calibri" w:cs="Calibri"/>
          <w:noProof/>
          <w:szCs w:val="24"/>
        </w:rPr>
        <w:tab/>
      </w:r>
      <w:r w:rsidRPr="003F6F36">
        <w:rPr>
          <w:rFonts w:ascii="Calibri" w:hAnsi="Calibri" w:cs="Calibri"/>
          <w:b/>
          <w:bCs/>
          <w:noProof/>
          <w:szCs w:val="24"/>
        </w:rPr>
        <w:t>Ferruzzi J</w:t>
      </w:r>
      <w:r w:rsidRPr="003F6F36">
        <w:rPr>
          <w:rFonts w:ascii="Calibri" w:hAnsi="Calibri" w:cs="Calibri"/>
          <w:noProof/>
          <w:szCs w:val="24"/>
        </w:rPr>
        <w:t xml:space="preserve">, </w:t>
      </w:r>
      <w:r w:rsidRPr="003F6F36">
        <w:rPr>
          <w:rFonts w:ascii="Calibri" w:hAnsi="Calibri" w:cs="Calibri"/>
          <w:b/>
          <w:bCs/>
          <w:noProof/>
          <w:szCs w:val="24"/>
        </w:rPr>
        <w:t>Vorp DA</w:t>
      </w:r>
      <w:r w:rsidRPr="003F6F36">
        <w:rPr>
          <w:rFonts w:ascii="Calibri" w:hAnsi="Calibri" w:cs="Calibri"/>
          <w:noProof/>
          <w:szCs w:val="24"/>
        </w:rPr>
        <w:t xml:space="preserve">, </w:t>
      </w:r>
      <w:r w:rsidRPr="003F6F36">
        <w:rPr>
          <w:rFonts w:ascii="Calibri" w:hAnsi="Calibri" w:cs="Calibri"/>
          <w:b/>
          <w:bCs/>
          <w:noProof/>
          <w:szCs w:val="24"/>
        </w:rPr>
        <w:t>Humphrey JD</w:t>
      </w:r>
      <w:r w:rsidRPr="003F6F36">
        <w:rPr>
          <w:rFonts w:ascii="Calibri" w:hAnsi="Calibri" w:cs="Calibri"/>
          <w:noProof/>
          <w:szCs w:val="24"/>
        </w:rPr>
        <w:t xml:space="preserve">. On constitutive descriptors of the biaxial mechanical behaviour of human abdominal aorta and aneurysms. </w:t>
      </w:r>
      <w:r w:rsidRPr="003F6F36">
        <w:rPr>
          <w:rFonts w:ascii="Calibri" w:hAnsi="Calibri" w:cs="Calibri"/>
          <w:i/>
          <w:iCs/>
          <w:noProof/>
          <w:szCs w:val="24"/>
        </w:rPr>
        <w:t>J R Soc Interface</w:t>
      </w:r>
      <w:r w:rsidRPr="003F6F36">
        <w:rPr>
          <w:rFonts w:ascii="Calibri" w:hAnsi="Calibri" w:cs="Calibri"/>
          <w:noProof/>
          <w:szCs w:val="24"/>
        </w:rPr>
        <w:t xml:space="preserve"> 8: 435–450, 2011. doi: 10.1098/rsif.2010.0299.</w:t>
      </w:r>
    </w:p>
    <w:p w14:paraId="0286DC46"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26. </w:t>
      </w:r>
      <w:r w:rsidRPr="003F6F36">
        <w:rPr>
          <w:rFonts w:ascii="Calibri" w:hAnsi="Calibri" w:cs="Calibri"/>
          <w:noProof/>
          <w:szCs w:val="24"/>
        </w:rPr>
        <w:tab/>
      </w:r>
      <w:r w:rsidRPr="003F6F36">
        <w:rPr>
          <w:rFonts w:ascii="Calibri" w:hAnsi="Calibri" w:cs="Calibri"/>
          <w:b/>
          <w:bCs/>
          <w:noProof/>
          <w:szCs w:val="24"/>
        </w:rPr>
        <w:t>Fibich G</w:t>
      </w:r>
      <w:r w:rsidRPr="003F6F36">
        <w:rPr>
          <w:rFonts w:ascii="Calibri" w:hAnsi="Calibri" w:cs="Calibri"/>
          <w:noProof/>
          <w:szCs w:val="24"/>
        </w:rPr>
        <w:t xml:space="preserve">, </w:t>
      </w:r>
      <w:r w:rsidRPr="003F6F36">
        <w:rPr>
          <w:rFonts w:ascii="Calibri" w:hAnsi="Calibri" w:cs="Calibri"/>
          <w:b/>
          <w:bCs/>
          <w:noProof/>
          <w:szCs w:val="24"/>
        </w:rPr>
        <w:t>Lanir Y</w:t>
      </w:r>
      <w:r w:rsidRPr="003F6F36">
        <w:rPr>
          <w:rFonts w:ascii="Calibri" w:hAnsi="Calibri" w:cs="Calibri"/>
          <w:noProof/>
          <w:szCs w:val="24"/>
        </w:rPr>
        <w:t xml:space="preserve">, </w:t>
      </w:r>
      <w:r w:rsidRPr="003F6F36">
        <w:rPr>
          <w:rFonts w:ascii="Calibri" w:hAnsi="Calibri" w:cs="Calibri"/>
          <w:b/>
          <w:bCs/>
          <w:noProof/>
          <w:szCs w:val="24"/>
        </w:rPr>
        <w:t>Liron N</w:t>
      </w:r>
      <w:r w:rsidRPr="003F6F36">
        <w:rPr>
          <w:rFonts w:ascii="Calibri" w:hAnsi="Calibri" w:cs="Calibri"/>
          <w:noProof/>
          <w:szCs w:val="24"/>
        </w:rPr>
        <w:t xml:space="preserve">. Mathematical model of blood flow in a coronary capillary. </w:t>
      </w:r>
      <w:r w:rsidRPr="003F6F36">
        <w:rPr>
          <w:rFonts w:ascii="Calibri" w:hAnsi="Calibri" w:cs="Calibri"/>
          <w:i/>
          <w:iCs/>
          <w:noProof/>
          <w:szCs w:val="24"/>
        </w:rPr>
        <w:t>Am J Physiol - Hear Circ Physiol</w:t>
      </w:r>
      <w:r w:rsidRPr="003F6F36">
        <w:rPr>
          <w:rFonts w:ascii="Calibri" w:hAnsi="Calibri" w:cs="Calibri"/>
          <w:noProof/>
          <w:szCs w:val="24"/>
        </w:rPr>
        <w:t xml:space="preserve"> 265, 1993. doi: 10.1152/ajpheart.1993.265.5.h1829.</w:t>
      </w:r>
    </w:p>
    <w:p w14:paraId="0ABD24C7"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27. </w:t>
      </w:r>
      <w:r w:rsidRPr="003F6F36">
        <w:rPr>
          <w:rFonts w:ascii="Calibri" w:hAnsi="Calibri" w:cs="Calibri"/>
          <w:noProof/>
          <w:szCs w:val="24"/>
        </w:rPr>
        <w:tab/>
      </w:r>
      <w:r w:rsidRPr="003F6F36">
        <w:rPr>
          <w:rFonts w:ascii="Calibri" w:hAnsi="Calibri" w:cs="Calibri"/>
          <w:b/>
          <w:bCs/>
          <w:noProof/>
          <w:szCs w:val="24"/>
        </w:rPr>
        <w:t>Figueroa CA</w:t>
      </w:r>
      <w:r w:rsidRPr="003F6F36">
        <w:rPr>
          <w:rFonts w:ascii="Calibri" w:hAnsi="Calibri" w:cs="Calibri"/>
          <w:noProof/>
          <w:szCs w:val="24"/>
        </w:rPr>
        <w:t xml:space="preserve">, </w:t>
      </w:r>
      <w:r w:rsidRPr="003F6F36">
        <w:rPr>
          <w:rFonts w:ascii="Calibri" w:hAnsi="Calibri" w:cs="Calibri"/>
          <w:b/>
          <w:bCs/>
          <w:noProof/>
          <w:szCs w:val="24"/>
        </w:rPr>
        <w:t>Baek S</w:t>
      </w:r>
      <w:r w:rsidRPr="003F6F36">
        <w:rPr>
          <w:rFonts w:ascii="Calibri" w:hAnsi="Calibri" w:cs="Calibri"/>
          <w:noProof/>
          <w:szCs w:val="24"/>
        </w:rPr>
        <w:t xml:space="preserve">, </w:t>
      </w:r>
      <w:r w:rsidRPr="003F6F36">
        <w:rPr>
          <w:rFonts w:ascii="Calibri" w:hAnsi="Calibri" w:cs="Calibri"/>
          <w:b/>
          <w:bCs/>
          <w:noProof/>
          <w:szCs w:val="24"/>
        </w:rPr>
        <w:t>Taylor CA</w:t>
      </w:r>
      <w:r w:rsidRPr="003F6F36">
        <w:rPr>
          <w:rFonts w:ascii="Calibri" w:hAnsi="Calibri" w:cs="Calibri"/>
          <w:noProof/>
          <w:szCs w:val="24"/>
        </w:rPr>
        <w:t xml:space="preserve">, </w:t>
      </w:r>
      <w:r w:rsidRPr="003F6F36">
        <w:rPr>
          <w:rFonts w:ascii="Calibri" w:hAnsi="Calibri" w:cs="Calibri"/>
          <w:b/>
          <w:bCs/>
          <w:noProof/>
          <w:szCs w:val="24"/>
        </w:rPr>
        <w:t>Humphrey JD</w:t>
      </w:r>
      <w:r w:rsidRPr="003F6F36">
        <w:rPr>
          <w:rFonts w:ascii="Calibri" w:hAnsi="Calibri" w:cs="Calibri"/>
          <w:noProof/>
          <w:szCs w:val="24"/>
        </w:rPr>
        <w:t xml:space="preserve">. A computational framework for fluid–solid-growth modeling in cardiovascular simulations. </w:t>
      </w:r>
      <w:r w:rsidRPr="003F6F36">
        <w:rPr>
          <w:rFonts w:ascii="Calibri" w:hAnsi="Calibri" w:cs="Calibri"/>
          <w:i/>
          <w:iCs/>
          <w:noProof/>
          <w:szCs w:val="24"/>
        </w:rPr>
        <w:t>Comput Methods Appl Mech Eng</w:t>
      </w:r>
      <w:r w:rsidRPr="003F6F36">
        <w:rPr>
          <w:rFonts w:ascii="Calibri" w:hAnsi="Calibri" w:cs="Calibri"/>
          <w:noProof/>
          <w:szCs w:val="24"/>
        </w:rPr>
        <w:t xml:space="preserve"> 198: 3583–3602, 2009. doi: 10.1016/j.cma.2008.09.013.</w:t>
      </w:r>
    </w:p>
    <w:p w14:paraId="15389461"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28. </w:t>
      </w:r>
      <w:r w:rsidRPr="003F6F36">
        <w:rPr>
          <w:rFonts w:ascii="Calibri" w:hAnsi="Calibri" w:cs="Calibri"/>
          <w:noProof/>
          <w:szCs w:val="24"/>
        </w:rPr>
        <w:tab/>
      </w:r>
      <w:r w:rsidRPr="003F6F36">
        <w:rPr>
          <w:rFonts w:ascii="Calibri" w:hAnsi="Calibri" w:cs="Calibri"/>
          <w:b/>
          <w:bCs/>
          <w:noProof/>
          <w:szCs w:val="24"/>
        </w:rPr>
        <w:t>Filonova V</w:t>
      </w:r>
      <w:r w:rsidRPr="003F6F36">
        <w:rPr>
          <w:rFonts w:ascii="Calibri" w:hAnsi="Calibri" w:cs="Calibri"/>
          <w:noProof/>
          <w:szCs w:val="24"/>
        </w:rPr>
        <w:t xml:space="preserve">, </w:t>
      </w:r>
      <w:r w:rsidRPr="003F6F36">
        <w:rPr>
          <w:rFonts w:ascii="Calibri" w:hAnsi="Calibri" w:cs="Calibri"/>
          <w:b/>
          <w:bCs/>
          <w:noProof/>
          <w:szCs w:val="24"/>
        </w:rPr>
        <w:t>Gharahi H</w:t>
      </w:r>
      <w:r w:rsidRPr="003F6F36">
        <w:rPr>
          <w:rFonts w:ascii="Calibri" w:hAnsi="Calibri" w:cs="Calibri"/>
          <w:noProof/>
          <w:szCs w:val="24"/>
        </w:rPr>
        <w:t xml:space="preserve">, </w:t>
      </w:r>
      <w:r w:rsidRPr="003F6F36">
        <w:rPr>
          <w:rFonts w:ascii="Calibri" w:hAnsi="Calibri" w:cs="Calibri"/>
          <w:b/>
          <w:bCs/>
          <w:noProof/>
          <w:szCs w:val="24"/>
        </w:rPr>
        <w:t>Nama N</w:t>
      </w:r>
      <w:r w:rsidRPr="003F6F36">
        <w:rPr>
          <w:rFonts w:ascii="Calibri" w:hAnsi="Calibri" w:cs="Calibri"/>
          <w:noProof/>
          <w:szCs w:val="24"/>
        </w:rPr>
        <w:t xml:space="preserve">, </w:t>
      </w:r>
      <w:r w:rsidRPr="003F6F36">
        <w:rPr>
          <w:rFonts w:ascii="Calibri" w:hAnsi="Calibri" w:cs="Calibri"/>
          <w:b/>
          <w:bCs/>
          <w:noProof/>
          <w:szCs w:val="24"/>
        </w:rPr>
        <w:t>Baek S</w:t>
      </w:r>
      <w:r w:rsidRPr="003F6F36">
        <w:rPr>
          <w:rFonts w:ascii="Calibri" w:hAnsi="Calibri" w:cs="Calibri"/>
          <w:noProof/>
          <w:szCs w:val="24"/>
        </w:rPr>
        <w:t xml:space="preserve">, </w:t>
      </w:r>
      <w:r w:rsidRPr="003F6F36">
        <w:rPr>
          <w:rFonts w:ascii="Calibri" w:hAnsi="Calibri" w:cs="Calibri"/>
          <w:b/>
          <w:bCs/>
          <w:noProof/>
          <w:szCs w:val="24"/>
        </w:rPr>
        <w:t>Figueroa CA</w:t>
      </w:r>
      <w:r w:rsidRPr="003F6F36">
        <w:rPr>
          <w:rFonts w:ascii="Calibri" w:hAnsi="Calibri" w:cs="Calibri"/>
          <w:noProof/>
          <w:szCs w:val="24"/>
        </w:rPr>
        <w:t>. A Multiscale Framework for Defining Homeostasis in Distal Vascular Trees: Applications to the Pulmonary Circulation [Online]. 2020. http://arxiv.org/abs/2001.04880.</w:t>
      </w:r>
    </w:p>
    <w:p w14:paraId="36A10C8B"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29. </w:t>
      </w:r>
      <w:r w:rsidRPr="003F6F36">
        <w:rPr>
          <w:rFonts w:ascii="Calibri" w:hAnsi="Calibri" w:cs="Calibri"/>
          <w:noProof/>
          <w:szCs w:val="24"/>
        </w:rPr>
        <w:tab/>
      </w:r>
      <w:r w:rsidRPr="003F6F36">
        <w:rPr>
          <w:rFonts w:ascii="Calibri" w:hAnsi="Calibri" w:cs="Calibri"/>
          <w:b/>
          <w:bCs/>
          <w:noProof/>
          <w:szCs w:val="24"/>
        </w:rPr>
        <w:t>Gleason RL</w:t>
      </w:r>
      <w:r w:rsidRPr="003F6F36">
        <w:rPr>
          <w:rFonts w:ascii="Calibri" w:hAnsi="Calibri" w:cs="Calibri"/>
          <w:noProof/>
          <w:szCs w:val="24"/>
        </w:rPr>
        <w:t xml:space="preserve">, </w:t>
      </w:r>
      <w:r w:rsidRPr="003F6F36">
        <w:rPr>
          <w:rFonts w:ascii="Calibri" w:hAnsi="Calibri" w:cs="Calibri"/>
          <w:b/>
          <w:bCs/>
          <w:noProof/>
          <w:szCs w:val="24"/>
        </w:rPr>
        <w:t>Taber LA</w:t>
      </w:r>
      <w:r w:rsidRPr="003F6F36">
        <w:rPr>
          <w:rFonts w:ascii="Calibri" w:hAnsi="Calibri" w:cs="Calibri"/>
          <w:noProof/>
          <w:szCs w:val="24"/>
        </w:rPr>
        <w:t xml:space="preserve">, </w:t>
      </w:r>
      <w:r w:rsidRPr="003F6F36">
        <w:rPr>
          <w:rFonts w:ascii="Calibri" w:hAnsi="Calibri" w:cs="Calibri"/>
          <w:b/>
          <w:bCs/>
          <w:noProof/>
          <w:szCs w:val="24"/>
        </w:rPr>
        <w:t>Humphrey JD</w:t>
      </w:r>
      <w:r w:rsidRPr="003F6F36">
        <w:rPr>
          <w:rFonts w:ascii="Calibri" w:hAnsi="Calibri" w:cs="Calibri"/>
          <w:noProof/>
          <w:szCs w:val="24"/>
        </w:rPr>
        <w:t xml:space="preserve">. A 2-D model of flow-induced alterations in the geometry, structure, and properties of carotid arteries. </w:t>
      </w:r>
      <w:r w:rsidRPr="003F6F36">
        <w:rPr>
          <w:rFonts w:ascii="Calibri" w:hAnsi="Calibri" w:cs="Calibri"/>
          <w:i/>
          <w:iCs/>
          <w:noProof/>
          <w:szCs w:val="24"/>
        </w:rPr>
        <w:t>J Biomech Eng</w:t>
      </w:r>
      <w:r w:rsidRPr="003F6F36">
        <w:rPr>
          <w:rFonts w:ascii="Calibri" w:hAnsi="Calibri" w:cs="Calibri"/>
          <w:noProof/>
          <w:szCs w:val="24"/>
        </w:rPr>
        <w:t xml:space="preserve"> 126: 371–381, 2004. doi: 10.1115/1.1762899.</w:t>
      </w:r>
    </w:p>
    <w:p w14:paraId="5B6B0DBE"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lastRenderedPageBreak/>
        <w:t xml:space="preserve">30. </w:t>
      </w:r>
      <w:r w:rsidRPr="003F6F36">
        <w:rPr>
          <w:rFonts w:ascii="Calibri" w:hAnsi="Calibri" w:cs="Calibri"/>
          <w:noProof/>
          <w:szCs w:val="24"/>
        </w:rPr>
        <w:tab/>
      </w:r>
      <w:r w:rsidRPr="003F6F36">
        <w:rPr>
          <w:rFonts w:ascii="Calibri" w:hAnsi="Calibri" w:cs="Calibri"/>
          <w:b/>
          <w:bCs/>
          <w:noProof/>
          <w:szCs w:val="24"/>
        </w:rPr>
        <w:t>Goodwill AG</w:t>
      </w:r>
      <w:r w:rsidRPr="003F6F36">
        <w:rPr>
          <w:rFonts w:ascii="Calibri" w:hAnsi="Calibri" w:cs="Calibri"/>
          <w:noProof/>
          <w:szCs w:val="24"/>
        </w:rPr>
        <w:t xml:space="preserve">, </w:t>
      </w:r>
      <w:r w:rsidRPr="003F6F36">
        <w:rPr>
          <w:rFonts w:ascii="Calibri" w:hAnsi="Calibri" w:cs="Calibri"/>
          <w:b/>
          <w:bCs/>
          <w:noProof/>
          <w:szCs w:val="24"/>
        </w:rPr>
        <w:t>Dick GM</w:t>
      </w:r>
      <w:r w:rsidRPr="003F6F36">
        <w:rPr>
          <w:rFonts w:ascii="Calibri" w:hAnsi="Calibri" w:cs="Calibri"/>
          <w:noProof/>
          <w:szCs w:val="24"/>
        </w:rPr>
        <w:t xml:space="preserve">, </w:t>
      </w:r>
      <w:r w:rsidRPr="003F6F36">
        <w:rPr>
          <w:rFonts w:ascii="Calibri" w:hAnsi="Calibri" w:cs="Calibri"/>
          <w:b/>
          <w:bCs/>
          <w:noProof/>
          <w:szCs w:val="24"/>
        </w:rPr>
        <w:t>Kiel AM</w:t>
      </w:r>
      <w:r w:rsidRPr="003F6F36">
        <w:rPr>
          <w:rFonts w:ascii="Calibri" w:hAnsi="Calibri" w:cs="Calibri"/>
          <w:noProof/>
          <w:szCs w:val="24"/>
        </w:rPr>
        <w:t xml:space="preserve">, </w:t>
      </w:r>
      <w:r w:rsidRPr="003F6F36">
        <w:rPr>
          <w:rFonts w:ascii="Calibri" w:hAnsi="Calibri" w:cs="Calibri"/>
          <w:b/>
          <w:bCs/>
          <w:noProof/>
          <w:szCs w:val="24"/>
        </w:rPr>
        <w:t>Tune JD</w:t>
      </w:r>
      <w:r w:rsidRPr="003F6F36">
        <w:rPr>
          <w:rFonts w:ascii="Calibri" w:hAnsi="Calibri" w:cs="Calibri"/>
          <w:noProof/>
          <w:szCs w:val="24"/>
        </w:rPr>
        <w:t xml:space="preserve">. Regulation of Coronary Blood Flow. In: </w:t>
      </w:r>
      <w:r w:rsidRPr="003F6F36">
        <w:rPr>
          <w:rFonts w:ascii="Calibri" w:hAnsi="Calibri" w:cs="Calibri"/>
          <w:i/>
          <w:iCs/>
          <w:noProof/>
          <w:szCs w:val="24"/>
        </w:rPr>
        <w:t>Comprehensive Physiology</w:t>
      </w:r>
      <w:r w:rsidRPr="003F6F36">
        <w:rPr>
          <w:rFonts w:ascii="Calibri" w:hAnsi="Calibri" w:cs="Calibri"/>
          <w:noProof/>
          <w:szCs w:val="24"/>
        </w:rPr>
        <w:t>. John Wiley &amp; Sons, Inc., p. 321–382.</w:t>
      </w:r>
    </w:p>
    <w:p w14:paraId="34FB2111"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31. </w:t>
      </w:r>
      <w:r w:rsidRPr="003F6F36">
        <w:rPr>
          <w:rFonts w:ascii="Calibri" w:hAnsi="Calibri" w:cs="Calibri"/>
          <w:noProof/>
          <w:szCs w:val="24"/>
        </w:rPr>
        <w:tab/>
      </w:r>
      <w:r w:rsidRPr="003F6F36">
        <w:rPr>
          <w:rFonts w:ascii="Calibri" w:hAnsi="Calibri" w:cs="Calibri"/>
          <w:b/>
          <w:bCs/>
          <w:noProof/>
          <w:szCs w:val="24"/>
        </w:rPr>
        <w:t>Grände P</w:t>
      </w:r>
      <w:r w:rsidRPr="003F6F36">
        <w:rPr>
          <w:rFonts w:ascii="Calibri" w:hAnsi="Calibri" w:cs="Calibri"/>
          <w:noProof/>
          <w:szCs w:val="24"/>
        </w:rPr>
        <w:t xml:space="preserve">, </w:t>
      </w:r>
      <w:r w:rsidRPr="003F6F36">
        <w:rPr>
          <w:rFonts w:ascii="Calibri" w:hAnsi="Calibri" w:cs="Calibri"/>
          <w:b/>
          <w:bCs/>
          <w:noProof/>
          <w:szCs w:val="24"/>
        </w:rPr>
        <w:t>Borgström P</w:t>
      </w:r>
      <w:r w:rsidRPr="003F6F36">
        <w:rPr>
          <w:rFonts w:ascii="Calibri" w:hAnsi="Calibri" w:cs="Calibri"/>
          <w:noProof/>
          <w:szCs w:val="24"/>
        </w:rPr>
        <w:t xml:space="preserve">, </w:t>
      </w:r>
      <w:r w:rsidRPr="003F6F36">
        <w:rPr>
          <w:rFonts w:ascii="Calibri" w:hAnsi="Calibri" w:cs="Calibri"/>
          <w:b/>
          <w:bCs/>
          <w:noProof/>
          <w:szCs w:val="24"/>
        </w:rPr>
        <w:t>Mellander S</w:t>
      </w:r>
      <w:r w:rsidRPr="003F6F36">
        <w:rPr>
          <w:rFonts w:ascii="Calibri" w:hAnsi="Calibri" w:cs="Calibri"/>
          <w:noProof/>
          <w:szCs w:val="24"/>
        </w:rPr>
        <w:t xml:space="preserve">. On the nature of basal vascular tone in cat skeletal muscle and its dependence on transmural pressure stimuli. </w:t>
      </w:r>
      <w:r w:rsidRPr="003F6F36">
        <w:rPr>
          <w:rFonts w:ascii="Calibri" w:hAnsi="Calibri" w:cs="Calibri"/>
          <w:i/>
          <w:iCs/>
          <w:noProof/>
          <w:szCs w:val="24"/>
        </w:rPr>
        <w:t>Acta Physiol Scand</w:t>
      </w:r>
      <w:r w:rsidRPr="003F6F36">
        <w:rPr>
          <w:rFonts w:ascii="Calibri" w:hAnsi="Calibri" w:cs="Calibri"/>
          <w:noProof/>
          <w:szCs w:val="24"/>
        </w:rPr>
        <w:t xml:space="preserve"> 107: 365–376, 1979. doi: 10.1111/j.1748-1716.1979.tb06487.x.</w:t>
      </w:r>
    </w:p>
    <w:p w14:paraId="21306A5C"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32. </w:t>
      </w:r>
      <w:r w:rsidRPr="003F6F36">
        <w:rPr>
          <w:rFonts w:ascii="Calibri" w:hAnsi="Calibri" w:cs="Calibri"/>
          <w:noProof/>
          <w:szCs w:val="24"/>
        </w:rPr>
        <w:tab/>
      </w:r>
      <w:r w:rsidRPr="003F6F36">
        <w:rPr>
          <w:rFonts w:ascii="Calibri" w:hAnsi="Calibri" w:cs="Calibri"/>
          <w:b/>
          <w:bCs/>
          <w:noProof/>
          <w:szCs w:val="24"/>
        </w:rPr>
        <w:t>Guo X</w:t>
      </w:r>
      <w:r w:rsidRPr="003F6F36">
        <w:rPr>
          <w:rFonts w:ascii="Calibri" w:hAnsi="Calibri" w:cs="Calibri"/>
          <w:noProof/>
          <w:szCs w:val="24"/>
        </w:rPr>
        <w:t xml:space="preserve">, </w:t>
      </w:r>
      <w:r w:rsidRPr="003F6F36">
        <w:rPr>
          <w:rFonts w:ascii="Calibri" w:hAnsi="Calibri" w:cs="Calibri"/>
          <w:b/>
          <w:bCs/>
          <w:noProof/>
          <w:szCs w:val="24"/>
        </w:rPr>
        <w:t>Kassab GS</w:t>
      </w:r>
      <w:r w:rsidRPr="003F6F36">
        <w:rPr>
          <w:rFonts w:ascii="Calibri" w:hAnsi="Calibri" w:cs="Calibri"/>
          <w:noProof/>
          <w:szCs w:val="24"/>
        </w:rPr>
        <w:t xml:space="preserve">. Distribution of stress and strain along the porcine aorta and coronary arterial tree. </w:t>
      </w:r>
      <w:r w:rsidRPr="003F6F36">
        <w:rPr>
          <w:rFonts w:ascii="Calibri" w:hAnsi="Calibri" w:cs="Calibri"/>
          <w:i/>
          <w:iCs/>
          <w:noProof/>
          <w:szCs w:val="24"/>
        </w:rPr>
        <w:t>Am J Physiol Circ Physiol</w:t>
      </w:r>
      <w:r w:rsidRPr="003F6F36">
        <w:rPr>
          <w:rFonts w:ascii="Calibri" w:hAnsi="Calibri" w:cs="Calibri"/>
          <w:noProof/>
          <w:szCs w:val="24"/>
        </w:rPr>
        <w:t xml:space="preserve"> 286: H2361–H2368, 2004. doi: 10.1152/ajpheart.01079.2003.</w:t>
      </w:r>
    </w:p>
    <w:p w14:paraId="596D1573"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33. </w:t>
      </w:r>
      <w:r w:rsidRPr="003F6F36">
        <w:rPr>
          <w:rFonts w:ascii="Calibri" w:hAnsi="Calibri" w:cs="Calibri"/>
          <w:noProof/>
          <w:szCs w:val="24"/>
        </w:rPr>
        <w:tab/>
      </w:r>
      <w:r w:rsidRPr="003F6F36">
        <w:rPr>
          <w:rFonts w:ascii="Calibri" w:hAnsi="Calibri" w:cs="Calibri"/>
          <w:b/>
          <w:bCs/>
          <w:noProof/>
          <w:szCs w:val="24"/>
        </w:rPr>
        <w:t>Hayenga HN</w:t>
      </w:r>
      <w:r w:rsidRPr="003F6F36">
        <w:rPr>
          <w:rFonts w:ascii="Calibri" w:hAnsi="Calibri" w:cs="Calibri"/>
          <w:noProof/>
          <w:szCs w:val="24"/>
        </w:rPr>
        <w:t xml:space="preserve">, </w:t>
      </w:r>
      <w:r w:rsidRPr="003F6F36">
        <w:rPr>
          <w:rFonts w:ascii="Calibri" w:hAnsi="Calibri" w:cs="Calibri"/>
          <w:b/>
          <w:bCs/>
          <w:noProof/>
          <w:szCs w:val="24"/>
        </w:rPr>
        <w:t>Hu JJ</w:t>
      </w:r>
      <w:r w:rsidRPr="003F6F36">
        <w:rPr>
          <w:rFonts w:ascii="Calibri" w:hAnsi="Calibri" w:cs="Calibri"/>
          <w:noProof/>
          <w:szCs w:val="24"/>
        </w:rPr>
        <w:t xml:space="preserve">, </w:t>
      </w:r>
      <w:r w:rsidRPr="003F6F36">
        <w:rPr>
          <w:rFonts w:ascii="Calibri" w:hAnsi="Calibri" w:cs="Calibri"/>
          <w:b/>
          <w:bCs/>
          <w:noProof/>
          <w:szCs w:val="24"/>
        </w:rPr>
        <w:t>Meyer CA</w:t>
      </w:r>
      <w:r w:rsidRPr="003F6F36">
        <w:rPr>
          <w:rFonts w:ascii="Calibri" w:hAnsi="Calibri" w:cs="Calibri"/>
          <w:noProof/>
          <w:szCs w:val="24"/>
        </w:rPr>
        <w:t xml:space="preserve">, </w:t>
      </w:r>
      <w:r w:rsidRPr="003F6F36">
        <w:rPr>
          <w:rFonts w:ascii="Calibri" w:hAnsi="Calibri" w:cs="Calibri"/>
          <w:b/>
          <w:bCs/>
          <w:noProof/>
          <w:szCs w:val="24"/>
        </w:rPr>
        <w:t>Wilson E</w:t>
      </w:r>
      <w:r w:rsidRPr="003F6F36">
        <w:rPr>
          <w:rFonts w:ascii="Calibri" w:hAnsi="Calibri" w:cs="Calibri"/>
          <w:noProof/>
          <w:szCs w:val="24"/>
        </w:rPr>
        <w:t xml:space="preserve">, </w:t>
      </w:r>
      <w:r w:rsidRPr="003F6F36">
        <w:rPr>
          <w:rFonts w:ascii="Calibri" w:hAnsi="Calibri" w:cs="Calibri"/>
          <w:b/>
          <w:bCs/>
          <w:noProof/>
          <w:szCs w:val="24"/>
        </w:rPr>
        <w:t>Hein TW</w:t>
      </w:r>
      <w:r w:rsidRPr="003F6F36">
        <w:rPr>
          <w:rFonts w:ascii="Calibri" w:hAnsi="Calibri" w:cs="Calibri"/>
          <w:noProof/>
          <w:szCs w:val="24"/>
        </w:rPr>
        <w:t xml:space="preserve">, </w:t>
      </w:r>
      <w:r w:rsidRPr="003F6F36">
        <w:rPr>
          <w:rFonts w:ascii="Calibri" w:hAnsi="Calibri" w:cs="Calibri"/>
          <w:b/>
          <w:bCs/>
          <w:noProof/>
          <w:szCs w:val="24"/>
        </w:rPr>
        <w:t>Kuo L</w:t>
      </w:r>
      <w:r w:rsidRPr="003F6F36">
        <w:rPr>
          <w:rFonts w:ascii="Calibri" w:hAnsi="Calibri" w:cs="Calibri"/>
          <w:noProof/>
          <w:szCs w:val="24"/>
        </w:rPr>
        <w:t xml:space="preserve">, </w:t>
      </w:r>
      <w:r w:rsidRPr="003F6F36">
        <w:rPr>
          <w:rFonts w:ascii="Calibri" w:hAnsi="Calibri" w:cs="Calibri"/>
          <w:b/>
          <w:bCs/>
          <w:noProof/>
          <w:szCs w:val="24"/>
        </w:rPr>
        <w:t>Humphrey JD</w:t>
      </w:r>
      <w:r w:rsidRPr="003F6F36">
        <w:rPr>
          <w:rFonts w:ascii="Calibri" w:hAnsi="Calibri" w:cs="Calibri"/>
          <w:noProof/>
          <w:szCs w:val="24"/>
        </w:rPr>
        <w:t xml:space="preserve">. Differential progressive remodeling of coronary and cerebral arteries and arterioles in an aortic coarctation model of hypertension. </w:t>
      </w:r>
      <w:r w:rsidRPr="003F6F36">
        <w:rPr>
          <w:rFonts w:ascii="Calibri" w:hAnsi="Calibri" w:cs="Calibri"/>
          <w:i/>
          <w:iCs/>
          <w:noProof/>
          <w:szCs w:val="24"/>
        </w:rPr>
        <w:t>Front Physiol</w:t>
      </w:r>
      <w:r w:rsidRPr="003F6F36">
        <w:rPr>
          <w:rFonts w:ascii="Calibri" w:hAnsi="Calibri" w:cs="Calibri"/>
          <w:noProof/>
          <w:szCs w:val="24"/>
        </w:rPr>
        <w:t xml:space="preserve"> 3 NOV, 2012. doi: 10.3389/fphys.2012.00420.</w:t>
      </w:r>
    </w:p>
    <w:p w14:paraId="48DCC84D"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34. </w:t>
      </w:r>
      <w:r w:rsidRPr="003F6F36">
        <w:rPr>
          <w:rFonts w:ascii="Calibri" w:hAnsi="Calibri" w:cs="Calibri"/>
          <w:noProof/>
          <w:szCs w:val="24"/>
        </w:rPr>
        <w:tab/>
      </w:r>
      <w:r w:rsidRPr="003F6F36">
        <w:rPr>
          <w:rFonts w:ascii="Calibri" w:hAnsi="Calibri" w:cs="Calibri"/>
          <w:b/>
          <w:bCs/>
          <w:noProof/>
          <w:szCs w:val="24"/>
        </w:rPr>
        <w:t>Hoffman JI</w:t>
      </w:r>
      <w:r w:rsidRPr="003F6F36">
        <w:rPr>
          <w:rFonts w:ascii="Calibri" w:hAnsi="Calibri" w:cs="Calibri"/>
          <w:noProof/>
          <w:szCs w:val="24"/>
        </w:rPr>
        <w:t xml:space="preserve">, </w:t>
      </w:r>
      <w:r w:rsidRPr="003F6F36">
        <w:rPr>
          <w:rFonts w:ascii="Calibri" w:hAnsi="Calibri" w:cs="Calibri"/>
          <w:b/>
          <w:bCs/>
          <w:noProof/>
          <w:szCs w:val="24"/>
        </w:rPr>
        <w:t>Spaan JA</w:t>
      </w:r>
      <w:r w:rsidRPr="003F6F36">
        <w:rPr>
          <w:rFonts w:ascii="Calibri" w:hAnsi="Calibri" w:cs="Calibri"/>
          <w:noProof/>
          <w:szCs w:val="24"/>
        </w:rPr>
        <w:t xml:space="preserve">. Pressure-flow relations in coronary circulation. </w:t>
      </w:r>
      <w:r w:rsidRPr="003F6F36">
        <w:rPr>
          <w:rFonts w:ascii="Calibri" w:hAnsi="Calibri" w:cs="Calibri"/>
          <w:i/>
          <w:iCs/>
          <w:noProof/>
          <w:szCs w:val="24"/>
        </w:rPr>
        <w:t>Physiol Rev</w:t>
      </w:r>
      <w:r w:rsidRPr="003F6F36">
        <w:rPr>
          <w:rFonts w:ascii="Calibri" w:hAnsi="Calibri" w:cs="Calibri"/>
          <w:noProof/>
          <w:szCs w:val="24"/>
        </w:rPr>
        <w:t xml:space="preserve"> 70: 331–390, 1990. doi: 10.1152/physrev.1990.70.2.331.</w:t>
      </w:r>
    </w:p>
    <w:p w14:paraId="58FCFE8C"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35. </w:t>
      </w:r>
      <w:r w:rsidRPr="003F6F36">
        <w:rPr>
          <w:rFonts w:ascii="Calibri" w:hAnsi="Calibri" w:cs="Calibri"/>
          <w:noProof/>
          <w:szCs w:val="24"/>
        </w:rPr>
        <w:tab/>
      </w:r>
      <w:r w:rsidRPr="003F6F36">
        <w:rPr>
          <w:rFonts w:ascii="Calibri" w:hAnsi="Calibri" w:cs="Calibri"/>
          <w:b/>
          <w:bCs/>
          <w:noProof/>
          <w:szCs w:val="24"/>
        </w:rPr>
        <w:t>Humphrey JD</w:t>
      </w:r>
      <w:r w:rsidRPr="003F6F36">
        <w:rPr>
          <w:rFonts w:ascii="Calibri" w:hAnsi="Calibri" w:cs="Calibri"/>
          <w:noProof/>
          <w:szCs w:val="24"/>
        </w:rPr>
        <w:t>. Cardiovascular Solid Mechanics: Cells, Tissues, and Organs [Online]. Springer-Verlag. file://www.springer.com/us/book/9780387951683.</w:t>
      </w:r>
    </w:p>
    <w:p w14:paraId="7CBE331F"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36. </w:t>
      </w:r>
      <w:r w:rsidRPr="003F6F36">
        <w:rPr>
          <w:rFonts w:ascii="Calibri" w:hAnsi="Calibri" w:cs="Calibri"/>
          <w:noProof/>
          <w:szCs w:val="24"/>
        </w:rPr>
        <w:tab/>
      </w:r>
      <w:r w:rsidRPr="003F6F36">
        <w:rPr>
          <w:rFonts w:ascii="Calibri" w:hAnsi="Calibri" w:cs="Calibri"/>
          <w:b/>
          <w:bCs/>
          <w:noProof/>
          <w:szCs w:val="24"/>
        </w:rPr>
        <w:t>HUMPHREY JD</w:t>
      </w:r>
      <w:r w:rsidRPr="003F6F36">
        <w:rPr>
          <w:rFonts w:ascii="Calibri" w:hAnsi="Calibri" w:cs="Calibri"/>
          <w:noProof/>
          <w:szCs w:val="24"/>
        </w:rPr>
        <w:t xml:space="preserve">, </w:t>
      </w:r>
      <w:r w:rsidRPr="003F6F36">
        <w:rPr>
          <w:rFonts w:ascii="Calibri" w:hAnsi="Calibri" w:cs="Calibri"/>
          <w:b/>
          <w:bCs/>
          <w:noProof/>
          <w:szCs w:val="24"/>
        </w:rPr>
        <w:t>RAJAGOPAL KR</w:t>
      </w:r>
      <w:r w:rsidRPr="003F6F36">
        <w:rPr>
          <w:rFonts w:ascii="Calibri" w:hAnsi="Calibri" w:cs="Calibri"/>
          <w:noProof/>
          <w:szCs w:val="24"/>
        </w:rPr>
        <w:t xml:space="preserve">. A CONSTRAINED MIXTURE MODEL FOR GROWTH AND REMODELING OF SOFT TISSUES. </w:t>
      </w:r>
      <w:r w:rsidRPr="003F6F36">
        <w:rPr>
          <w:rFonts w:ascii="Calibri" w:hAnsi="Calibri" w:cs="Calibri"/>
          <w:i/>
          <w:iCs/>
          <w:noProof/>
          <w:szCs w:val="24"/>
        </w:rPr>
        <w:t>Math Model Methods Appl Sci</w:t>
      </w:r>
      <w:r w:rsidRPr="003F6F36">
        <w:rPr>
          <w:rFonts w:ascii="Calibri" w:hAnsi="Calibri" w:cs="Calibri"/>
          <w:noProof/>
          <w:szCs w:val="24"/>
        </w:rPr>
        <w:t xml:space="preserve"> 12: 407–430, 2002. doi: 10.1142/S0218202502001714.</w:t>
      </w:r>
    </w:p>
    <w:p w14:paraId="27BC2C8A"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37. </w:t>
      </w:r>
      <w:r w:rsidRPr="003F6F36">
        <w:rPr>
          <w:rFonts w:ascii="Calibri" w:hAnsi="Calibri" w:cs="Calibri"/>
          <w:noProof/>
          <w:szCs w:val="24"/>
        </w:rPr>
        <w:tab/>
      </w:r>
      <w:r w:rsidRPr="003F6F36">
        <w:rPr>
          <w:rFonts w:ascii="Calibri" w:hAnsi="Calibri" w:cs="Calibri"/>
          <w:b/>
          <w:bCs/>
          <w:noProof/>
          <w:szCs w:val="24"/>
        </w:rPr>
        <w:t>Jacobsen JCB</w:t>
      </w:r>
      <w:r w:rsidRPr="003F6F36">
        <w:rPr>
          <w:rFonts w:ascii="Calibri" w:hAnsi="Calibri" w:cs="Calibri"/>
          <w:noProof/>
          <w:szCs w:val="24"/>
        </w:rPr>
        <w:t xml:space="preserve">, </w:t>
      </w:r>
      <w:r w:rsidRPr="003F6F36">
        <w:rPr>
          <w:rFonts w:ascii="Calibri" w:hAnsi="Calibri" w:cs="Calibri"/>
          <w:b/>
          <w:bCs/>
          <w:noProof/>
          <w:szCs w:val="24"/>
        </w:rPr>
        <w:t>Mulvany MJ</w:t>
      </w:r>
      <w:r w:rsidRPr="003F6F36">
        <w:rPr>
          <w:rFonts w:ascii="Calibri" w:hAnsi="Calibri" w:cs="Calibri"/>
          <w:noProof/>
          <w:szCs w:val="24"/>
        </w:rPr>
        <w:t xml:space="preserve">, </w:t>
      </w:r>
      <w:r w:rsidRPr="003F6F36">
        <w:rPr>
          <w:rFonts w:ascii="Calibri" w:hAnsi="Calibri" w:cs="Calibri"/>
          <w:b/>
          <w:bCs/>
          <w:noProof/>
          <w:szCs w:val="24"/>
        </w:rPr>
        <w:t>Holstein-Rathlou NH</w:t>
      </w:r>
      <w:r w:rsidRPr="003F6F36">
        <w:rPr>
          <w:rFonts w:ascii="Calibri" w:hAnsi="Calibri" w:cs="Calibri"/>
          <w:noProof/>
          <w:szCs w:val="24"/>
        </w:rPr>
        <w:t xml:space="preserve">. A mechanism for arteriolar remodeling based on maintenance of smooth muscle cell activation. </w:t>
      </w:r>
      <w:r w:rsidRPr="003F6F36">
        <w:rPr>
          <w:rFonts w:ascii="Calibri" w:hAnsi="Calibri" w:cs="Calibri"/>
          <w:i/>
          <w:iCs/>
          <w:noProof/>
          <w:szCs w:val="24"/>
        </w:rPr>
        <w:t>Am J Physiol - Regul Integr Comp Physiol</w:t>
      </w:r>
      <w:r w:rsidRPr="003F6F36">
        <w:rPr>
          <w:rFonts w:ascii="Calibri" w:hAnsi="Calibri" w:cs="Calibri"/>
          <w:noProof/>
          <w:szCs w:val="24"/>
        </w:rPr>
        <w:t xml:space="preserve"> 294: R1379–R1389, 2008. doi: 10.1152/ajpregu.00407.2007.</w:t>
      </w:r>
    </w:p>
    <w:p w14:paraId="790582C5"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38. </w:t>
      </w:r>
      <w:r w:rsidRPr="003F6F36">
        <w:rPr>
          <w:rFonts w:ascii="Calibri" w:hAnsi="Calibri" w:cs="Calibri"/>
          <w:noProof/>
          <w:szCs w:val="24"/>
        </w:rPr>
        <w:tab/>
      </w:r>
      <w:r w:rsidRPr="003F6F36">
        <w:rPr>
          <w:rFonts w:ascii="Calibri" w:hAnsi="Calibri" w:cs="Calibri"/>
          <w:b/>
          <w:bCs/>
          <w:noProof/>
          <w:szCs w:val="24"/>
        </w:rPr>
        <w:t>Jaquet C</w:t>
      </w:r>
      <w:r w:rsidRPr="003F6F36">
        <w:rPr>
          <w:rFonts w:ascii="Calibri" w:hAnsi="Calibri" w:cs="Calibri"/>
          <w:noProof/>
          <w:szCs w:val="24"/>
        </w:rPr>
        <w:t xml:space="preserve">, </w:t>
      </w:r>
      <w:r w:rsidRPr="003F6F36">
        <w:rPr>
          <w:rFonts w:ascii="Calibri" w:hAnsi="Calibri" w:cs="Calibri"/>
          <w:b/>
          <w:bCs/>
          <w:noProof/>
          <w:szCs w:val="24"/>
        </w:rPr>
        <w:t>Najman L</w:t>
      </w:r>
      <w:r w:rsidRPr="003F6F36">
        <w:rPr>
          <w:rFonts w:ascii="Calibri" w:hAnsi="Calibri" w:cs="Calibri"/>
          <w:noProof/>
          <w:szCs w:val="24"/>
        </w:rPr>
        <w:t xml:space="preserve">, </w:t>
      </w:r>
      <w:r w:rsidRPr="003F6F36">
        <w:rPr>
          <w:rFonts w:ascii="Calibri" w:hAnsi="Calibri" w:cs="Calibri"/>
          <w:b/>
          <w:bCs/>
          <w:noProof/>
          <w:szCs w:val="24"/>
        </w:rPr>
        <w:t>Talbot H</w:t>
      </w:r>
      <w:r w:rsidRPr="003F6F36">
        <w:rPr>
          <w:rFonts w:ascii="Calibri" w:hAnsi="Calibri" w:cs="Calibri"/>
          <w:noProof/>
          <w:szCs w:val="24"/>
        </w:rPr>
        <w:t xml:space="preserve">, </w:t>
      </w:r>
      <w:r w:rsidRPr="003F6F36">
        <w:rPr>
          <w:rFonts w:ascii="Calibri" w:hAnsi="Calibri" w:cs="Calibri"/>
          <w:b/>
          <w:bCs/>
          <w:noProof/>
          <w:szCs w:val="24"/>
        </w:rPr>
        <w:t>Grady LJ</w:t>
      </w:r>
      <w:r w:rsidRPr="003F6F36">
        <w:rPr>
          <w:rFonts w:ascii="Calibri" w:hAnsi="Calibri" w:cs="Calibri"/>
          <w:noProof/>
          <w:szCs w:val="24"/>
        </w:rPr>
        <w:t xml:space="preserve">, </w:t>
      </w:r>
      <w:r w:rsidRPr="003F6F36">
        <w:rPr>
          <w:rFonts w:ascii="Calibri" w:hAnsi="Calibri" w:cs="Calibri"/>
          <w:b/>
          <w:bCs/>
          <w:noProof/>
          <w:szCs w:val="24"/>
        </w:rPr>
        <w:t>Schaap M</w:t>
      </w:r>
      <w:r w:rsidRPr="003F6F36">
        <w:rPr>
          <w:rFonts w:ascii="Calibri" w:hAnsi="Calibri" w:cs="Calibri"/>
          <w:noProof/>
          <w:szCs w:val="24"/>
        </w:rPr>
        <w:t xml:space="preserve">, </w:t>
      </w:r>
      <w:r w:rsidRPr="003F6F36">
        <w:rPr>
          <w:rFonts w:ascii="Calibri" w:hAnsi="Calibri" w:cs="Calibri"/>
          <w:b/>
          <w:bCs/>
          <w:noProof/>
          <w:szCs w:val="24"/>
        </w:rPr>
        <w:t>Spain B</w:t>
      </w:r>
      <w:r w:rsidRPr="003F6F36">
        <w:rPr>
          <w:rFonts w:ascii="Calibri" w:hAnsi="Calibri" w:cs="Calibri"/>
          <w:noProof/>
          <w:szCs w:val="24"/>
        </w:rPr>
        <w:t xml:space="preserve">, </w:t>
      </w:r>
      <w:r w:rsidRPr="003F6F36">
        <w:rPr>
          <w:rFonts w:ascii="Calibri" w:hAnsi="Calibri" w:cs="Calibri"/>
          <w:b/>
          <w:bCs/>
          <w:noProof/>
          <w:szCs w:val="24"/>
        </w:rPr>
        <w:t>Kim HJ</w:t>
      </w:r>
      <w:r w:rsidRPr="003F6F36">
        <w:rPr>
          <w:rFonts w:ascii="Calibri" w:hAnsi="Calibri" w:cs="Calibri"/>
          <w:noProof/>
          <w:szCs w:val="24"/>
        </w:rPr>
        <w:t xml:space="preserve">, </w:t>
      </w:r>
      <w:r w:rsidRPr="003F6F36">
        <w:rPr>
          <w:rFonts w:ascii="Calibri" w:hAnsi="Calibri" w:cs="Calibri"/>
          <w:b/>
          <w:bCs/>
          <w:noProof/>
          <w:szCs w:val="24"/>
        </w:rPr>
        <w:t>Vignon-Clementel I</w:t>
      </w:r>
      <w:r w:rsidRPr="003F6F36">
        <w:rPr>
          <w:rFonts w:ascii="Calibri" w:hAnsi="Calibri" w:cs="Calibri"/>
          <w:noProof/>
          <w:szCs w:val="24"/>
        </w:rPr>
        <w:t xml:space="preserve">, </w:t>
      </w:r>
      <w:r w:rsidRPr="003F6F36">
        <w:rPr>
          <w:rFonts w:ascii="Calibri" w:hAnsi="Calibri" w:cs="Calibri"/>
          <w:b/>
          <w:bCs/>
          <w:noProof/>
          <w:szCs w:val="24"/>
        </w:rPr>
        <w:t>Taylor CA</w:t>
      </w:r>
      <w:r w:rsidRPr="003F6F36">
        <w:rPr>
          <w:rFonts w:ascii="Calibri" w:hAnsi="Calibri" w:cs="Calibri"/>
          <w:noProof/>
          <w:szCs w:val="24"/>
        </w:rPr>
        <w:t>. Generation of patient-specific cardiac vascular networks: a hybrid image-based and synthetic geometric model. .</w:t>
      </w:r>
    </w:p>
    <w:p w14:paraId="6376BB32"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39. </w:t>
      </w:r>
      <w:r w:rsidRPr="003F6F36">
        <w:rPr>
          <w:rFonts w:ascii="Calibri" w:hAnsi="Calibri" w:cs="Calibri"/>
          <w:noProof/>
          <w:szCs w:val="24"/>
        </w:rPr>
        <w:tab/>
      </w:r>
      <w:r w:rsidRPr="003F6F36">
        <w:rPr>
          <w:rFonts w:ascii="Calibri" w:hAnsi="Calibri" w:cs="Calibri"/>
          <w:b/>
          <w:bCs/>
          <w:noProof/>
          <w:szCs w:val="24"/>
        </w:rPr>
        <w:t>Johnson PC</w:t>
      </w:r>
      <w:r w:rsidRPr="003F6F36">
        <w:rPr>
          <w:rFonts w:ascii="Calibri" w:hAnsi="Calibri" w:cs="Calibri"/>
          <w:noProof/>
          <w:szCs w:val="24"/>
        </w:rPr>
        <w:t xml:space="preserve">. The Myogenic Response. In: </w:t>
      </w:r>
      <w:r w:rsidRPr="003F6F36">
        <w:rPr>
          <w:rFonts w:ascii="Calibri" w:hAnsi="Calibri" w:cs="Calibri"/>
          <w:i/>
          <w:iCs/>
          <w:noProof/>
          <w:szCs w:val="24"/>
        </w:rPr>
        <w:t>Comprehensive Physiology</w:t>
      </w:r>
      <w:r w:rsidRPr="003F6F36">
        <w:rPr>
          <w:rFonts w:ascii="Calibri" w:hAnsi="Calibri" w:cs="Calibri"/>
          <w:noProof/>
          <w:szCs w:val="24"/>
        </w:rPr>
        <w:t>. John Wiley &amp; Sons, Inc., p. 409–442.</w:t>
      </w:r>
    </w:p>
    <w:p w14:paraId="5CF86247"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40. </w:t>
      </w:r>
      <w:r w:rsidRPr="003F6F36">
        <w:rPr>
          <w:rFonts w:ascii="Calibri" w:hAnsi="Calibri" w:cs="Calibri"/>
          <w:noProof/>
          <w:szCs w:val="24"/>
        </w:rPr>
        <w:tab/>
      </w:r>
      <w:r w:rsidRPr="003F6F36">
        <w:rPr>
          <w:rFonts w:ascii="Calibri" w:hAnsi="Calibri" w:cs="Calibri"/>
          <w:b/>
          <w:bCs/>
          <w:noProof/>
          <w:szCs w:val="24"/>
        </w:rPr>
        <w:t>Jones CJH</w:t>
      </w:r>
      <w:r w:rsidRPr="003F6F36">
        <w:rPr>
          <w:rFonts w:ascii="Calibri" w:hAnsi="Calibri" w:cs="Calibri"/>
          <w:noProof/>
          <w:szCs w:val="24"/>
        </w:rPr>
        <w:t xml:space="preserve">, </w:t>
      </w:r>
      <w:r w:rsidRPr="003F6F36">
        <w:rPr>
          <w:rFonts w:ascii="Calibri" w:hAnsi="Calibri" w:cs="Calibri"/>
          <w:b/>
          <w:bCs/>
          <w:noProof/>
          <w:szCs w:val="24"/>
        </w:rPr>
        <w:t>Kuo L</w:t>
      </w:r>
      <w:r w:rsidRPr="003F6F36">
        <w:rPr>
          <w:rFonts w:ascii="Calibri" w:hAnsi="Calibri" w:cs="Calibri"/>
          <w:noProof/>
          <w:szCs w:val="24"/>
        </w:rPr>
        <w:t xml:space="preserve">, </w:t>
      </w:r>
      <w:r w:rsidRPr="003F6F36">
        <w:rPr>
          <w:rFonts w:ascii="Calibri" w:hAnsi="Calibri" w:cs="Calibri"/>
          <w:b/>
          <w:bCs/>
          <w:noProof/>
          <w:szCs w:val="24"/>
        </w:rPr>
        <w:t>Davis MJ</w:t>
      </w:r>
      <w:r w:rsidRPr="003F6F36">
        <w:rPr>
          <w:rFonts w:ascii="Calibri" w:hAnsi="Calibri" w:cs="Calibri"/>
          <w:noProof/>
          <w:szCs w:val="24"/>
        </w:rPr>
        <w:t xml:space="preserve">, </w:t>
      </w:r>
      <w:r w:rsidRPr="003F6F36">
        <w:rPr>
          <w:rFonts w:ascii="Calibri" w:hAnsi="Calibri" w:cs="Calibri"/>
          <w:b/>
          <w:bCs/>
          <w:noProof/>
          <w:szCs w:val="24"/>
        </w:rPr>
        <w:t>DeFily D V.</w:t>
      </w:r>
      <w:r w:rsidRPr="003F6F36">
        <w:rPr>
          <w:rFonts w:ascii="Calibri" w:hAnsi="Calibri" w:cs="Calibri"/>
          <w:noProof/>
          <w:szCs w:val="24"/>
        </w:rPr>
        <w:t xml:space="preserve">, </w:t>
      </w:r>
      <w:r w:rsidRPr="003F6F36">
        <w:rPr>
          <w:rFonts w:ascii="Calibri" w:hAnsi="Calibri" w:cs="Calibri"/>
          <w:b/>
          <w:bCs/>
          <w:noProof/>
          <w:szCs w:val="24"/>
        </w:rPr>
        <w:t>Chilian WM</w:t>
      </w:r>
      <w:r w:rsidRPr="003F6F36">
        <w:rPr>
          <w:rFonts w:ascii="Calibri" w:hAnsi="Calibri" w:cs="Calibri"/>
          <w:noProof/>
          <w:szCs w:val="24"/>
        </w:rPr>
        <w:t xml:space="preserve">. Role of Nitric Oxide in the Coronary Microvascular Responses to Adenosine and Increased Metabolic Demand. </w:t>
      </w:r>
      <w:r w:rsidRPr="003F6F36">
        <w:rPr>
          <w:rFonts w:ascii="Calibri" w:hAnsi="Calibri" w:cs="Calibri"/>
          <w:i/>
          <w:iCs/>
          <w:noProof/>
          <w:szCs w:val="24"/>
        </w:rPr>
        <w:t>Circulation</w:t>
      </w:r>
      <w:r w:rsidRPr="003F6F36">
        <w:rPr>
          <w:rFonts w:ascii="Calibri" w:hAnsi="Calibri" w:cs="Calibri"/>
          <w:noProof/>
          <w:szCs w:val="24"/>
        </w:rPr>
        <w:t xml:space="preserve"> 91: 1807–1813, 1995. doi: 10.1161/01.CIR.91.6.1807.</w:t>
      </w:r>
    </w:p>
    <w:p w14:paraId="3FDF13F6"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41. </w:t>
      </w:r>
      <w:r w:rsidRPr="003F6F36">
        <w:rPr>
          <w:rFonts w:ascii="Calibri" w:hAnsi="Calibri" w:cs="Calibri"/>
          <w:noProof/>
          <w:szCs w:val="24"/>
        </w:rPr>
        <w:tab/>
      </w:r>
      <w:r w:rsidRPr="003F6F36">
        <w:rPr>
          <w:rFonts w:ascii="Calibri" w:hAnsi="Calibri" w:cs="Calibri"/>
          <w:b/>
          <w:bCs/>
          <w:noProof/>
          <w:szCs w:val="24"/>
        </w:rPr>
        <w:t>Kaimovitz B</w:t>
      </w:r>
      <w:r w:rsidRPr="003F6F36">
        <w:rPr>
          <w:rFonts w:ascii="Calibri" w:hAnsi="Calibri" w:cs="Calibri"/>
          <w:noProof/>
          <w:szCs w:val="24"/>
        </w:rPr>
        <w:t xml:space="preserve">, </w:t>
      </w:r>
      <w:r w:rsidRPr="003F6F36">
        <w:rPr>
          <w:rFonts w:ascii="Calibri" w:hAnsi="Calibri" w:cs="Calibri"/>
          <w:b/>
          <w:bCs/>
          <w:noProof/>
          <w:szCs w:val="24"/>
        </w:rPr>
        <w:t>Lanir Y</w:t>
      </w:r>
      <w:r w:rsidRPr="003F6F36">
        <w:rPr>
          <w:rFonts w:ascii="Calibri" w:hAnsi="Calibri" w:cs="Calibri"/>
          <w:noProof/>
          <w:szCs w:val="24"/>
        </w:rPr>
        <w:t xml:space="preserve">, </w:t>
      </w:r>
      <w:r w:rsidRPr="003F6F36">
        <w:rPr>
          <w:rFonts w:ascii="Calibri" w:hAnsi="Calibri" w:cs="Calibri"/>
          <w:b/>
          <w:bCs/>
          <w:noProof/>
          <w:szCs w:val="24"/>
        </w:rPr>
        <w:t>Kassab GS</w:t>
      </w:r>
      <w:r w:rsidRPr="003F6F36">
        <w:rPr>
          <w:rFonts w:ascii="Calibri" w:hAnsi="Calibri" w:cs="Calibri"/>
          <w:noProof/>
          <w:szCs w:val="24"/>
        </w:rPr>
        <w:t xml:space="preserve">. Large-Scale 3-D Geometric Reconstruction of the Porcine Coronary Arterial Vasculature Based on Detailed Anatomical Data. </w:t>
      </w:r>
      <w:r w:rsidRPr="003F6F36">
        <w:rPr>
          <w:rFonts w:ascii="Calibri" w:hAnsi="Calibri" w:cs="Calibri"/>
          <w:i/>
          <w:iCs/>
          <w:noProof/>
          <w:szCs w:val="24"/>
        </w:rPr>
        <w:t>Ann Biomed Eng</w:t>
      </w:r>
      <w:r w:rsidRPr="003F6F36">
        <w:rPr>
          <w:rFonts w:ascii="Calibri" w:hAnsi="Calibri" w:cs="Calibri"/>
          <w:noProof/>
          <w:szCs w:val="24"/>
        </w:rPr>
        <w:t xml:space="preserve"> 33: 1517–1535, 2005. doi: 10.1007/s10439-005-7544-3.</w:t>
      </w:r>
    </w:p>
    <w:p w14:paraId="6C0D99DC"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42. </w:t>
      </w:r>
      <w:r w:rsidRPr="003F6F36">
        <w:rPr>
          <w:rFonts w:ascii="Calibri" w:hAnsi="Calibri" w:cs="Calibri"/>
          <w:noProof/>
          <w:szCs w:val="24"/>
        </w:rPr>
        <w:tab/>
      </w:r>
      <w:r w:rsidRPr="003F6F36">
        <w:rPr>
          <w:rFonts w:ascii="Calibri" w:hAnsi="Calibri" w:cs="Calibri"/>
          <w:b/>
          <w:bCs/>
          <w:noProof/>
          <w:szCs w:val="24"/>
        </w:rPr>
        <w:t>Kaimovitz B</w:t>
      </w:r>
      <w:r w:rsidRPr="003F6F36">
        <w:rPr>
          <w:rFonts w:ascii="Calibri" w:hAnsi="Calibri" w:cs="Calibri"/>
          <w:noProof/>
          <w:szCs w:val="24"/>
        </w:rPr>
        <w:t xml:space="preserve">, </w:t>
      </w:r>
      <w:r w:rsidRPr="003F6F36">
        <w:rPr>
          <w:rFonts w:ascii="Calibri" w:hAnsi="Calibri" w:cs="Calibri"/>
          <w:b/>
          <w:bCs/>
          <w:noProof/>
          <w:szCs w:val="24"/>
        </w:rPr>
        <w:t>Lanir Y</w:t>
      </w:r>
      <w:r w:rsidRPr="003F6F36">
        <w:rPr>
          <w:rFonts w:ascii="Calibri" w:hAnsi="Calibri" w:cs="Calibri"/>
          <w:noProof/>
          <w:szCs w:val="24"/>
        </w:rPr>
        <w:t xml:space="preserve">, </w:t>
      </w:r>
      <w:r w:rsidRPr="003F6F36">
        <w:rPr>
          <w:rFonts w:ascii="Calibri" w:hAnsi="Calibri" w:cs="Calibri"/>
          <w:b/>
          <w:bCs/>
          <w:noProof/>
          <w:szCs w:val="24"/>
        </w:rPr>
        <w:t>Kassab GS</w:t>
      </w:r>
      <w:r w:rsidRPr="003F6F36">
        <w:rPr>
          <w:rFonts w:ascii="Calibri" w:hAnsi="Calibri" w:cs="Calibri"/>
          <w:noProof/>
          <w:szCs w:val="24"/>
        </w:rPr>
        <w:t xml:space="preserve">. A full 3-D reconstruction of the entire porcine coronary vasculature. </w:t>
      </w:r>
      <w:r w:rsidRPr="003F6F36">
        <w:rPr>
          <w:rFonts w:ascii="Calibri" w:hAnsi="Calibri" w:cs="Calibri"/>
          <w:i/>
          <w:iCs/>
          <w:noProof/>
          <w:szCs w:val="24"/>
        </w:rPr>
        <w:t>Am J Physiol Circ Physiol</w:t>
      </w:r>
      <w:r w:rsidRPr="003F6F36">
        <w:rPr>
          <w:rFonts w:ascii="Calibri" w:hAnsi="Calibri" w:cs="Calibri"/>
          <w:noProof/>
          <w:szCs w:val="24"/>
        </w:rPr>
        <w:t xml:space="preserve"> 299: H1064–H1076, 2010. doi: 10.1152/ajpheart.00151.2010.</w:t>
      </w:r>
    </w:p>
    <w:p w14:paraId="60D4706D"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43. </w:t>
      </w:r>
      <w:r w:rsidRPr="003F6F36">
        <w:rPr>
          <w:rFonts w:ascii="Calibri" w:hAnsi="Calibri" w:cs="Calibri"/>
          <w:noProof/>
          <w:szCs w:val="24"/>
        </w:rPr>
        <w:tab/>
      </w:r>
      <w:r w:rsidRPr="003F6F36">
        <w:rPr>
          <w:rFonts w:ascii="Calibri" w:hAnsi="Calibri" w:cs="Calibri"/>
          <w:b/>
          <w:bCs/>
          <w:noProof/>
          <w:szCs w:val="24"/>
        </w:rPr>
        <w:t>Kanatsuka H</w:t>
      </w:r>
      <w:r w:rsidRPr="003F6F36">
        <w:rPr>
          <w:rFonts w:ascii="Calibri" w:hAnsi="Calibri" w:cs="Calibri"/>
          <w:noProof/>
          <w:szCs w:val="24"/>
        </w:rPr>
        <w:t xml:space="preserve">, </w:t>
      </w:r>
      <w:r w:rsidRPr="003F6F36">
        <w:rPr>
          <w:rFonts w:ascii="Calibri" w:hAnsi="Calibri" w:cs="Calibri"/>
          <w:b/>
          <w:bCs/>
          <w:noProof/>
          <w:szCs w:val="24"/>
        </w:rPr>
        <w:t>Lamping KG</w:t>
      </w:r>
      <w:r w:rsidRPr="003F6F36">
        <w:rPr>
          <w:rFonts w:ascii="Calibri" w:hAnsi="Calibri" w:cs="Calibri"/>
          <w:noProof/>
          <w:szCs w:val="24"/>
        </w:rPr>
        <w:t xml:space="preserve">, </w:t>
      </w:r>
      <w:r w:rsidRPr="003F6F36">
        <w:rPr>
          <w:rFonts w:ascii="Calibri" w:hAnsi="Calibri" w:cs="Calibri"/>
          <w:b/>
          <w:bCs/>
          <w:noProof/>
          <w:szCs w:val="24"/>
        </w:rPr>
        <w:t>Eastham CL</w:t>
      </w:r>
      <w:r w:rsidRPr="003F6F36">
        <w:rPr>
          <w:rFonts w:ascii="Calibri" w:hAnsi="Calibri" w:cs="Calibri"/>
          <w:noProof/>
          <w:szCs w:val="24"/>
        </w:rPr>
        <w:t xml:space="preserve">, </w:t>
      </w:r>
      <w:r w:rsidRPr="003F6F36">
        <w:rPr>
          <w:rFonts w:ascii="Calibri" w:hAnsi="Calibri" w:cs="Calibri"/>
          <w:b/>
          <w:bCs/>
          <w:noProof/>
          <w:szCs w:val="24"/>
        </w:rPr>
        <w:t>Dellsperger KC</w:t>
      </w:r>
      <w:r w:rsidRPr="003F6F36">
        <w:rPr>
          <w:rFonts w:ascii="Calibri" w:hAnsi="Calibri" w:cs="Calibri"/>
          <w:noProof/>
          <w:szCs w:val="24"/>
        </w:rPr>
        <w:t xml:space="preserve">, </w:t>
      </w:r>
      <w:r w:rsidRPr="003F6F36">
        <w:rPr>
          <w:rFonts w:ascii="Calibri" w:hAnsi="Calibri" w:cs="Calibri"/>
          <w:b/>
          <w:bCs/>
          <w:noProof/>
          <w:szCs w:val="24"/>
        </w:rPr>
        <w:t>Marcus ML</w:t>
      </w:r>
      <w:r w:rsidRPr="003F6F36">
        <w:rPr>
          <w:rFonts w:ascii="Calibri" w:hAnsi="Calibri" w:cs="Calibri"/>
          <w:noProof/>
          <w:szCs w:val="24"/>
        </w:rPr>
        <w:t xml:space="preserve">. Comparison of the effects of increased myocardial oxygen consumption and adenosine on the coronary microvascular resistance. </w:t>
      </w:r>
      <w:r w:rsidRPr="003F6F36">
        <w:rPr>
          <w:rFonts w:ascii="Calibri" w:hAnsi="Calibri" w:cs="Calibri"/>
          <w:i/>
          <w:iCs/>
          <w:noProof/>
          <w:szCs w:val="24"/>
        </w:rPr>
        <w:t>Circ Res</w:t>
      </w:r>
      <w:r w:rsidRPr="003F6F36">
        <w:rPr>
          <w:rFonts w:ascii="Calibri" w:hAnsi="Calibri" w:cs="Calibri"/>
          <w:noProof/>
          <w:szCs w:val="24"/>
        </w:rPr>
        <w:t xml:space="preserve"> 65: 1296–1305, 1989. doi: 10.1161/01.RES.65.5.1296.</w:t>
      </w:r>
    </w:p>
    <w:p w14:paraId="50E9E7D4"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44. </w:t>
      </w:r>
      <w:r w:rsidRPr="003F6F36">
        <w:rPr>
          <w:rFonts w:ascii="Calibri" w:hAnsi="Calibri" w:cs="Calibri"/>
          <w:noProof/>
          <w:szCs w:val="24"/>
        </w:rPr>
        <w:tab/>
      </w:r>
      <w:r w:rsidRPr="003F6F36">
        <w:rPr>
          <w:rFonts w:ascii="Calibri" w:hAnsi="Calibri" w:cs="Calibri"/>
          <w:b/>
          <w:bCs/>
          <w:noProof/>
          <w:szCs w:val="24"/>
        </w:rPr>
        <w:t>Kanatsuka H</w:t>
      </w:r>
      <w:r w:rsidRPr="003F6F36">
        <w:rPr>
          <w:rFonts w:ascii="Calibri" w:hAnsi="Calibri" w:cs="Calibri"/>
          <w:noProof/>
          <w:szCs w:val="24"/>
        </w:rPr>
        <w:t xml:space="preserve">, </w:t>
      </w:r>
      <w:r w:rsidRPr="003F6F36">
        <w:rPr>
          <w:rFonts w:ascii="Calibri" w:hAnsi="Calibri" w:cs="Calibri"/>
          <w:b/>
          <w:bCs/>
          <w:noProof/>
          <w:szCs w:val="24"/>
        </w:rPr>
        <w:t>Lamping KG</w:t>
      </w:r>
      <w:r w:rsidRPr="003F6F36">
        <w:rPr>
          <w:rFonts w:ascii="Calibri" w:hAnsi="Calibri" w:cs="Calibri"/>
          <w:noProof/>
          <w:szCs w:val="24"/>
        </w:rPr>
        <w:t xml:space="preserve">, </w:t>
      </w:r>
      <w:r w:rsidRPr="003F6F36">
        <w:rPr>
          <w:rFonts w:ascii="Calibri" w:hAnsi="Calibri" w:cs="Calibri"/>
          <w:b/>
          <w:bCs/>
          <w:noProof/>
          <w:szCs w:val="24"/>
        </w:rPr>
        <w:t>Eastham CL</w:t>
      </w:r>
      <w:r w:rsidRPr="003F6F36">
        <w:rPr>
          <w:rFonts w:ascii="Calibri" w:hAnsi="Calibri" w:cs="Calibri"/>
          <w:noProof/>
          <w:szCs w:val="24"/>
        </w:rPr>
        <w:t xml:space="preserve">, </w:t>
      </w:r>
      <w:r w:rsidRPr="003F6F36">
        <w:rPr>
          <w:rFonts w:ascii="Calibri" w:hAnsi="Calibri" w:cs="Calibri"/>
          <w:b/>
          <w:bCs/>
          <w:noProof/>
          <w:szCs w:val="24"/>
        </w:rPr>
        <w:t>Marcus ML</w:t>
      </w:r>
      <w:r w:rsidRPr="003F6F36">
        <w:rPr>
          <w:rFonts w:ascii="Calibri" w:hAnsi="Calibri" w:cs="Calibri"/>
          <w:noProof/>
          <w:szCs w:val="24"/>
        </w:rPr>
        <w:t xml:space="preserve">. Heterogeneous changes in epimyocardial microvascular size during graded coronary stenosis. Evidence of the microvascular site for </w:t>
      </w:r>
      <w:r w:rsidRPr="003F6F36">
        <w:rPr>
          <w:rFonts w:ascii="Calibri" w:hAnsi="Calibri" w:cs="Calibri"/>
          <w:noProof/>
          <w:szCs w:val="24"/>
        </w:rPr>
        <w:lastRenderedPageBreak/>
        <w:t xml:space="preserve">autoregulation. [Online]. </w:t>
      </w:r>
      <w:r w:rsidRPr="003F6F36">
        <w:rPr>
          <w:rFonts w:ascii="Calibri" w:hAnsi="Calibri" w:cs="Calibri"/>
          <w:i/>
          <w:iCs/>
          <w:noProof/>
          <w:szCs w:val="24"/>
        </w:rPr>
        <w:t>Circ Res</w:t>
      </w:r>
      <w:r w:rsidRPr="003F6F36">
        <w:rPr>
          <w:rFonts w:ascii="Calibri" w:hAnsi="Calibri" w:cs="Calibri"/>
          <w:noProof/>
          <w:szCs w:val="24"/>
        </w:rPr>
        <w:t xml:space="preserve"> 66: 389–96, 1990. http://www.ncbi.nlm.nih.gov/pubmed/2297810 [21 Feb. 2019].</w:t>
      </w:r>
    </w:p>
    <w:p w14:paraId="386F8EE0"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45. </w:t>
      </w:r>
      <w:r w:rsidRPr="003F6F36">
        <w:rPr>
          <w:rFonts w:ascii="Calibri" w:hAnsi="Calibri" w:cs="Calibri"/>
          <w:noProof/>
          <w:szCs w:val="24"/>
        </w:rPr>
        <w:tab/>
      </w:r>
      <w:r w:rsidRPr="003F6F36">
        <w:rPr>
          <w:rFonts w:ascii="Calibri" w:hAnsi="Calibri" w:cs="Calibri"/>
          <w:b/>
          <w:bCs/>
          <w:noProof/>
          <w:szCs w:val="24"/>
        </w:rPr>
        <w:t>Karch R</w:t>
      </w:r>
      <w:r w:rsidRPr="003F6F36">
        <w:rPr>
          <w:rFonts w:ascii="Calibri" w:hAnsi="Calibri" w:cs="Calibri"/>
          <w:noProof/>
          <w:szCs w:val="24"/>
        </w:rPr>
        <w:t xml:space="preserve">, </w:t>
      </w:r>
      <w:r w:rsidRPr="003F6F36">
        <w:rPr>
          <w:rFonts w:ascii="Calibri" w:hAnsi="Calibri" w:cs="Calibri"/>
          <w:b/>
          <w:bCs/>
          <w:noProof/>
          <w:szCs w:val="24"/>
        </w:rPr>
        <w:t>Neumann F</w:t>
      </w:r>
      <w:r w:rsidRPr="003F6F36">
        <w:rPr>
          <w:rFonts w:ascii="Calibri" w:hAnsi="Calibri" w:cs="Calibri"/>
          <w:noProof/>
          <w:szCs w:val="24"/>
        </w:rPr>
        <w:t xml:space="preserve">, </w:t>
      </w:r>
      <w:r w:rsidRPr="003F6F36">
        <w:rPr>
          <w:rFonts w:ascii="Calibri" w:hAnsi="Calibri" w:cs="Calibri"/>
          <w:b/>
          <w:bCs/>
          <w:noProof/>
          <w:szCs w:val="24"/>
        </w:rPr>
        <w:t>Neumann M</w:t>
      </w:r>
      <w:r w:rsidRPr="003F6F36">
        <w:rPr>
          <w:rFonts w:ascii="Calibri" w:hAnsi="Calibri" w:cs="Calibri"/>
          <w:noProof/>
          <w:szCs w:val="24"/>
        </w:rPr>
        <w:t xml:space="preserve">, </w:t>
      </w:r>
      <w:r w:rsidRPr="003F6F36">
        <w:rPr>
          <w:rFonts w:ascii="Calibri" w:hAnsi="Calibri" w:cs="Calibri"/>
          <w:b/>
          <w:bCs/>
          <w:noProof/>
          <w:szCs w:val="24"/>
        </w:rPr>
        <w:t>Schreiner W</w:t>
      </w:r>
      <w:r w:rsidRPr="003F6F36">
        <w:rPr>
          <w:rFonts w:ascii="Calibri" w:hAnsi="Calibri" w:cs="Calibri"/>
          <w:noProof/>
          <w:szCs w:val="24"/>
        </w:rPr>
        <w:t xml:space="preserve">. Staged Growth of Optimized Arterial Model Trees. </w:t>
      </w:r>
      <w:r w:rsidRPr="003F6F36">
        <w:rPr>
          <w:rFonts w:ascii="Calibri" w:hAnsi="Calibri" w:cs="Calibri"/>
          <w:i/>
          <w:iCs/>
          <w:noProof/>
          <w:szCs w:val="24"/>
        </w:rPr>
        <w:t>Ann Biomed Eng</w:t>
      </w:r>
      <w:r w:rsidRPr="003F6F36">
        <w:rPr>
          <w:rFonts w:ascii="Calibri" w:hAnsi="Calibri" w:cs="Calibri"/>
          <w:noProof/>
          <w:szCs w:val="24"/>
        </w:rPr>
        <w:t xml:space="preserve"> 28: 495–511, 2000. doi: 10.1114/1.290.</w:t>
      </w:r>
    </w:p>
    <w:p w14:paraId="2AC8FF91"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46. </w:t>
      </w:r>
      <w:r w:rsidRPr="003F6F36">
        <w:rPr>
          <w:rFonts w:ascii="Calibri" w:hAnsi="Calibri" w:cs="Calibri"/>
          <w:noProof/>
          <w:szCs w:val="24"/>
        </w:rPr>
        <w:tab/>
      </w:r>
      <w:r w:rsidRPr="003F6F36">
        <w:rPr>
          <w:rFonts w:ascii="Calibri" w:hAnsi="Calibri" w:cs="Calibri"/>
          <w:b/>
          <w:bCs/>
          <w:noProof/>
          <w:szCs w:val="24"/>
        </w:rPr>
        <w:t>Kassab GS</w:t>
      </w:r>
      <w:r w:rsidRPr="003F6F36">
        <w:rPr>
          <w:rFonts w:ascii="Calibri" w:hAnsi="Calibri" w:cs="Calibri"/>
          <w:noProof/>
          <w:szCs w:val="24"/>
        </w:rPr>
        <w:t xml:space="preserve">, </w:t>
      </w:r>
      <w:r w:rsidRPr="003F6F36">
        <w:rPr>
          <w:rFonts w:ascii="Calibri" w:hAnsi="Calibri" w:cs="Calibri"/>
          <w:b/>
          <w:bCs/>
          <w:noProof/>
          <w:szCs w:val="24"/>
        </w:rPr>
        <w:t>Fung YC</w:t>
      </w:r>
      <w:r w:rsidRPr="003F6F36">
        <w:rPr>
          <w:rFonts w:ascii="Calibri" w:hAnsi="Calibri" w:cs="Calibri"/>
          <w:noProof/>
          <w:szCs w:val="24"/>
        </w:rPr>
        <w:t xml:space="preserve">. The pattern of coronary arteriolar bifurcations and the uniform shear hypothesis [Online]. </w:t>
      </w:r>
      <w:r w:rsidRPr="003F6F36">
        <w:rPr>
          <w:rFonts w:ascii="Calibri" w:hAnsi="Calibri" w:cs="Calibri"/>
          <w:i/>
          <w:iCs/>
          <w:noProof/>
          <w:szCs w:val="24"/>
        </w:rPr>
        <w:t>Ann Biomed Eng</w:t>
      </w:r>
      <w:r w:rsidRPr="003F6F36">
        <w:rPr>
          <w:rFonts w:ascii="Calibri" w:hAnsi="Calibri" w:cs="Calibri"/>
          <w:noProof/>
          <w:szCs w:val="24"/>
        </w:rPr>
        <w:t xml:space="preserve"> 23: 13–20, 1995. http://www.ncbi.nlm.nih.gov/pubmed/7762878.</w:t>
      </w:r>
    </w:p>
    <w:p w14:paraId="7C012F7E"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47. </w:t>
      </w:r>
      <w:r w:rsidRPr="003F6F36">
        <w:rPr>
          <w:rFonts w:ascii="Calibri" w:hAnsi="Calibri" w:cs="Calibri"/>
          <w:noProof/>
          <w:szCs w:val="24"/>
        </w:rPr>
        <w:tab/>
      </w:r>
      <w:r w:rsidRPr="003F6F36">
        <w:rPr>
          <w:rFonts w:ascii="Calibri" w:hAnsi="Calibri" w:cs="Calibri"/>
          <w:b/>
          <w:bCs/>
          <w:noProof/>
          <w:szCs w:val="24"/>
        </w:rPr>
        <w:t>Kassab GS</w:t>
      </w:r>
      <w:r w:rsidRPr="003F6F36">
        <w:rPr>
          <w:rFonts w:ascii="Calibri" w:hAnsi="Calibri" w:cs="Calibri"/>
          <w:noProof/>
          <w:szCs w:val="24"/>
        </w:rPr>
        <w:t xml:space="preserve">, </w:t>
      </w:r>
      <w:r w:rsidRPr="003F6F36">
        <w:rPr>
          <w:rFonts w:ascii="Calibri" w:hAnsi="Calibri" w:cs="Calibri"/>
          <w:b/>
          <w:bCs/>
          <w:noProof/>
          <w:szCs w:val="24"/>
        </w:rPr>
        <w:t>Rider CA</w:t>
      </w:r>
      <w:r w:rsidRPr="003F6F36">
        <w:rPr>
          <w:rFonts w:ascii="Calibri" w:hAnsi="Calibri" w:cs="Calibri"/>
          <w:noProof/>
          <w:szCs w:val="24"/>
        </w:rPr>
        <w:t xml:space="preserve">, </w:t>
      </w:r>
      <w:r w:rsidRPr="003F6F36">
        <w:rPr>
          <w:rFonts w:ascii="Calibri" w:hAnsi="Calibri" w:cs="Calibri"/>
          <w:b/>
          <w:bCs/>
          <w:noProof/>
          <w:szCs w:val="24"/>
        </w:rPr>
        <w:t>Tang NJ</w:t>
      </w:r>
      <w:r w:rsidRPr="003F6F36">
        <w:rPr>
          <w:rFonts w:ascii="Calibri" w:hAnsi="Calibri" w:cs="Calibri"/>
          <w:noProof/>
          <w:szCs w:val="24"/>
        </w:rPr>
        <w:t xml:space="preserve">, </w:t>
      </w:r>
      <w:r w:rsidRPr="003F6F36">
        <w:rPr>
          <w:rFonts w:ascii="Calibri" w:hAnsi="Calibri" w:cs="Calibri"/>
          <w:b/>
          <w:bCs/>
          <w:noProof/>
          <w:szCs w:val="24"/>
        </w:rPr>
        <w:t>Fung YC</w:t>
      </w:r>
      <w:r w:rsidRPr="003F6F36">
        <w:rPr>
          <w:rFonts w:ascii="Calibri" w:hAnsi="Calibri" w:cs="Calibri"/>
          <w:noProof/>
          <w:szCs w:val="24"/>
        </w:rPr>
        <w:t xml:space="preserve">. Morphometry of pig coronary arterial trees. </w:t>
      </w:r>
      <w:r w:rsidRPr="003F6F36">
        <w:rPr>
          <w:rFonts w:ascii="Calibri" w:hAnsi="Calibri" w:cs="Calibri"/>
          <w:i/>
          <w:iCs/>
          <w:noProof/>
          <w:szCs w:val="24"/>
        </w:rPr>
        <w:t>Am J Physiol Circ Physiol</w:t>
      </w:r>
      <w:r w:rsidRPr="003F6F36">
        <w:rPr>
          <w:rFonts w:ascii="Calibri" w:hAnsi="Calibri" w:cs="Calibri"/>
          <w:noProof/>
          <w:szCs w:val="24"/>
        </w:rPr>
        <w:t xml:space="preserve"> 265: H350–H365, 1993. doi: 10.1152/ajpheart.1993.265.1.H350.</w:t>
      </w:r>
    </w:p>
    <w:p w14:paraId="54880276"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48. </w:t>
      </w:r>
      <w:r w:rsidRPr="003F6F36">
        <w:rPr>
          <w:rFonts w:ascii="Calibri" w:hAnsi="Calibri" w:cs="Calibri"/>
          <w:noProof/>
          <w:szCs w:val="24"/>
        </w:rPr>
        <w:tab/>
      </w:r>
      <w:r w:rsidRPr="003F6F36">
        <w:rPr>
          <w:rFonts w:ascii="Calibri" w:hAnsi="Calibri" w:cs="Calibri"/>
          <w:b/>
          <w:bCs/>
          <w:noProof/>
          <w:szCs w:val="24"/>
        </w:rPr>
        <w:t>Kiel AM</w:t>
      </w:r>
      <w:r w:rsidRPr="003F6F36">
        <w:rPr>
          <w:rFonts w:ascii="Calibri" w:hAnsi="Calibri" w:cs="Calibri"/>
          <w:noProof/>
          <w:szCs w:val="24"/>
        </w:rPr>
        <w:t xml:space="preserve">, </w:t>
      </w:r>
      <w:r w:rsidRPr="003F6F36">
        <w:rPr>
          <w:rFonts w:ascii="Calibri" w:hAnsi="Calibri" w:cs="Calibri"/>
          <w:b/>
          <w:bCs/>
          <w:noProof/>
          <w:szCs w:val="24"/>
        </w:rPr>
        <w:t>Goodwill AG</w:t>
      </w:r>
      <w:r w:rsidRPr="003F6F36">
        <w:rPr>
          <w:rFonts w:ascii="Calibri" w:hAnsi="Calibri" w:cs="Calibri"/>
          <w:noProof/>
          <w:szCs w:val="24"/>
        </w:rPr>
        <w:t xml:space="preserve">, </w:t>
      </w:r>
      <w:r w:rsidRPr="003F6F36">
        <w:rPr>
          <w:rFonts w:ascii="Calibri" w:hAnsi="Calibri" w:cs="Calibri"/>
          <w:b/>
          <w:bCs/>
          <w:noProof/>
          <w:szCs w:val="24"/>
        </w:rPr>
        <w:t>Baker HE</w:t>
      </w:r>
      <w:r w:rsidRPr="003F6F36">
        <w:rPr>
          <w:rFonts w:ascii="Calibri" w:hAnsi="Calibri" w:cs="Calibri"/>
          <w:noProof/>
          <w:szCs w:val="24"/>
        </w:rPr>
        <w:t xml:space="preserve">, </w:t>
      </w:r>
      <w:r w:rsidRPr="003F6F36">
        <w:rPr>
          <w:rFonts w:ascii="Calibri" w:hAnsi="Calibri" w:cs="Calibri"/>
          <w:b/>
          <w:bCs/>
          <w:noProof/>
          <w:szCs w:val="24"/>
        </w:rPr>
        <w:t>Dick GM</w:t>
      </w:r>
      <w:r w:rsidRPr="003F6F36">
        <w:rPr>
          <w:rFonts w:ascii="Calibri" w:hAnsi="Calibri" w:cs="Calibri"/>
          <w:noProof/>
          <w:szCs w:val="24"/>
        </w:rPr>
        <w:t xml:space="preserve">, </w:t>
      </w:r>
      <w:r w:rsidRPr="003F6F36">
        <w:rPr>
          <w:rFonts w:ascii="Calibri" w:hAnsi="Calibri" w:cs="Calibri"/>
          <w:b/>
          <w:bCs/>
          <w:noProof/>
          <w:szCs w:val="24"/>
        </w:rPr>
        <w:t>Tune JD</w:t>
      </w:r>
      <w:r w:rsidRPr="003F6F36">
        <w:rPr>
          <w:rFonts w:ascii="Calibri" w:hAnsi="Calibri" w:cs="Calibri"/>
          <w:noProof/>
          <w:szCs w:val="24"/>
        </w:rPr>
        <w:t xml:space="preserve">. Local metabolic hypothesis is not sufficient to explain coronary autoregulatory behavior. </w:t>
      </w:r>
      <w:r w:rsidRPr="003F6F36">
        <w:rPr>
          <w:rFonts w:ascii="Calibri" w:hAnsi="Calibri" w:cs="Calibri"/>
          <w:i/>
          <w:iCs/>
          <w:noProof/>
          <w:szCs w:val="24"/>
        </w:rPr>
        <w:t>Basic Res Cardiol</w:t>
      </w:r>
      <w:r w:rsidRPr="003F6F36">
        <w:rPr>
          <w:rFonts w:ascii="Calibri" w:hAnsi="Calibri" w:cs="Calibri"/>
          <w:noProof/>
          <w:szCs w:val="24"/>
        </w:rPr>
        <w:t xml:space="preserve"> 113: 33, 2018. doi: 10.1007/s00395-018-0691-0.</w:t>
      </w:r>
    </w:p>
    <w:p w14:paraId="00D3554B"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49. </w:t>
      </w:r>
      <w:r w:rsidRPr="003F6F36">
        <w:rPr>
          <w:rFonts w:ascii="Calibri" w:hAnsi="Calibri" w:cs="Calibri"/>
          <w:noProof/>
          <w:szCs w:val="24"/>
        </w:rPr>
        <w:tab/>
      </w:r>
      <w:r w:rsidRPr="003F6F36">
        <w:rPr>
          <w:rFonts w:ascii="Calibri" w:hAnsi="Calibri" w:cs="Calibri"/>
          <w:b/>
          <w:bCs/>
          <w:noProof/>
          <w:szCs w:val="24"/>
        </w:rPr>
        <w:t>Kirk ES</w:t>
      </w:r>
      <w:r w:rsidRPr="003F6F36">
        <w:rPr>
          <w:rFonts w:ascii="Calibri" w:hAnsi="Calibri" w:cs="Calibri"/>
          <w:noProof/>
          <w:szCs w:val="24"/>
        </w:rPr>
        <w:t xml:space="preserve">, </w:t>
      </w:r>
      <w:r w:rsidRPr="003F6F36">
        <w:rPr>
          <w:rFonts w:ascii="Calibri" w:hAnsi="Calibri" w:cs="Calibri"/>
          <w:b/>
          <w:bCs/>
          <w:noProof/>
          <w:szCs w:val="24"/>
        </w:rPr>
        <w:t>Honig CR</w:t>
      </w:r>
      <w:r w:rsidRPr="003F6F36">
        <w:rPr>
          <w:rFonts w:ascii="Calibri" w:hAnsi="Calibri" w:cs="Calibri"/>
          <w:noProof/>
          <w:szCs w:val="24"/>
        </w:rPr>
        <w:t xml:space="preserve">. An experimental and theoretical analysis of myocardial tissue pressure. </w:t>
      </w:r>
      <w:r w:rsidRPr="003F6F36">
        <w:rPr>
          <w:rFonts w:ascii="Calibri" w:hAnsi="Calibri" w:cs="Calibri"/>
          <w:i/>
          <w:iCs/>
          <w:noProof/>
          <w:szCs w:val="24"/>
        </w:rPr>
        <w:t>Am J Physiol Content</w:t>
      </w:r>
      <w:r w:rsidRPr="003F6F36">
        <w:rPr>
          <w:rFonts w:ascii="Calibri" w:hAnsi="Calibri" w:cs="Calibri"/>
          <w:noProof/>
          <w:szCs w:val="24"/>
        </w:rPr>
        <w:t xml:space="preserve"> 207: 361–367, 1964. doi: 10.1152/ajplegacy.1964.207.2.361.</w:t>
      </w:r>
    </w:p>
    <w:p w14:paraId="467BCB5A"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50. </w:t>
      </w:r>
      <w:r w:rsidRPr="003F6F36">
        <w:rPr>
          <w:rFonts w:ascii="Calibri" w:hAnsi="Calibri" w:cs="Calibri"/>
          <w:noProof/>
          <w:szCs w:val="24"/>
        </w:rPr>
        <w:tab/>
      </w:r>
      <w:r w:rsidRPr="003F6F36">
        <w:rPr>
          <w:rFonts w:ascii="Calibri" w:hAnsi="Calibri" w:cs="Calibri"/>
          <w:b/>
          <w:bCs/>
          <w:noProof/>
          <w:szCs w:val="24"/>
        </w:rPr>
        <w:t>Kopincová J</w:t>
      </w:r>
      <w:r w:rsidRPr="003F6F36">
        <w:rPr>
          <w:rFonts w:ascii="Calibri" w:hAnsi="Calibri" w:cs="Calibri"/>
          <w:noProof/>
          <w:szCs w:val="24"/>
        </w:rPr>
        <w:t xml:space="preserve">, </w:t>
      </w:r>
      <w:r w:rsidRPr="003F6F36">
        <w:rPr>
          <w:rFonts w:ascii="Calibri" w:hAnsi="Calibri" w:cs="Calibri"/>
          <w:b/>
          <w:bCs/>
          <w:noProof/>
          <w:szCs w:val="24"/>
        </w:rPr>
        <w:t>Púzserová A</w:t>
      </w:r>
      <w:r w:rsidRPr="003F6F36">
        <w:rPr>
          <w:rFonts w:ascii="Calibri" w:hAnsi="Calibri" w:cs="Calibri"/>
          <w:noProof/>
          <w:szCs w:val="24"/>
        </w:rPr>
        <w:t xml:space="preserve">, </w:t>
      </w:r>
      <w:r w:rsidRPr="003F6F36">
        <w:rPr>
          <w:rFonts w:ascii="Calibri" w:hAnsi="Calibri" w:cs="Calibri"/>
          <w:b/>
          <w:bCs/>
          <w:noProof/>
          <w:szCs w:val="24"/>
        </w:rPr>
        <w:t>Bernátová I</w:t>
      </w:r>
      <w:r w:rsidRPr="003F6F36">
        <w:rPr>
          <w:rFonts w:ascii="Calibri" w:hAnsi="Calibri" w:cs="Calibri"/>
          <w:noProof/>
          <w:szCs w:val="24"/>
        </w:rPr>
        <w:t xml:space="preserve">. L-NAME in the cardiovascular system - Nitric oxide synthase activator? </w:t>
      </w:r>
      <w:r w:rsidRPr="003F6F36">
        <w:rPr>
          <w:rFonts w:ascii="Calibri" w:hAnsi="Calibri" w:cs="Calibri"/>
          <w:i/>
          <w:iCs/>
          <w:noProof/>
          <w:szCs w:val="24"/>
        </w:rPr>
        <w:t>Pharmacol. Reports</w:t>
      </w:r>
      <w:r w:rsidRPr="003F6F36">
        <w:rPr>
          <w:rFonts w:ascii="Calibri" w:hAnsi="Calibri" w:cs="Calibri"/>
          <w:noProof/>
          <w:szCs w:val="24"/>
        </w:rPr>
        <w:t xml:space="preserve"> 64 Elsevier B.V.: 511–520, 2012.</w:t>
      </w:r>
    </w:p>
    <w:p w14:paraId="163522E0"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51. </w:t>
      </w:r>
      <w:r w:rsidRPr="003F6F36">
        <w:rPr>
          <w:rFonts w:ascii="Calibri" w:hAnsi="Calibri" w:cs="Calibri"/>
          <w:noProof/>
          <w:szCs w:val="24"/>
        </w:rPr>
        <w:tab/>
      </w:r>
      <w:r w:rsidRPr="003F6F36">
        <w:rPr>
          <w:rFonts w:ascii="Calibri" w:hAnsi="Calibri" w:cs="Calibri"/>
          <w:b/>
          <w:bCs/>
          <w:noProof/>
          <w:szCs w:val="24"/>
        </w:rPr>
        <w:t>Kuo L</w:t>
      </w:r>
      <w:r w:rsidRPr="003F6F36">
        <w:rPr>
          <w:rFonts w:ascii="Calibri" w:hAnsi="Calibri" w:cs="Calibri"/>
          <w:noProof/>
          <w:szCs w:val="24"/>
        </w:rPr>
        <w:t xml:space="preserve">, </w:t>
      </w:r>
      <w:r w:rsidRPr="003F6F36">
        <w:rPr>
          <w:rFonts w:ascii="Calibri" w:hAnsi="Calibri" w:cs="Calibri"/>
          <w:b/>
          <w:bCs/>
          <w:noProof/>
          <w:szCs w:val="24"/>
        </w:rPr>
        <w:t>Chilian WM</w:t>
      </w:r>
      <w:r w:rsidRPr="003F6F36">
        <w:rPr>
          <w:rFonts w:ascii="Calibri" w:hAnsi="Calibri" w:cs="Calibri"/>
          <w:noProof/>
          <w:szCs w:val="24"/>
        </w:rPr>
        <w:t xml:space="preserve">, </w:t>
      </w:r>
      <w:r w:rsidRPr="003F6F36">
        <w:rPr>
          <w:rFonts w:ascii="Calibri" w:hAnsi="Calibri" w:cs="Calibri"/>
          <w:b/>
          <w:bCs/>
          <w:noProof/>
          <w:szCs w:val="24"/>
        </w:rPr>
        <w:t>Davis MJ</w:t>
      </w:r>
      <w:r w:rsidRPr="003F6F36">
        <w:rPr>
          <w:rFonts w:ascii="Calibri" w:hAnsi="Calibri" w:cs="Calibri"/>
          <w:noProof/>
          <w:szCs w:val="24"/>
        </w:rPr>
        <w:t xml:space="preserve">. Coronary arteriolar myogenic response is independent of endothelium. </w:t>
      </w:r>
      <w:r w:rsidRPr="003F6F36">
        <w:rPr>
          <w:rFonts w:ascii="Calibri" w:hAnsi="Calibri" w:cs="Calibri"/>
          <w:i/>
          <w:iCs/>
          <w:noProof/>
          <w:szCs w:val="24"/>
        </w:rPr>
        <w:t>Circ Res</w:t>
      </w:r>
      <w:r w:rsidRPr="003F6F36">
        <w:rPr>
          <w:rFonts w:ascii="Calibri" w:hAnsi="Calibri" w:cs="Calibri"/>
          <w:noProof/>
          <w:szCs w:val="24"/>
        </w:rPr>
        <w:t xml:space="preserve"> 66: 860–866, 1990. doi: 10.1161/01.RES.66.3.860.</w:t>
      </w:r>
    </w:p>
    <w:p w14:paraId="0F87AEE4"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52. </w:t>
      </w:r>
      <w:r w:rsidRPr="003F6F36">
        <w:rPr>
          <w:rFonts w:ascii="Calibri" w:hAnsi="Calibri" w:cs="Calibri"/>
          <w:noProof/>
          <w:szCs w:val="24"/>
        </w:rPr>
        <w:tab/>
      </w:r>
      <w:r w:rsidRPr="003F6F36">
        <w:rPr>
          <w:rFonts w:ascii="Calibri" w:hAnsi="Calibri" w:cs="Calibri"/>
          <w:b/>
          <w:bCs/>
          <w:noProof/>
          <w:szCs w:val="24"/>
        </w:rPr>
        <w:t>Kuo L</w:t>
      </w:r>
      <w:r w:rsidRPr="003F6F36">
        <w:rPr>
          <w:rFonts w:ascii="Calibri" w:hAnsi="Calibri" w:cs="Calibri"/>
          <w:noProof/>
          <w:szCs w:val="24"/>
        </w:rPr>
        <w:t xml:space="preserve">, </w:t>
      </w:r>
      <w:r w:rsidRPr="003F6F36">
        <w:rPr>
          <w:rFonts w:ascii="Calibri" w:hAnsi="Calibri" w:cs="Calibri"/>
          <w:b/>
          <w:bCs/>
          <w:noProof/>
          <w:szCs w:val="24"/>
        </w:rPr>
        <w:t>Davis MJ</w:t>
      </w:r>
      <w:r w:rsidRPr="003F6F36">
        <w:rPr>
          <w:rFonts w:ascii="Calibri" w:hAnsi="Calibri" w:cs="Calibri"/>
          <w:noProof/>
          <w:szCs w:val="24"/>
        </w:rPr>
        <w:t xml:space="preserve">, </w:t>
      </w:r>
      <w:r w:rsidRPr="003F6F36">
        <w:rPr>
          <w:rFonts w:ascii="Calibri" w:hAnsi="Calibri" w:cs="Calibri"/>
          <w:b/>
          <w:bCs/>
          <w:noProof/>
          <w:szCs w:val="24"/>
        </w:rPr>
        <w:t>Chilian WM</w:t>
      </w:r>
      <w:r w:rsidRPr="003F6F36">
        <w:rPr>
          <w:rFonts w:ascii="Calibri" w:hAnsi="Calibri" w:cs="Calibri"/>
          <w:noProof/>
          <w:szCs w:val="24"/>
        </w:rPr>
        <w:t xml:space="preserve">. Myogenic activity in isolated subepicardial and subendocardial coronary arterioles. </w:t>
      </w:r>
      <w:r w:rsidRPr="003F6F36">
        <w:rPr>
          <w:rFonts w:ascii="Calibri" w:hAnsi="Calibri" w:cs="Calibri"/>
          <w:i/>
          <w:iCs/>
          <w:noProof/>
          <w:szCs w:val="24"/>
        </w:rPr>
        <w:t>Am J Physiol</w:t>
      </w:r>
      <w:r w:rsidRPr="003F6F36">
        <w:rPr>
          <w:rFonts w:ascii="Calibri" w:hAnsi="Calibri" w:cs="Calibri"/>
          <w:noProof/>
          <w:szCs w:val="24"/>
        </w:rPr>
        <w:t xml:space="preserve"> 255: H1558-62, 1988. doi: 10.1152/ajpheart.1988.255.6.H1558.</w:t>
      </w:r>
    </w:p>
    <w:p w14:paraId="634D0731"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53. </w:t>
      </w:r>
      <w:r w:rsidRPr="003F6F36">
        <w:rPr>
          <w:rFonts w:ascii="Calibri" w:hAnsi="Calibri" w:cs="Calibri"/>
          <w:noProof/>
          <w:szCs w:val="24"/>
        </w:rPr>
        <w:tab/>
      </w:r>
      <w:r w:rsidRPr="003F6F36">
        <w:rPr>
          <w:rFonts w:ascii="Calibri" w:hAnsi="Calibri" w:cs="Calibri"/>
          <w:b/>
          <w:bCs/>
          <w:noProof/>
          <w:szCs w:val="24"/>
        </w:rPr>
        <w:t>Kuo L</w:t>
      </w:r>
      <w:r w:rsidRPr="003F6F36">
        <w:rPr>
          <w:rFonts w:ascii="Calibri" w:hAnsi="Calibri" w:cs="Calibri"/>
          <w:noProof/>
          <w:szCs w:val="24"/>
        </w:rPr>
        <w:t xml:space="preserve">, </w:t>
      </w:r>
      <w:r w:rsidRPr="003F6F36">
        <w:rPr>
          <w:rFonts w:ascii="Calibri" w:hAnsi="Calibri" w:cs="Calibri"/>
          <w:b/>
          <w:bCs/>
          <w:noProof/>
          <w:szCs w:val="24"/>
        </w:rPr>
        <w:t>Davis MJ</w:t>
      </w:r>
      <w:r w:rsidRPr="003F6F36">
        <w:rPr>
          <w:rFonts w:ascii="Calibri" w:hAnsi="Calibri" w:cs="Calibri"/>
          <w:noProof/>
          <w:szCs w:val="24"/>
        </w:rPr>
        <w:t xml:space="preserve">, </w:t>
      </w:r>
      <w:r w:rsidRPr="003F6F36">
        <w:rPr>
          <w:rFonts w:ascii="Calibri" w:hAnsi="Calibri" w:cs="Calibri"/>
          <w:b/>
          <w:bCs/>
          <w:noProof/>
          <w:szCs w:val="24"/>
        </w:rPr>
        <w:t>Chilian WM</w:t>
      </w:r>
      <w:r w:rsidRPr="003F6F36">
        <w:rPr>
          <w:rFonts w:ascii="Calibri" w:hAnsi="Calibri" w:cs="Calibri"/>
          <w:noProof/>
          <w:szCs w:val="24"/>
        </w:rPr>
        <w:t xml:space="preserve">. Longitudinal Gradients for Endothelium-Dependent and -Independent Vascular Responses in the Coronary Microcirculation. </w:t>
      </w:r>
      <w:r w:rsidRPr="003F6F36">
        <w:rPr>
          <w:rFonts w:ascii="Calibri" w:hAnsi="Calibri" w:cs="Calibri"/>
          <w:i/>
          <w:iCs/>
          <w:noProof/>
          <w:szCs w:val="24"/>
        </w:rPr>
        <w:t>Circulation</w:t>
      </w:r>
      <w:r w:rsidRPr="003F6F36">
        <w:rPr>
          <w:rFonts w:ascii="Calibri" w:hAnsi="Calibri" w:cs="Calibri"/>
          <w:noProof/>
          <w:szCs w:val="24"/>
        </w:rPr>
        <w:t xml:space="preserve"> 92: 518–525, 1995. doi: 10.1161/01.CIR.92.3.518.</w:t>
      </w:r>
    </w:p>
    <w:p w14:paraId="1D19BCA4"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54. </w:t>
      </w:r>
      <w:r w:rsidRPr="003F6F36">
        <w:rPr>
          <w:rFonts w:ascii="Calibri" w:hAnsi="Calibri" w:cs="Calibri"/>
          <w:noProof/>
          <w:szCs w:val="24"/>
        </w:rPr>
        <w:tab/>
      </w:r>
      <w:r w:rsidRPr="003F6F36">
        <w:rPr>
          <w:rFonts w:ascii="Calibri" w:hAnsi="Calibri" w:cs="Calibri"/>
          <w:b/>
          <w:bCs/>
          <w:noProof/>
          <w:szCs w:val="24"/>
        </w:rPr>
        <w:t>Liao JC</w:t>
      </w:r>
      <w:r w:rsidRPr="003F6F36">
        <w:rPr>
          <w:rFonts w:ascii="Calibri" w:hAnsi="Calibri" w:cs="Calibri"/>
          <w:noProof/>
          <w:szCs w:val="24"/>
        </w:rPr>
        <w:t xml:space="preserve">, </w:t>
      </w:r>
      <w:r w:rsidRPr="003F6F36">
        <w:rPr>
          <w:rFonts w:ascii="Calibri" w:hAnsi="Calibri" w:cs="Calibri"/>
          <w:b/>
          <w:bCs/>
          <w:noProof/>
          <w:szCs w:val="24"/>
        </w:rPr>
        <w:t>Kuo L</w:t>
      </w:r>
      <w:r w:rsidRPr="003F6F36">
        <w:rPr>
          <w:rFonts w:ascii="Calibri" w:hAnsi="Calibri" w:cs="Calibri"/>
          <w:noProof/>
          <w:szCs w:val="24"/>
        </w:rPr>
        <w:t xml:space="preserve">. Interaction between adenosine and flow-induced dilation in coronary microvascular network. </w:t>
      </w:r>
      <w:r w:rsidRPr="003F6F36">
        <w:rPr>
          <w:rFonts w:ascii="Calibri" w:hAnsi="Calibri" w:cs="Calibri"/>
          <w:i/>
          <w:iCs/>
          <w:noProof/>
          <w:szCs w:val="24"/>
        </w:rPr>
        <w:t>Am J Physiol</w:t>
      </w:r>
      <w:r w:rsidRPr="003F6F36">
        <w:rPr>
          <w:rFonts w:ascii="Calibri" w:hAnsi="Calibri" w:cs="Calibri"/>
          <w:noProof/>
          <w:szCs w:val="24"/>
        </w:rPr>
        <w:t xml:space="preserve"> 272: H1571-81, 1997. doi: 10.1152/ajpheart.1997.272.4.H1571.</w:t>
      </w:r>
    </w:p>
    <w:p w14:paraId="7F66B13F"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55. </w:t>
      </w:r>
      <w:r w:rsidRPr="003F6F36">
        <w:rPr>
          <w:rFonts w:ascii="Calibri" w:hAnsi="Calibri" w:cs="Calibri"/>
          <w:noProof/>
          <w:szCs w:val="24"/>
        </w:rPr>
        <w:tab/>
      </w:r>
      <w:r w:rsidRPr="003F6F36">
        <w:rPr>
          <w:rFonts w:ascii="Calibri" w:hAnsi="Calibri" w:cs="Calibri"/>
          <w:b/>
          <w:bCs/>
          <w:noProof/>
          <w:szCs w:val="24"/>
        </w:rPr>
        <w:t>Lindström SB</w:t>
      </w:r>
      <w:r w:rsidRPr="003F6F36">
        <w:rPr>
          <w:rFonts w:ascii="Calibri" w:hAnsi="Calibri" w:cs="Calibri"/>
          <w:noProof/>
          <w:szCs w:val="24"/>
        </w:rPr>
        <w:t xml:space="preserve">, </w:t>
      </w:r>
      <w:r w:rsidRPr="003F6F36">
        <w:rPr>
          <w:rFonts w:ascii="Calibri" w:hAnsi="Calibri" w:cs="Calibri"/>
          <w:b/>
          <w:bCs/>
          <w:noProof/>
          <w:szCs w:val="24"/>
        </w:rPr>
        <w:t>Satha G</w:t>
      </w:r>
      <w:r w:rsidRPr="003F6F36">
        <w:rPr>
          <w:rFonts w:ascii="Calibri" w:hAnsi="Calibri" w:cs="Calibri"/>
          <w:noProof/>
          <w:szCs w:val="24"/>
        </w:rPr>
        <w:t xml:space="preserve">, </w:t>
      </w:r>
      <w:r w:rsidRPr="003F6F36">
        <w:rPr>
          <w:rFonts w:ascii="Calibri" w:hAnsi="Calibri" w:cs="Calibri"/>
          <w:b/>
          <w:bCs/>
          <w:noProof/>
          <w:szCs w:val="24"/>
        </w:rPr>
        <w:t>Klarbring A</w:t>
      </w:r>
      <w:r w:rsidRPr="003F6F36">
        <w:rPr>
          <w:rFonts w:ascii="Calibri" w:hAnsi="Calibri" w:cs="Calibri"/>
          <w:noProof/>
          <w:szCs w:val="24"/>
        </w:rPr>
        <w:t xml:space="preserve">. Extension of Murray’s law including nonlinear mechanics of a composite artery wall. </w:t>
      </w:r>
      <w:r w:rsidRPr="003F6F36">
        <w:rPr>
          <w:rFonts w:ascii="Calibri" w:hAnsi="Calibri" w:cs="Calibri"/>
          <w:i/>
          <w:iCs/>
          <w:noProof/>
          <w:szCs w:val="24"/>
        </w:rPr>
        <w:t>Biomech Model Mechanobiol</w:t>
      </w:r>
      <w:r w:rsidRPr="003F6F36">
        <w:rPr>
          <w:rFonts w:ascii="Calibri" w:hAnsi="Calibri" w:cs="Calibri"/>
          <w:noProof/>
          <w:szCs w:val="24"/>
        </w:rPr>
        <w:t xml:space="preserve"> 14: 83–91, 2015. doi: 10.1007/s10237-014-0590-8.</w:t>
      </w:r>
    </w:p>
    <w:p w14:paraId="21AABDA4"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56. </w:t>
      </w:r>
      <w:r w:rsidRPr="003F6F36">
        <w:rPr>
          <w:rFonts w:ascii="Calibri" w:hAnsi="Calibri" w:cs="Calibri"/>
          <w:noProof/>
          <w:szCs w:val="24"/>
        </w:rPr>
        <w:tab/>
      </w:r>
      <w:r w:rsidRPr="003F6F36">
        <w:rPr>
          <w:rFonts w:ascii="Calibri" w:hAnsi="Calibri" w:cs="Calibri"/>
          <w:b/>
          <w:bCs/>
          <w:noProof/>
          <w:szCs w:val="24"/>
        </w:rPr>
        <w:t>Liu D</w:t>
      </w:r>
      <w:r w:rsidRPr="003F6F36">
        <w:rPr>
          <w:rFonts w:ascii="Calibri" w:hAnsi="Calibri" w:cs="Calibri"/>
          <w:noProof/>
          <w:szCs w:val="24"/>
        </w:rPr>
        <w:t xml:space="preserve">, </w:t>
      </w:r>
      <w:r w:rsidRPr="003F6F36">
        <w:rPr>
          <w:rFonts w:ascii="Calibri" w:hAnsi="Calibri" w:cs="Calibri"/>
          <w:b/>
          <w:bCs/>
          <w:noProof/>
          <w:szCs w:val="24"/>
        </w:rPr>
        <w:t>Wood NB</w:t>
      </w:r>
      <w:r w:rsidRPr="003F6F36">
        <w:rPr>
          <w:rFonts w:ascii="Calibri" w:hAnsi="Calibri" w:cs="Calibri"/>
          <w:noProof/>
          <w:szCs w:val="24"/>
        </w:rPr>
        <w:t xml:space="preserve">, </w:t>
      </w:r>
      <w:r w:rsidRPr="003F6F36">
        <w:rPr>
          <w:rFonts w:ascii="Calibri" w:hAnsi="Calibri" w:cs="Calibri"/>
          <w:b/>
          <w:bCs/>
          <w:noProof/>
          <w:szCs w:val="24"/>
        </w:rPr>
        <w:t>Witt N</w:t>
      </w:r>
      <w:r w:rsidRPr="003F6F36">
        <w:rPr>
          <w:rFonts w:ascii="Calibri" w:hAnsi="Calibri" w:cs="Calibri"/>
          <w:noProof/>
          <w:szCs w:val="24"/>
        </w:rPr>
        <w:t xml:space="preserve">, </w:t>
      </w:r>
      <w:r w:rsidRPr="003F6F36">
        <w:rPr>
          <w:rFonts w:ascii="Calibri" w:hAnsi="Calibri" w:cs="Calibri"/>
          <w:b/>
          <w:bCs/>
          <w:noProof/>
          <w:szCs w:val="24"/>
        </w:rPr>
        <w:t>Hughes AD</w:t>
      </w:r>
      <w:r w:rsidRPr="003F6F36">
        <w:rPr>
          <w:rFonts w:ascii="Calibri" w:hAnsi="Calibri" w:cs="Calibri"/>
          <w:noProof/>
          <w:szCs w:val="24"/>
        </w:rPr>
        <w:t xml:space="preserve">, </w:t>
      </w:r>
      <w:r w:rsidRPr="003F6F36">
        <w:rPr>
          <w:rFonts w:ascii="Calibri" w:hAnsi="Calibri" w:cs="Calibri"/>
          <w:b/>
          <w:bCs/>
          <w:noProof/>
          <w:szCs w:val="24"/>
        </w:rPr>
        <w:t>Thom SA</w:t>
      </w:r>
      <w:r w:rsidRPr="003F6F36">
        <w:rPr>
          <w:rFonts w:ascii="Calibri" w:hAnsi="Calibri" w:cs="Calibri"/>
          <w:noProof/>
          <w:szCs w:val="24"/>
        </w:rPr>
        <w:t xml:space="preserve">, </w:t>
      </w:r>
      <w:r w:rsidRPr="003F6F36">
        <w:rPr>
          <w:rFonts w:ascii="Calibri" w:hAnsi="Calibri" w:cs="Calibri"/>
          <w:b/>
          <w:bCs/>
          <w:noProof/>
          <w:szCs w:val="24"/>
        </w:rPr>
        <w:t>Xu XY</w:t>
      </w:r>
      <w:r w:rsidRPr="003F6F36">
        <w:rPr>
          <w:rFonts w:ascii="Calibri" w:hAnsi="Calibri" w:cs="Calibri"/>
          <w:noProof/>
          <w:szCs w:val="24"/>
        </w:rPr>
        <w:t xml:space="preserve">. Assessment of Energy Requirement for the Retinal Arterial Network in Normal and Hypertensive Subjects. </w:t>
      </w:r>
      <w:r w:rsidRPr="003F6F36">
        <w:rPr>
          <w:rFonts w:ascii="Calibri" w:hAnsi="Calibri" w:cs="Calibri"/>
          <w:i/>
          <w:iCs/>
          <w:noProof/>
          <w:szCs w:val="24"/>
        </w:rPr>
        <w:t>J Biomech Eng</w:t>
      </w:r>
      <w:r w:rsidRPr="003F6F36">
        <w:rPr>
          <w:rFonts w:ascii="Calibri" w:hAnsi="Calibri" w:cs="Calibri"/>
          <w:noProof/>
          <w:szCs w:val="24"/>
        </w:rPr>
        <w:t xml:space="preserve"> 134: 14501–14507, 2012. doi: 10.1115/1.4005529.</w:t>
      </w:r>
    </w:p>
    <w:p w14:paraId="2E3A0AE1"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57. </w:t>
      </w:r>
      <w:r w:rsidRPr="003F6F36">
        <w:rPr>
          <w:rFonts w:ascii="Calibri" w:hAnsi="Calibri" w:cs="Calibri"/>
          <w:noProof/>
          <w:szCs w:val="24"/>
        </w:rPr>
        <w:tab/>
      </w:r>
      <w:r w:rsidRPr="003F6F36">
        <w:rPr>
          <w:rFonts w:ascii="Calibri" w:hAnsi="Calibri" w:cs="Calibri"/>
          <w:b/>
          <w:bCs/>
          <w:noProof/>
          <w:szCs w:val="24"/>
        </w:rPr>
        <w:t>Martinez-Lemus LA</w:t>
      </w:r>
      <w:r w:rsidRPr="003F6F36">
        <w:rPr>
          <w:rFonts w:ascii="Calibri" w:hAnsi="Calibri" w:cs="Calibri"/>
          <w:noProof/>
          <w:szCs w:val="24"/>
        </w:rPr>
        <w:t xml:space="preserve">. The dynamic structure of arterioles. </w:t>
      </w:r>
      <w:r w:rsidRPr="003F6F36">
        <w:rPr>
          <w:rFonts w:ascii="Calibri" w:hAnsi="Calibri" w:cs="Calibri"/>
          <w:i/>
          <w:iCs/>
          <w:noProof/>
          <w:szCs w:val="24"/>
        </w:rPr>
        <w:t>Basic Clin Pharmacol Toxicol</w:t>
      </w:r>
      <w:r w:rsidRPr="003F6F36">
        <w:rPr>
          <w:rFonts w:ascii="Calibri" w:hAnsi="Calibri" w:cs="Calibri"/>
          <w:noProof/>
          <w:szCs w:val="24"/>
        </w:rPr>
        <w:t xml:space="preserve"> 110: 5–11, 2012. doi: 10.1111/j.1742-7843.2011.00813.x.</w:t>
      </w:r>
    </w:p>
    <w:p w14:paraId="03C02C77"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58. </w:t>
      </w:r>
      <w:r w:rsidRPr="003F6F36">
        <w:rPr>
          <w:rFonts w:ascii="Calibri" w:hAnsi="Calibri" w:cs="Calibri"/>
          <w:noProof/>
          <w:szCs w:val="24"/>
        </w:rPr>
        <w:tab/>
      </w:r>
      <w:r w:rsidRPr="003F6F36">
        <w:rPr>
          <w:rFonts w:ascii="Calibri" w:hAnsi="Calibri" w:cs="Calibri"/>
          <w:b/>
          <w:bCs/>
          <w:noProof/>
          <w:szCs w:val="24"/>
        </w:rPr>
        <w:t>Martinez-Lemus LA</w:t>
      </w:r>
      <w:r w:rsidRPr="003F6F36">
        <w:rPr>
          <w:rFonts w:ascii="Calibri" w:hAnsi="Calibri" w:cs="Calibri"/>
          <w:noProof/>
          <w:szCs w:val="24"/>
        </w:rPr>
        <w:t xml:space="preserve">, </w:t>
      </w:r>
      <w:r w:rsidRPr="003F6F36">
        <w:rPr>
          <w:rFonts w:ascii="Calibri" w:hAnsi="Calibri" w:cs="Calibri"/>
          <w:b/>
          <w:bCs/>
          <w:noProof/>
          <w:szCs w:val="24"/>
        </w:rPr>
        <w:t>Wu X</w:t>
      </w:r>
      <w:r w:rsidRPr="003F6F36">
        <w:rPr>
          <w:rFonts w:ascii="Calibri" w:hAnsi="Calibri" w:cs="Calibri"/>
          <w:noProof/>
          <w:szCs w:val="24"/>
        </w:rPr>
        <w:t xml:space="preserve">, </w:t>
      </w:r>
      <w:r w:rsidRPr="003F6F36">
        <w:rPr>
          <w:rFonts w:ascii="Calibri" w:hAnsi="Calibri" w:cs="Calibri"/>
          <w:b/>
          <w:bCs/>
          <w:noProof/>
          <w:szCs w:val="24"/>
        </w:rPr>
        <w:t>Wilson E</w:t>
      </w:r>
      <w:r w:rsidRPr="003F6F36">
        <w:rPr>
          <w:rFonts w:ascii="Calibri" w:hAnsi="Calibri" w:cs="Calibri"/>
          <w:noProof/>
          <w:szCs w:val="24"/>
        </w:rPr>
        <w:t xml:space="preserve">, </w:t>
      </w:r>
      <w:r w:rsidRPr="003F6F36">
        <w:rPr>
          <w:rFonts w:ascii="Calibri" w:hAnsi="Calibri" w:cs="Calibri"/>
          <w:b/>
          <w:bCs/>
          <w:noProof/>
          <w:szCs w:val="24"/>
        </w:rPr>
        <w:t>Hill MA</w:t>
      </w:r>
      <w:r w:rsidRPr="003F6F36">
        <w:rPr>
          <w:rFonts w:ascii="Calibri" w:hAnsi="Calibri" w:cs="Calibri"/>
          <w:noProof/>
          <w:szCs w:val="24"/>
        </w:rPr>
        <w:t xml:space="preserve">, </w:t>
      </w:r>
      <w:r w:rsidRPr="003F6F36">
        <w:rPr>
          <w:rFonts w:ascii="Calibri" w:hAnsi="Calibri" w:cs="Calibri"/>
          <w:b/>
          <w:bCs/>
          <w:noProof/>
          <w:szCs w:val="24"/>
        </w:rPr>
        <w:t>Davis GE</w:t>
      </w:r>
      <w:r w:rsidRPr="003F6F36">
        <w:rPr>
          <w:rFonts w:ascii="Calibri" w:hAnsi="Calibri" w:cs="Calibri"/>
          <w:noProof/>
          <w:szCs w:val="24"/>
        </w:rPr>
        <w:t xml:space="preserve">, </w:t>
      </w:r>
      <w:r w:rsidRPr="003F6F36">
        <w:rPr>
          <w:rFonts w:ascii="Calibri" w:hAnsi="Calibri" w:cs="Calibri"/>
          <w:b/>
          <w:bCs/>
          <w:noProof/>
          <w:szCs w:val="24"/>
        </w:rPr>
        <w:t>Davis MJ</w:t>
      </w:r>
      <w:r w:rsidRPr="003F6F36">
        <w:rPr>
          <w:rFonts w:ascii="Calibri" w:hAnsi="Calibri" w:cs="Calibri"/>
          <w:noProof/>
          <w:szCs w:val="24"/>
        </w:rPr>
        <w:t xml:space="preserve">, </w:t>
      </w:r>
      <w:r w:rsidRPr="003F6F36">
        <w:rPr>
          <w:rFonts w:ascii="Calibri" w:hAnsi="Calibri" w:cs="Calibri"/>
          <w:b/>
          <w:bCs/>
          <w:noProof/>
          <w:szCs w:val="24"/>
        </w:rPr>
        <w:t>Meininger GA</w:t>
      </w:r>
      <w:r w:rsidRPr="003F6F36">
        <w:rPr>
          <w:rFonts w:ascii="Calibri" w:hAnsi="Calibri" w:cs="Calibri"/>
          <w:noProof/>
          <w:szCs w:val="24"/>
        </w:rPr>
        <w:t xml:space="preserve">. Integrins as Unique Receptors for Vascular Control. </w:t>
      </w:r>
      <w:r w:rsidRPr="003F6F36">
        <w:rPr>
          <w:rFonts w:ascii="Calibri" w:hAnsi="Calibri" w:cs="Calibri"/>
          <w:i/>
          <w:iCs/>
          <w:noProof/>
          <w:szCs w:val="24"/>
        </w:rPr>
        <w:t>J Vasc Res</w:t>
      </w:r>
      <w:r w:rsidRPr="003F6F36">
        <w:rPr>
          <w:rFonts w:ascii="Calibri" w:hAnsi="Calibri" w:cs="Calibri"/>
          <w:noProof/>
          <w:szCs w:val="24"/>
        </w:rPr>
        <w:t xml:space="preserve"> 40: 211–233, 2003. doi: 10.1159/000071886.</w:t>
      </w:r>
    </w:p>
    <w:p w14:paraId="7E7672B8"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59. </w:t>
      </w:r>
      <w:r w:rsidRPr="003F6F36">
        <w:rPr>
          <w:rFonts w:ascii="Calibri" w:hAnsi="Calibri" w:cs="Calibri"/>
          <w:noProof/>
          <w:szCs w:val="24"/>
        </w:rPr>
        <w:tab/>
      </w:r>
      <w:r w:rsidRPr="003F6F36">
        <w:rPr>
          <w:rFonts w:ascii="Calibri" w:hAnsi="Calibri" w:cs="Calibri"/>
          <w:b/>
          <w:bCs/>
          <w:noProof/>
          <w:szCs w:val="24"/>
        </w:rPr>
        <w:t>Mayrovitz HN</w:t>
      </w:r>
      <w:r w:rsidRPr="003F6F36">
        <w:rPr>
          <w:rFonts w:ascii="Calibri" w:hAnsi="Calibri" w:cs="Calibri"/>
          <w:noProof/>
          <w:szCs w:val="24"/>
        </w:rPr>
        <w:t xml:space="preserve">, </w:t>
      </w:r>
      <w:r w:rsidRPr="003F6F36">
        <w:rPr>
          <w:rFonts w:ascii="Calibri" w:hAnsi="Calibri" w:cs="Calibri"/>
          <w:b/>
          <w:bCs/>
          <w:noProof/>
          <w:szCs w:val="24"/>
        </w:rPr>
        <w:t>Roy J</w:t>
      </w:r>
      <w:r w:rsidRPr="003F6F36">
        <w:rPr>
          <w:rFonts w:ascii="Calibri" w:hAnsi="Calibri" w:cs="Calibri"/>
          <w:noProof/>
          <w:szCs w:val="24"/>
        </w:rPr>
        <w:t xml:space="preserve">. Microvascular blood flow: evidence indicating a cubic dependence on arteriolar diameter. </w:t>
      </w:r>
      <w:r w:rsidRPr="003F6F36">
        <w:rPr>
          <w:rFonts w:ascii="Calibri" w:hAnsi="Calibri" w:cs="Calibri"/>
          <w:i/>
          <w:iCs/>
          <w:noProof/>
          <w:szCs w:val="24"/>
        </w:rPr>
        <w:t>Am J Physiol Circ Physiol</w:t>
      </w:r>
      <w:r w:rsidRPr="003F6F36">
        <w:rPr>
          <w:rFonts w:ascii="Calibri" w:hAnsi="Calibri" w:cs="Calibri"/>
          <w:noProof/>
          <w:szCs w:val="24"/>
        </w:rPr>
        <w:t xml:space="preserve"> 245: H1031–H1038, 1983. doi: </w:t>
      </w:r>
      <w:r w:rsidRPr="003F6F36">
        <w:rPr>
          <w:rFonts w:ascii="Calibri" w:hAnsi="Calibri" w:cs="Calibri"/>
          <w:noProof/>
          <w:szCs w:val="24"/>
        </w:rPr>
        <w:lastRenderedPageBreak/>
        <w:t>10.1152/ajpheart.1983.245.6.H1031.</w:t>
      </w:r>
    </w:p>
    <w:p w14:paraId="211C0477"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60. </w:t>
      </w:r>
      <w:r w:rsidRPr="003F6F36">
        <w:rPr>
          <w:rFonts w:ascii="Calibri" w:hAnsi="Calibri" w:cs="Calibri"/>
          <w:noProof/>
          <w:szCs w:val="24"/>
        </w:rPr>
        <w:tab/>
      </w:r>
      <w:r w:rsidRPr="003F6F36">
        <w:rPr>
          <w:rFonts w:ascii="Calibri" w:hAnsi="Calibri" w:cs="Calibri"/>
          <w:b/>
          <w:bCs/>
          <w:noProof/>
          <w:szCs w:val="24"/>
        </w:rPr>
        <w:t>Meininger GA</w:t>
      </w:r>
      <w:r w:rsidRPr="003F6F36">
        <w:rPr>
          <w:rFonts w:ascii="Calibri" w:hAnsi="Calibri" w:cs="Calibri"/>
          <w:noProof/>
          <w:szCs w:val="24"/>
        </w:rPr>
        <w:t xml:space="preserve">, </w:t>
      </w:r>
      <w:r w:rsidRPr="003F6F36">
        <w:rPr>
          <w:rFonts w:ascii="Calibri" w:hAnsi="Calibri" w:cs="Calibri"/>
          <w:b/>
          <w:bCs/>
          <w:noProof/>
          <w:szCs w:val="24"/>
        </w:rPr>
        <w:t>Mack CA</w:t>
      </w:r>
      <w:r w:rsidRPr="003F6F36">
        <w:rPr>
          <w:rFonts w:ascii="Calibri" w:hAnsi="Calibri" w:cs="Calibri"/>
          <w:noProof/>
          <w:szCs w:val="24"/>
        </w:rPr>
        <w:t xml:space="preserve">, </w:t>
      </w:r>
      <w:r w:rsidRPr="003F6F36">
        <w:rPr>
          <w:rFonts w:ascii="Calibri" w:hAnsi="Calibri" w:cs="Calibri"/>
          <w:b/>
          <w:bCs/>
          <w:noProof/>
          <w:szCs w:val="24"/>
        </w:rPr>
        <w:t>Fehr KL</w:t>
      </w:r>
      <w:r w:rsidRPr="003F6F36">
        <w:rPr>
          <w:rFonts w:ascii="Calibri" w:hAnsi="Calibri" w:cs="Calibri"/>
          <w:noProof/>
          <w:szCs w:val="24"/>
        </w:rPr>
        <w:t xml:space="preserve">, </w:t>
      </w:r>
      <w:r w:rsidRPr="003F6F36">
        <w:rPr>
          <w:rFonts w:ascii="Calibri" w:hAnsi="Calibri" w:cs="Calibri"/>
          <w:b/>
          <w:bCs/>
          <w:noProof/>
          <w:szCs w:val="24"/>
        </w:rPr>
        <w:t>Bohlen HG</w:t>
      </w:r>
      <w:r w:rsidRPr="003F6F36">
        <w:rPr>
          <w:rFonts w:ascii="Calibri" w:hAnsi="Calibri" w:cs="Calibri"/>
          <w:noProof/>
          <w:szCs w:val="24"/>
        </w:rPr>
        <w:t xml:space="preserve">. Myogenic vasoregulation overrides local metabolic control in resting rat skeletal muscle. [Online]. </w:t>
      </w:r>
      <w:r w:rsidRPr="003F6F36">
        <w:rPr>
          <w:rFonts w:ascii="Calibri" w:hAnsi="Calibri" w:cs="Calibri"/>
          <w:i/>
          <w:iCs/>
          <w:noProof/>
          <w:szCs w:val="24"/>
        </w:rPr>
        <w:t>Circ Res</w:t>
      </w:r>
      <w:r w:rsidRPr="003F6F36">
        <w:rPr>
          <w:rFonts w:ascii="Calibri" w:hAnsi="Calibri" w:cs="Calibri"/>
          <w:noProof/>
          <w:szCs w:val="24"/>
        </w:rPr>
        <w:t xml:space="preserve"> 60: 861–70, 1987. http://www.ncbi.nlm.nih.gov/pubmed/3594758 [3 Apr. 2019].</w:t>
      </w:r>
    </w:p>
    <w:p w14:paraId="4AE41A61"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61. </w:t>
      </w:r>
      <w:r w:rsidRPr="003F6F36">
        <w:rPr>
          <w:rFonts w:ascii="Calibri" w:hAnsi="Calibri" w:cs="Calibri"/>
          <w:noProof/>
          <w:szCs w:val="24"/>
        </w:rPr>
        <w:tab/>
      </w:r>
      <w:r w:rsidRPr="003F6F36">
        <w:rPr>
          <w:rFonts w:ascii="Calibri" w:hAnsi="Calibri" w:cs="Calibri"/>
          <w:b/>
          <w:bCs/>
          <w:noProof/>
          <w:szCs w:val="24"/>
        </w:rPr>
        <w:t>Mittal N</w:t>
      </w:r>
      <w:r w:rsidRPr="003F6F36">
        <w:rPr>
          <w:rFonts w:ascii="Calibri" w:hAnsi="Calibri" w:cs="Calibri"/>
          <w:noProof/>
          <w:szCs w:val="24"/>
        </w:rPr>
        <w:t xml:space="preserve">, </w:t>
      </w:r>
      <w:r w:rsidRPr="003F6F36">
        <w:rPr>
          <w:rFonts w:ascii="Calibri" w:hAnsi="Calibri" w:cs="Calibri"/>
          <w:b/>
          <w:bCs/>
          <w:noProof/>
          <w:szCs w:val="24"/>
        </w:rPr>
        <w:t>Zhou Y</w:t>
      </w:r>
      <w:r w:rsidRPr="003F6F36">
        <w:rPr>
          <w:rFonts w:ascii="Calibri" w:hAnsi="Calibri" w:cs="Calibri"/>
          <w:noProof/>
          <w:szCs w:val="24"/>
        </w:rPr>
        <w:t xml:space="preserve">, </w:t>
      </w:r>
      <w:r w:rsidRPr="003F6F36">
        <w:rPr>
          <w:rFonts w:ascii="Calibri" w:hAnsi="Calibri" w:cs="Calibri"/>
          <w:b/>
          <w:bCs/>
          <w:noProof/>
          <w:szCs w:val="24"/>
        </w:rPr>
        <w:t>Linares C</w:t>
      </w:r>
      <w:r w:rsidRPr="003F6F36">
        <w:rPr>
          <w:rFonts w:ascii="Calibri" w:hAnsi="Calibri" w:cs="Calibri"/>
          <w:noProof/>
          <w:szCs w:val="24"/>
        </w:rPr>
        <w:t xml:space="preserve">, </w:t>
      </w:r>
      <w:r w:rsidRPr="003F6F36">
        <w:rPr>
          <w:rFonts w:ascii="Calibri" w:hAnsi="Calibri" w:cs="Calibri"/>
          <w:b/>
          <w:bCs/>
          <w:noProof/>
          <w:szCs w:val="24"/>
        </w:rPr>
        <w:t>Ung S</w:t>
      </w:r>
      <w:r w:rsidRPr="003F6F36">
        <w:rPr>
          <w:rFonts w:ascii="Calibri" w:hAnsi="Calibri" w:cs="Calibri"/>
          <w:noProof/>
          <w:szCs w:val="24"/>
        </w:rPr>
        <w:t xml:space="preserve">, </w:t>
      </w:r>
      <w:r w:rsidRPr="003F6F36">
        <w:rPr>
          <w:rFonts w:ascii="Calibri" w:hAnsi="Calibri" w:cs="Calibri"/>
          <w:b/>
          <w:bCs/>
          <w:noProof/>
          <w:szCs w:val="24"/>
        </w:rPr>
        <w:t>Kaimovitz B</w:t>
      </w:r>
      <w:r w:rsidRPr="003F6F36">
        <w:rPr>
          <w:rFonts w:ascii="Calibri" w:hAnsi="Calibri" w:cs="Calibri"/>
          <w:noProof/>
          <w:szCs w:val="24"/>
        </w:rPr>
        <w:t xml:space="preserve">, </w:t>
      </w:r>
      <w:r w:rsidRPr="003F6F36">
        <w:rPr>
          <w:rFonts w:ascii="Calibri" w:hAnsi="Calibri" w:cs="Calibri"/>
          <w:b/>
          <w:bCs/>
          <w:noProof/>
          <w:szCs w:val="24"/>
        </w:rPr>
        <w:t>Molloi S</w:t>
      </w:r>
      <w:r w:rsidRPr="003F6F36">
        <w:rPr>
          <w:rFonts w:ascii="Calibri" w:hAnsi="Calibri" w:cs="Calibri"/>
          <w:noProof/>
          <w:szCs w:val="24"/>
        </w:rPr>
        <w:t xml:space="preserve">, </w:t>
      </w:r>
      <w:r w:rsidRPr="003F6F36">
        <w:rPr>
          <w:rFonts w:ascii="Calibri" w:hAnsi="Calibri" w:cs="Calibri"/>
          <w:b/>
          <w:bCs/>
          <w:noProof/>
          <w:szCs w:val="24"/>
        </w:rPr>
        <w:t>Kassab GS</w:t>
      </w:r>
      <w:r w:rsidRPr="003F6F36">
        <w:rPr>
          <w:rFonts w:ascii="Calibri" w:hAnsi="Calibri" w:cs="Calibri"/>
          <w:noProof/>
          <w:szCs w:val="24"/>
        </w:rPr>
        <w:t xml:space="preserve">. Analysis of blood flow in the entire coronary arterial tree. </w:t>
      </w:r>
      <w:r w:rsidRPr="003F6F36">
        <w:rPr>
          <w:rFonts w:ascii="Calibri" w:hAnsi="Calibri" w:cs="Calibri"/>
          <w:i/>
          <w:iCs/>
          <w:noProof/>
          <w:szCs w:val="24"/>
        </w:rPr>
        <w:t>Am J Physiol Circ Physiol</w:t>
      </w:r>
      <w:r w:rsidRPr="003F6F36">
        <w:rPr>
          <w:rFonts w:ascii="Calibri" w:hAnsi="Calibri" w:cs="Calibri"/>
          <w:noProof/>
          <w:szCs w:val="24"/>
        </w:rPr>
        <w:t xml:space="preserve"> 289: H439–H446, 2005. doi: 10.1152/ajpheart.00730.2004.</w:t>
      </w:r>
    </w:p>
    <w:p w14:paraId="2BD4CA37"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62. </w:t>
      </w:r>
      <w:r w:rsidRPr="003F6F36">
        <w:rPr>
          <w:rFonts w:ascii="Calibri" w:hAnsi="Calibri" w:cs="Calibri"/>
          <w:noProof/>
          <w:szCs w:val="24"/>
        </w:rPr>
        <w:tab/>
      </w:r>
      <w:r w:rsidRPr="003F6F36">
        <w:rPr>
          <w:rFonts w:ascii="Calibri" w:hAnsi="Calibri" w:cs="Calibri"/>
          <w:b/>
          <w:bCs/>
          <w:noProof/>
          <w:szCs w:val="24"/>
        </w:rPr>
        <w:t>Murray CD</w:t>
      </w:r>
      <w:r w:rsidRPr="003F6F36">
        <w:rPr>
          <w:rFonts w:ascii="Calibri" w:hAnsi="Calibri" w:cs="Calibri"/>
          <w:noProof/>
          <w:szCs w:val="24"/>
        </w:rPr>
        <w:t xml:space="preserve">. The physiological principle of minimum work applied to the angle of branching of arteries. </w:t>
      </w:r>
      <w:r w:rsidRPr="003F6F36">
        <w:rPr>
          <w:rFonts w:ascii="Calibri" w:hAnsi="Calibri" w:cs="Calibri"/>
          <w:i/>
          <w:iCs/>
          <w:noProof/>
          <w:szCs w:val="24"/>
        </w:rPr>
        <w:t>Proc Natl Acad Sci</w:t>
      </w:r>
      <w:r w:rsidRPr="003F6F36">
        <w:rPr>
          <w:rFonts w:ascii="Calibri" w:hAnsi="Calibri" w:cs="Calibri"/>
          <w:noProof/>
          <w:szCs w:val="24"/>
        </w:rPr>
        <w:t xml:space="preserve"> 12: 835–841, 1926.</w:t>
      </w:r>
    </w:p>
    <w:p w14:paraId="1D5E64B1"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63. </w:t>
      </w:r>
      <w:r w:rsidRPr="003F6F36">
        <w:rPr>
          <w:rFonts w:ascii="Calibri" w:hAnsi="Calibri" w:cs="Calibri"/>
          <w:noProof/>
          <w:szCs w:val="24"/>
        </w:rPr>
        <w:tab/>
      </w:r>
      <w:r w:rsidRPr="003F6F36">
        <w:rPr>
          <w:rFonts w:ascii="Calibri" w:hAnsi="Calibri" w:cs="Calibri"/>
          <w:b/>
          <w:bCs/>
          <w:noProof/>
          <w:szCs w:val="24"/>
        </w:rPr>
        <w:t>Murray CD</w:t>
      </w:r>
      <w:r w:rsidRPr="003F6F36">
        <w:rPr>
          <w:rFonts w:ascii="Calibri" w:hAnsi="Calibri" w:cs="Calibri"/>
          <w:noProof/>
          <w:szCs w:val="24"/>
        </w:rPr>
        <w:t xml:space="preserve">. The Physiological Principle of Minimum Work [Online]. </w:t>
      </w:r>
      <w:r w:rsidRPr="003F6F36">
        <w:rPr>
          <w:rFonts w:ascii="Calibri" w:hAnsi="Calibri" w:cs="Calibri"/>
          <w:i/>
          <w:iCs/>
          <w:noProof/>
          <w:szCs w:val="24"/>
        </w:rPr>
        <w:t>Proc Natl Acad Sci U S A</w:t>
      </w:r>
      <w:r w:rsidRPr="003F6F36">
        <w:rPr>
          <w:rFonts w:ascii="Calibri" w:hAnsi="Calibri" w:cs="Calibri"/>
          <w:noProof/>
          <w:szCs w:val="24"/>
        </w:rPr>
        <w:t xml:space="preserve"> 12: 207–214, 1926. https://www.ncbi.nlm.nih.gov/pmc/articles/PMC1084489/.</w:t>
      </w:r>
    </w:p>
    <w:p w14:paraId="4949A36E"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64. </w:t>
      </w:r>
      <w:r w:rsidRPr="003F6F36">
        <w:rPr>
          <w:rFonts w:ascii="Calibri" w:hAnsi="Calibri" w:cs="Calibri"/>
          <w:noProof/>
          <w:szCs w:val="24"/>
        </w:rPr>
        <w:tab/>
      </w:r>
      <w:r w:rsidRPr="003F6F36">
        <w:rPr>
          <w:rFonts w:ascii="Calibri" w:hAnsi="Calibri" w:cs="Calibri"/>
          <w:b/>
          <w:bCs/>
          <w:noProof/>
          <w:szCs w:val="24"/>
        </w:rPr>
        <w:t>Mynard JP</w:t>
      </w:r>
      <w:r w:rsidRPr="003F6F36">
        <w:rPr>
          <w:rFonts w:ascii="Calibri" w:hAnsi="Calibri" w:cs="Calibri"/>
          <w:noProof/>
          <w:szCs w:val="24"/>
        </w:rPr>
        <w:t xml:space="preserve">, </w:t>
      </w:r>
      <w:r w:rsidRPr="003F6F36">
        <w:rPr>
          <w:rFonts w:ascii="Calibri" w:hAnsi="Calibri" w:cs="Calibri"/>
          <w:b/>
          <w:bCs/>
          <w:noProof/>
          <w:szCs w:val="24"/>
        </w:rPr>
        <w:t>Smolich JJ</w:t>
      </w:r>
      <w:r w:rsidRPr="003F6F36">
        <w:rPr>
          <w:rFonts w:ascii="Calibri" w:hAnsi="Calibri" w:cs="Calibri"/>
          <w:noProof/>
          <w:szCs w:val="24"/>
        </w:rPr>
        <w:t xml:space="preserve">. Influence of anatomical dominance and hypertension on coronary conduit arterial and microcirculatory flow patterns: a multiscale modeling study. </w:t>
      </w:r>
      <w:r w:rsidRPr="003F6F36">
        <w:rPr>
          <w:rFonts w:ascii="Calibri" w:hAnsi="Calibri" w:cs="Calibri"/>
          <w:i/>
          <w:iCs/>
          <w:noProof/>
          <w:szCs w:val="24"/>
        </w:rPr>
        <w:t>Am J Physiol Circ Physiol</w:t>
      </w:r>
      <w:r w:rsidRPr="003F6F36">
        <w:rPr>
          <w:rFonts w:ascii="Calibri" w:hAnsi="Calibri" w:cs="Calibri"/>
          <w:noProof/>
          <w:szCs w:val="24"/>
        </w:rPr>
        <w:t xml:space="preserve"> 311: H11–H23, 2016. doi: 10.1152/ajpheart.00997.2015.</w:t>
      </w:r>
    </w:p>
    <w:p w14:paraId="290F9797"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65. </w:t>
      </w:r>
      <w:r w:rsidRPr="003F6F36">
        <w:rPr>
          <w:rFonts w:ascii="Calibri" w:hAnsi="Calibri" w:cs="Calibri"/>
          <w:noProof/>
          <w:szCs w:val="24"/>
        </w:rPr>
        <w:tab/>
      </w:r>
      <w:r w:rsidRPr="003F6F36">
        <w:rPr>
          <w:rFonts w:ascii="Calibri" w:hAnsi="Calibri" w:cs="Calibri"/>
          <w:b/>
          <w:bCs/>
          <w:noProof/>
          <w:szCs w:val="24"/>
        </w:rPr>
        <w:t>Namani R</w:t>
      </w:r>
      <w:r w:rsidRPr="003F6F36">
        <w:rPr>
          <w:rFonts w:ascii="Calibri" w:hAnsi="Calibri" w:cs="Calibri"/>
          <w:noProof/>
          <w:szCs w:val="24"/>
        </w:rPr>
        <w:t xml:space="preserve">, </w:t>
      </w:r>
      <w:r w:rsidRPr="003F6F36">
        <w:rPr>
          <w:rFonts w:ascii="Calibri" w:hAnsi="Calibri" w:cs="Calibri"/>
          <w:b/>
          <w:bCs/>
          <w:noProof/>
          <w:szCs w:val="24"/>
        </w:rPr>
        <w:t>Kassab GS</w:t>
      </w:r>
      <w:r w:rsidRPr="003F6F36">
        <w:rPr>
          <w:rFonts w:ascii="Calibri" w:hAnsi="Calibri" w:cs="Calibri"/>
          <w:noProof/>
          <w:szCs w:val="24"/>
        </w:rPr>
        <w:t xml:space="preserve">, </w:t>
      </w:r>
      <w:r w:rsidRPr="003F6F36">
        <w:rPr>
          <w:rFonts w:ascii="Calibri" w:hAnsi="Calibri" w:cs="Calibri"/>
          <w:b/>
          <w:bCs/>
          <w:noProof/>
          <w:szCs w:val="24"/>
        </w:rPr>
        <w:t>Lanir Y</w:t>
      </w:r>
      <w:r w:rsidRPr="003F6F36">
        <w:rPr>
          <w:rFonts w:ascii="Calibri" w:hAnsi="Calibri" w:cs="Calibri"/>
          <w:noProof/>
          <w:szCs w:val="24"/>
        </w:rPr>
        <w:t xml:space="preserve">. Integrative model of coronary flow in anatomically based vasculature under myogenic, shear, and metabolic regulation. </w:t>
      </w:r>
      <w:r w:rsidRPr="003F6F36">
        <w:rPr>
          <w:rFonts w:ascii="Calibri" w:hAnsi="Calibri" w:cs="Calibri"/>
          <w:i/>
          <w:iCs/>
          <w:noProof/>
          <w:szCs w:val="24"/>
        </w:rPr>
        <w:t>J Gen Physiol</w:t>
      </w:r>
      <w:r w:rsidRPr="003F6F36">
        <w:rPr>
          <w:rFonts w:ascii="Calibri" w:hAnsi="Calibri" w:cs="Calibri"/>
          <w:noProof/>
          <w:szCs w:val="24"/>
        </w:rPr>
        <w:t xml:space="preserve"> 150: 145–168, 2018. doi: 10.1085/JGP.201711795.</w:t>
      </w:r>
    </w:p>
    <w:p w14:paraId="56375385"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66. </w:t>
      </w:r>
      <w:r w:rsidRPr="003F6F36">
        <w:rPr>
          <w:rFonts w:ascii="Calibri" w:hAnsi="Calibri" w:cs="Calibri"/>
          <w:noProof/>
          <w:szCs w:val="24"/>
        </w:rPr>
        <w:tab/>
      </w:r>
      <w:r w:rsidRPr="003F6F36">
        <w:rPr>
          <w:rFonts w:ascii="Calibri" w:hAnsi="Calibri" w:cs="Calibri"/>
          <w:b/>
          <w:bCs/>
          <w:noProof/>
          <w:szCs w:val="24"/>
        </w:rPr>
        <w:t>Namani R</w:t>
      </w:r>
      <w:r w:rsidRPr="003F6F36">
        <w:rPr>
          <w:rFonts w:ascii="Calibri" w:hAnsi="Calibri" w:cs="Calibri"/>
          <w:noProof/>
          <w:szCs w:val="24"/>
        </w:rPr>
        <w:t xml:space="preserve">, </w:t>
      </w:r>
      <w:r w:rsidRPr="003F6F36">
        <w:rPr>
          <w:rFonts w:ascii="Calibri" w:hAnsi="Calibri" w:cs="Calibri"/>
          <w:b/>
          <w:bCs/>
          <w:noProof/>
          <w:szCs w:val="24"/>
        </w:rPr>
        <w:t>Kassab GS</w:t>
      </w:r>
      <w:r w:rsidRPr="003F6F36">
        <w:rPr>
          <w:rFonts w:ascii="Calibri" w:hAnsi="Calibri" w:cs="Calibri"/>
          <w:noProof/>
          <w:szCs w:val="24"/>
        </w:rPr>
        <w:t xml:space="preserve">, </w:t>
      </w:r>
      <w:r w:rsidRPr="003F6F36">
        <w:rPr>
          <w:rFonts w:ascii="Calibri" w:hAnsi="Calibri" w:cs="Calibri"/>
          <w:b/>
          <w:bCs/>
          <w:noProof/>
          <w:szCs w:val="24"/>
        </w:rPr>
        <w:t>Lanir Y</w:t>
      </w:r>
      <w:r w:rsidRPr="003F6F36">
        <w:rPr>
          <w:rFonts w:ascii="Calibri" w:hAnsi="Calibri" w:cs="Calibri"/>
          <w:noProof/>
          <w:szCs w:val="24"/>
        </w:rPr>
        <w:t xml:space="preserve">. Morphometric Reconstruction of Coronary Vasculature Incorporating Uniformity of Flow Dispersion. </w:t>
      </w:r>
      <w:r w:rsidRPr="003F6F36">
        <w:rPr>
          <w:rFonts w:ascii="Calibri" w:hAnsi="Calibri" w:cs="Calibri"/>
          <w:i/>
          <w:iCs/>
          <w:noProof/>
          <w:szCs w:val="24"/>
        </w:rPr>
        <w:t>Front Physiol</w:t>
      </w:r>
      <w:r w:rsidRPr="003F6F36">
        <w:rPr>
          <w:rFonts w:ascii="Calibri" w:hAnsi="Calibri" w:cs="Calibri"/>
          <w:noProof/>
          <w:szCs w:val="24"/>
        </w:rPr>
        <w:t xml:space="preserve"> 9: 1069, 2018. doi: 10.3389/fphys.2018.01069.</w:t>
      </w:r>
    </w:p>
    <w:p w14:paraId="238C0317"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67. </w:t>
      </w:r>
      <w:r w:rsidRPr="003F6F36">
        <w:rPr>
          <w:rFonts w:ascii="Calibri" w:hAnsi="Calibri" w:cs="Calibri"/>
          <w:noProof/>
          <w:szCs w:val="24"/>
        </w:rPr>
        <w:tab/>
      </w:r>
      <w:r w:rsidRPr="003F6F36">
        <w:rPr>
          <w:rFonts w:ascii="Calibri" w:hAnsi="Calibri" w:cs="Calibri"/>
          <w:b/>
          <w:bCs/>
          <w:noProof/>
          <w:szCs w:val="24"/>
        </w:rPr>
        <w:t>Paul R</w:t>
      </w:r>
      <w:r w:rsidRPr="003F6F36">
        <w:rPr>
          <w:rFonts w:ascii="Calibri" w:hAnsi="Calibri" w:cs="Calibri"/>
          <w:noProof/>
          <w:szCs w:val="24"/>
        </w:rPr>
        <w:t xml:space="preserve">. Chemical energetics of vascular smooth muscle. </w:t>
      </w:r>
      <w:r w:rsidRPr="003F6F36">
        <w:rPr>
          <w:rFonts w:ascii="Calibri" w:hAnsi="Calibri" w:cs="Calibri"/>
          <w:i/>
          <w:iCs/>
          <w:noProof/>
          <w:szCs w:val="24"/>
        </w:rPr>
        <w:t>Compr Physiol</w:t>
      </w:r>
      <w:r w:rsidRPr="003F6F36">
        <w:rPr>
          <w:rFonts w:ascii="Calibri" w:hAnsi="Calibri" w:cs="Calibri"/>
          <w:noProof/>
          <w:szCs w:val="24"/>
        </w:rPr>
        <w:t xml:space="preserve"> 2007: 1–16, 1980. doi: 10.1002/cphy.cp020209.</w:t>
      </w:r>
    </w:p>
    <w:p w14:paraId="4D5F40CD"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68. </w:t>
      </w:r>
      <w:r w:rsidRPr="003F6F36">
        <w:rPr>
          <w:rFonts w:ascii="Calibri" w:hAnsi="Calibri" w:cs="Calibri"/>
          <w:noProof/>
          <w:szCs w:val="24"/>
        </w:rPr>
        <w:tab/>
      </w:r>
      <w:r w:rsidRPr="003F6F36">
        <w:rPr>
          <w:rFonts w:ascii="Calibri" w:hAnsi="Calibri" w:cs="Calibri"/>
          <w:b/>
          <w:bCs/>
          <w:noProof/>
          <w:szCs w:val="24"/>
        </w:rPr>
        <w:t>Pradhan RK</w:t>
      </w:r>
      <w:r w:rsidRPr="003F6F36">
        <w:rPr>
          <w:rFonts w:ascii="Calibri" w:hAnsi="Calibri" w:cs="Calibri"/>
          <w:noProof/>
          <w:szCs w:val="24"/>
        </w:rPr>
        <w:t xml:space="preserve">, </w:t>
      </w:r>
      <w:r w:rsidRPr="003F6F36">
        <w:rPr>
          <w:rFonts w:ascii="Calibri" w:hAnsi="Calibri" w:cs="Calibri"/>
          <w:b/>
          <w:bCs/>
          <w:noProof/>
          <w:szCs w:val="24"/>
        </w:rPr>
        <w:t>Feigl EO</w:t>
      </w:r>
      <w:r w:rsidRPr="003F6F36">
        <w:rPr>
          <w:rFonts w:ascii="Calibri" w:hAnsi="Calibri" w:cs="Calibri"/>
          <w:noProof/>
          <w:szCs w:val="24"/>
        </w:rPr>
        <w:t xml:space="preserve">, </w:t>
      </w:r>
      <w:r w:rsidRPr="003F6F36">
        <w:rPr>
          <w:rFonts w:ascii="Calibri" w:hAnsi="Calibri" w:cs="Calibri"/>
          <w:b/>
          <w:bCs/>
          <w:noProof/>
          <w:szCs w:val="24"/>
        </w:rPr>
        <w:t>Gorman MW</w:t>
      </w:r>
      <w:r w:rsidRPr="003F6F36">
        <w:rPr>
          <w:rFonts w:ascii="Calibri" w:hAnsi="Calibri" w:cs="Calibri"/>
          <w:noProof/>
          <w:szCs w:val="24"/>
        </w:rPr>
        <w:t xml:space="preserve">, </w:t>
      </w:r>
      <w:r w:rsidRPr="003F6F36">
        <w:rPr>
          <w:rFonts w:ascii="Calibri" w:hAnsi="Calibri" w:cs="Calibri"/>
          <w:b/>
          <w:bCs/>
          <w:noProof/>
          <w:szCs w:val="24"/>
        </w:rPr>
        <w:t>Brengelmann GL</w:t>
      </w:r>
      <w:r w:rsidRPr="003F6F36">
        <w:rPr>
          <w:rFonts w:ascii="Calibri" w:hAnsi="Calibri" w:cs="Calibri"/>
          <w:noProof/>
          <w:szCs w:val="24"/>
        </w:rPr>
        <w:t xml:space="preserve">, </w:t>
      </w:r>
      <w:r w:rsidRPr="003F6F36">
        <w:rPr>
          <w:rFonts w:ascii="Calibri" w:hAnsi="Calibri" w:cs="Calibri"/>
          <w:b/>
          <w:bCs/>
          <w:noProof/>
          <w:szCs w:val="24"/>
        </w:rPr>
        <w:t>Beard DA</w:t>
      </w:r>
      <w:r w:rsidRPr="003F6F36">
        <w:rPr>
          <w:rFonts w:ascii="Calibri" w:hAnsi="Calibri" w:cs="Calibri"/>
          <w:noProof/>
          <w:szCs w:val="24"/>
        </w:rPr>
        <w:t xml:space="preserve">. Open-loop (feed-forward) and feedback control of coronary blood flow during exercise, cardiac pacing, and pressure changes. </w:t>
      </w:r>
      <w:r w:rsidRPr="003F6F36">
        <w:rPr>
          <w:rFonts w:ascii="Calibri" w:hAnsi="Calibri" w:cs="Calibri"/>
          <w:i/>
          <w:iCs/>
          <w:noProof/>
          <w:szCs w:val="24"/>
        </w:rPr>
        <w:t>Am J Physiol Circ Physiol</w:t>
      </w:r>
      <w:r w:rsidRPr="003F6F36">
        <w:rPr>
          <w:rFonts w:ascii="Calibri" w:hAnsi="Calibri" w:cs="Calibri"/>
          <w:noProof/>
          <w:szCs w:val="24"/>
        </w:rPr>
        <w:t xml:space="preserve"> 310: H1683–H1694, 2016. doi: 10.1152/ajpheart.00663.2015.</w:t>
      </w:r>
    </w:p>
    <w:p w14:paraId="5A45E232"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69. </w:t>
      </w:r>
      <w:r w:rsidRPr="003F6F36">
        <w:rPr>
          <w:rFonts w:ascii="Calibri" w:hAnsi="Calibri" w:cs="Calibri"/>
          <w:noProof/>
          <w:szCs w:val="24"/>
        </w:rPr>
        <w:tab/>
      </w:r>
      <w:r w:rsidRPr="003F6F36">
        <w:rPr>
          <w:rFonts w:ascii="Calibri" w:hAnsi="Calibri" w:cs="Calibri"/>
          <w:b/>
          <w:bCs/>
          <w:noProof/>
          <w:szCs w:val="24"/>
        </w:rPr>
        <w:t>Pries AR</w:t>
      </w:r>
      <w:r w:rsidRPr="003F6F36">
        <w:rPr>
          <w:rFonts w:ascii="Calibri" w:hAnsi="Calibri" w:cs="Calibri"/>
          <w:noProof/>
          <w:szCs w:val="24"/>
        </w:rPr>
        <w:t xml:space="preserve">, </w:t>
      </w:r>
      <w:r w:rsidRPr="003F6F36">
        <w:rPr>
          <w:rFonts w:ascii="Calibri" w:hAnsi="Calibri" w:cs="Calibri"/>
          <w:b/>
          <w:bCs/>
          <w:noProof/>
          <w:szCs w:val="24"/>
        </w:rPr>
        <w:t>Badimon L</w:t>
      </w:r>
      <w:r w:rsidRPr="003F6F36">
        <w:rPr>
          <w:rFonts w:ascii="Calibri" w:hAnsi="Calibri" w:cs="Calibri"/>
          <w:noProof/>
          <w:szCs w:val="24"/>
        </w:rPr>
        <w:t xml:space="preserve">, </w:t>
      </w:r>
      <w:r w:rsidRPr="003F6F36">
        <w:rPr>
          <w:rFonts w:ascii="Calibri" w:hAnsi="Calibri" w:cs="Calibri"/>
          <w:b/>
          <w:bCs/>
          <w:noProof/>
          <w:szCs w:val="24"/>
        </w:rPr>
        <w:t>Bugiardini R</w:t>
      </w:r>
      <w:r w:rsidRPr="003F6F36">
        <w:rPr>
          <w:rFonts w:ascii="Calibri" w:hAnsi="Calibri" w:cs="Calibri"/>
          <w:noProof/>
          <w:szCs w:val="24"/>
        </w:rPr>
        <w:t xml:space="preserve">, </w:t>
      </w:r>
      <w:r w:rsidRPr="003F6F36">
        <w:rPr>
          <w:rFonts w:ascii="Calibri" w:hAnsi="Calibri" w:cs="Calibri"/>
          <w:b/>
          <w:bCs/>
          <w:noProof/>
          <w:szCs w:val="24"/>
        </w:rPr>
        <w:t>Camici PG</w:t>
      </w:r>
      <w:r w:rsidRPr="003F6F36">
        <w:rPr>
          <w:rFonts w:ascii="Calibri" w:hAnsi="Calibri" w:cs="Calibri"/>
          <w:noProof/>
          <w:szCs w:val="24"/>
        </w:rPr>
        <w:t xml:space="preserve">, </w:t>
      </w:r>
      <w:r w:rsidRPr="003F6F36">
        <w:rPr>
          <w:rFonts w:ascii="Calibri" w:hAnsi="Calibri" w:cs="Calibri"/>
          <w:b/>
          <w:bCs/>
          <w:noProof/>
          <w:szCs w:val="24"/>
        </w:rPr>
        <w:t>Dorobantu M</w:t>
      </w:r>
      <w:r w:rsidRPr="003F6F36">
        <w:rPr>
          <w:rFonts w:ascii="Calibri" w:hAnsi="Calibri" w:cs="Calibri"/>
          <w:noProof/>
          <w:szCs w:val="24"/>
        </w:rPr>
        <w:t xml:space="preserve">, </w:t>
      </w:r>
      <w:r w:rsidRPr="003F6F36">
        <w:rPr>
          <w:rFonts w:ascii="Calibri" w:hAnsi="Calibri" w:cs="Calibri"/>
          <w:b/>
          <w:bCs/>
          <w:noProof/>
          <w:szCs w:val="24"/>
        </w:rPr>
        <w:t>Duncker DJ</w:t>
      </w:r>
      <w:r w:rsidRPr="003F6F36">
        <w:rPr>
          <w:rFonts w:ascii="Calibri" w:hAnsi="Calibri" w:cs="Calibri"/>
          <w:noProof/>
          <w:szCs w:val="24"/>
        </w:rPr>
        <w:t xml:space="preserve">, </w:t>
      </w:r>
      <w:r w:rsidRPr="003F6F36">
        <w:rPr>
          <w:rFonts w:ascii="Calibri" w:hAnsi="Calibri" w:cs="Calibri"/>
          <w:b/>
          <w:bCs/>
          <w:noProof/>
          <w:szCs w:val="24"/>
        </w:rPr>
        <w:t>Escaned J</w:t>
      </w:r>
      <w:r w:rsidRPr="003F6F36">
        <w:rPr>
          <w:rFonts w:ascii="Calibri" w:hAnsi="Calibri" w:cs="Calibri"/>
          <w:noProof/>
          <w:szCs w:val="24"/>
        </w:rPr>
        <w:t xml:space="preserve">, </w:t>
      </w:r>
      <w:r w:rsidRPr="003F6F36">
        <w:rPr>
          <w:rFonts w:ascii="Calibri" w:hAnsi="Calibri" w:cs="Calibri"/>
          <w:b/>
          <w:bCs/>
          <w:noProof/>
          <w:szCs w:val="24"/>
        </w:rPr>
        <w:t>Koller A</w:t>
      </w:r>
      <w:r w:rsidRPr="003F6F36">
        <w:rPr>
          <w:rFonts w:ascii="Calibri" w:hAnsi="Calibri" w:cs="Calibri"/>
          <w:noProof/>
          <w:szCs w:val="24"/>
        </w:rPr>
        <w:t xml:space="preserve">, </w:t>
      </w:r>
      <w:r w:rsidRPr="003F6F36">
        <w:rPr>
          <w:rFonts w:ascii="Calibri" w:hAnsi="Calibri" w:cs="Calibri"/>
          <w:b/>
          <w:bCs/>
          <w:noProof/>
          <w:szCs w:val="24"/>
        </w:rPr>
        <w:t>Piek JJ</w:t>
      </w:r>
      <w:r w:rsidRPr="003F6F36">
        <w:rPr>
          <w:rFonts w:ascii="Calibri" w:hAnsi="Calibri" w:cs="Calibri"/>
          <w:noProof/>
          <w:szCs w:val="24"/>
        </w:rPr>
        <w:t xml:space="preserve">, </w:t>
      </w:r>
      <w:r w:rsidRPr="003F6F36">
        <w:rPr>
          <w:rFonts w:ascii="Calibri" w:hAnsi="Calibri" w:cs="Calibri"/>
          <w:b/>
          <w:bCs/>
          <w:noProof/>
          <w:szCs w:val="24"/>
        </w:rPr>
        <w:t>de Wit C</w:t>
      </w:r>
      <w:r w:rsidRPr="003F6F36">
        <w:rPr>
          <w:rFonts w:ascii="Calibri" w:hAnsi="Calibri" w:cs="Calibri"/>
          <w:noProof/>
          <w:szCs w:val="24"/>
        </w:rPr>
        <w:t xml:space="preserve">. Coronary vascular regulation, remodelling, and collateralization: mechanisms and clinical implications on behalf of the working group on coronary pathophysiology and microcirculation. </w:t>
      </w:r>
      <w:r w:rsidRPr="003F6F36">
        <w:rPr>
          <w:rFonts w:ascii="Calibri" w:hAnsi="Calibri" w:cs="Calibri"/>
          <w:i/>
          <w:iCs/>
          <w:noProof/>
          <w:szCs w:val="24"/>
        </w:rPr>
        <w:t>Eur Heart J</w:t>
      </w:r>
      <w:r w:rsidRPr="003F6F36">
        <w:rPr>
          <w:rFonts w:ascii="Calibri" w:hAnsi="Calibri" w:cs="Calibri"/>
          <w:noProof/>
          <w:szCs w:val="24"/>
        </w:rPr>
        <w:t xml:space="preserve"> 36: 3134–3146, 2015. doi: 10.1093/eurheartj/ehv100.</w:t>
      </w:r>
    </w:p>
    <w:p w14:paraId="46037D51"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70. </w:t>
      </w:r>
      <w:r w:rsidRPr="003F6F36">
        <w:rPr>
          <w:rFonts w:ascii="Calibri" w:hAnsi="Calibri" w:cs="Calibri"/>
          <w:noProof/>
          <w:szCs w:val="24"/>
        </w:rPr>
        <w:tab/>
      </w:r>
      <w:r w:rsidRPr="003F6F36">
        <w:rPr>
          <w:rFonts w:ascii="Calibri" w:hAnsi="Calibri" w:cs="Calibri"/>
          <w:b/>
          <w:bCs/>
          <w:noProof/>
          <w:szCs w:val="24"/>
        </w:rPr>
        <w:t>Pries AR</w:t>
      </w:r>
      <w:r w:rsidRPr="003F6F36">
        <w:rPr>
          <w:rFonts w:ascii="Calibri" w:hAnsi="Calibri" w:cs="Calibri"/>
          <w:noProof/>
          <w:szCs w:val="24"/>
        </w:rPr>
        <w:t xml:space="preserve">, </w:t>
      </w:r>
      <w:r w:rsidRPr="003F6F36">
        <w:rPr>
          <w:rFonts w:ascii="Calibri" w:hAnsi="Calibri" w:cs="Calibri"/>
          <w:b/>
          <w:bCs/>
          <w:noProof/>
          <w:szCs w:val="24"/>
        </w:rPr>
        <w:t>Reglin B</w:t>
      </w:r>
      <w:r w:rsidRPr="003F6F36">
        <w:rPr>
          <w:rFonts w:ascii="Calibri" w:hAnsi="Calibri" w:cs="Calibri"/>
          <w:noProof/>
          <w:szCs w:val="24"/>
        </w:rPr>
        <w:t xml:space="preserve">, </w:t>
      </w:r>
      <w:r w:rsidRPr="003F6F36">
        <w:rPr>
          <w:rFonts w:ascii="Calibri" w:hAnsi="Calibri" w:cs="Calibri"/>
          <w:b/>
          <w:bCs/>
          <w:noProof/>
          <w:szCs w:val="24"/>
        </w:rPr>
        <w:t>Secomb TW</w:t>
      </w:r>
      <w:r w:rsidRPr="003F6F36">
        <w:rPr>
          <w:rFonts w:ascii="Calibri" w:hAnsi="Calibri" w:cs="Calibri"/>
          <w:noProof/>
          <w:szCs w:val="24"/>
        </w:rPr>
        <w:t xml:space="preserve">. Remodeling of Blood Vessels. </w:t>
      </w:r>
      <w:r w:rsidRPr="003F6F36">
        <w:rPr>
          <w:rFonts w:ascii="Calibri" w:hAnsi="Calibri" w:cs="Calibri"/>
          <w:i/>
          <w:iCs/>
          <w:noProof/>
          <w:szCs w:val="24"/>
        </w:rPr>
        <w:t>Hypertension</w:t>
      </w:r>
      <w:r w:rsidRPr="003F6F36">
        <w:rPr>
          <w:rFonts w:ascii="Calibri" w:hAnsi="Calibri" w:cs="Calibri"/>
          <w:noProof/>
          <w:szCs w:val="24"/>
        </w:rPr>
        <w:t xml:space="preserve"> 46: 725–731, 2005. doi: 10.1161/01.HYP.0000184428.16429.be.</w:t>
      </w:r>
    </w:p>
    <w:p w14:paraId="0EEB6E83"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71. </w:t>
      </w:r>
      <w:r w:rsidRPr="003F6F36">
        <w:rPr>
          <w:rFonts w:ascii="Calibri" w:hAnsi="Calibri" w:cs="Calibri"/>
          <w:noProof/>
          <w:szCs w:val="24"/>
        </w:rPr>
        <w:tab/>
      </w:r>
      <w:r w:rsidRPr="003F6F36">
        <w:rPr>
          <w:rFonts w:ascii="Calibri" w:hAnsi="Calibri" w:cs="Calibri"/>
          <w:b/>
          <w:bCs/>
          <w:noProof/>
          <w:szCs w:val="24"/>
        </w:rPr>
        <w:t>Pries AR</w:t>
      </w:r>
      <w:r w:rsidRPr="003F6F36">
        <w:rPr>
          <w:rFonts w:ascii="Calibri" w:hAnsi="Calibri" w:cs="Calibri"/>
          <w:noProof/>
          <w:szCs w:val="24"/>
        </w:rPr>
        <w:t xml:space="preserve">, </w:t>
      </w:r>
      <w:r w:rsidRPr="003F6F36">
        <w:rPr>
          <w:rFonts w:ascii="Calibri" w:hAnsi="Calibri" w:cs="Calibri"/>
          <w:b/>
          <w:bCs/>
          <w:noProof/>
          <w:szCs w:val="24"/>
        </w:rPr>
        <w:t>Secomb TW</w:t>
      </w:r>
      <w:r w:rsidRPr="003F6F36">
        <w:rPr>
          <w:rFonts w:ascii="Calibri" w:hAnsi="Calibri" w:cs="Calibri"/>
          <w:noProof/>
          <w:szCs w:val="24"/>
        </w:rPr>
        <w:t xml:space="preserve">, </w:t>
      </w:r>
      <w:r w:rsidRPr="003F6F36">
        <w:rPr>
          <w:rFonts w:ascii="Calibri" w:hAnsi="Calibri" w:cs="Calibri"/>
          <w:b/>
          <w:bCs/>
          <w:noProof/>
          <w:szCs w:val="24"/>
        </w:rPr>
        <w:t>Gaehtgens P</w:t>
      </w:r>
      <w:r w:rsidRPr="003F6F36">
        <w:rPr>
          <w:rFonts w:ascii="Calibri" w:hAnsi="Calibri" w:cs="Calibri"/>
          <w:noProof/>
          <w:szCs w:val="24"/>
        </w:rPr>
        <w:t xml:space="preserve">. Design Principles of Vascular Beds. </w:t>
      </w:r>
      <w:r w:rsidRPr="003F6F36">
        <w:rPr>
          <w:rFonts w:ascii="Calibri" w:hAnsi="Calibri" w:cs="Calibri"/>
          <w:i/>
          <w:iCs/>
          <w:noProof/>
          <w:szCs w:val="24"/>
        </w:rPr>
        <w:t>Circ Res</w:t>
      </w:r>
      <w:r w:rsidRPr="003F6F36">
        <w:rPr>
          <w:rFonts w:ascii="Calibri" w:hAnsi="Calibri" w:cs="Calibri"/>
          <w:noProof/>
          <w:szCs w:val="24"/>
        </w:rPr>
        <w:t xml:space="preserve"> 77: 1017–1023, 1995. doi: 10.1161/01.RES.77.5.1017.</w:t>
      </w:r>
    </w:p>
    <w:p w14:paraId="78FB4225"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72. </w:t>
      </w:r>
      <w:r w:rsidRPr="003F6F36">
        <w:rPr>
          <w:rFonts w:ascii="Calibri" w:hAnsi="Calibri" w:cs="Calibri"/>
          <w:noProof/>
          <w:szCs w:val="24"/>
        </w:rPr>
        <w:tab/>
      </w:r>
      <w:r w:rsidRPr="003F6F36">
        <w:rPr>
          <w:rFonts w:ascii="Calibri" w:hAnsi="Calibri" w:cs="Calibri"/>
          <w:b/>
          <w:bCs/>
          <w:noProof/>
          <w:szCs w:val="24"/>
        </w:rPr>
        <w:t>Pries AR</w:t>
      </w:r>
      <w:r w:rsidRPr="003F6F36">
        <w:rPr>
          <w:rFonts w:ascii="Calibri" w:hAnsi="Calibri" w:cs="Calibri"/>
          <w:noProof/>
          <w:szCs w:val="24"/>
        </w:rPr>
        <w:t xml:space="preserve">, </w:t>
      </w:r>
      <w:r w:rsidRPr="003F6F36">
        <w:rPr>
          <w:rFonts w:ascii="Calibri" w:hAnsi="Calibri" w:cs="Calibri"/>
          <w:b/>
          <w:bCs/>
          <w:noProof/>
          <w:szCs w:val="24"/>
        </w:rPr>
        <w:t>Secomb TW</w:t>
      </w:r>
      <w:r w:rsidRPr="003F6F36">
        <w:rPr>
          <w:rFonts w:ascii="Calibri" w:hAnsi="Calibri" w:cs="Calibri"/>
          <w:noProof/>
          <w:szCs w:val="24"/>
        </w:rPr>
        <w:t xml:space="preserve">, </w:t>
      </w:r>
      <w:r w:rsidRPr="003F6F36">
        <w:rPr>
          <w:rFonts w:ascii="Calibri" w:hAnsi="Calibri" w:cs="Calibri"/>
          <w:b/>
          <w:bCs/>
          <w:noProof/>
          <w:szCs w:val="24"/>
        </w:rPr>
        <w:t>Gessner T</w:t>
      </w:r>
      <w:r w:rsidRPr="003F6F36">
        <w:rPr>
          <w:rFonts w:ascii="Calibri" w:hAnsi="Calibri" w:cs="Calibri"/>
          <w:noProof/>
          <w:szCs w:val="24"/>
        </w:rPr>
        <w:t xml:space="preserve">, </w:t>
      </w:r>
      <w:r w:rsidRPr="003F6F36">
        <w:rPr>
          <w:rFonts w:ascii="Calibri" w:hAnsi="Calibri" w:cs="Calibri"/>
          <w:b/>
          <w:bCs/>
          <w:noProof/>
          <w:szCs w:val="24"/>
        </w:rPr>
        <w:t>Sperandio MB</w:t>
      </w:r>
      <w:r w:rsidRPr="003F6F36">
        <w:rPr>
          <w:rFonts w:ascii="Calibri" w:hAnsi="Calibri" w:cs="Calibri"/>
          <w:noProof/>
          <w:szCs w:val="24"/>
        </w:rPr>
        <w:t xml:space="preserve">, </w:t>
      </w:r>
      <w:r w:rsidRPr="003F6F36">
        <w:rPr>
          <w:rFonts w:ascii="Calibri" w:hAnsi="Calibri" w:cs="Calibri"/>
          <w:b/>
          <w:bCs/>
          <w:noProof/>
          <w:szCs w:val="24"/>
        </w:rPr>
        <w:t>Gross JF</w:t>
      </w:r>
      <w:r w:rsidRPr="003F6F36">
        <w:rPr>
          <w:rFonts w:ascii="Calibri" w:hAnsi="Calibri" w:cs="Calibri"/>
          <w:noProof/>
          <w:szCs w:val="24"/>
        </w:rPr>
        <w:t xml:space="preserve">, </w:t>
      </w:r>
      <w:r w:rsidRPr="003F6F36">
        <w:rPr>
          <w:rFonts w:ascii="Calibri" w:hAnsi="Calibri" w:cs="Calibri"/>
          <w:b/>
          <w:bCs/>
          <w:noProof/>
          <w:szCs w:val="24"/>
        </w:rPr>
        <w:t>Gaehtgens P</w:t>
      </w:r>
      <w:r w:rsidRPr="003F6F36">
        <w:rPr>
          <w:rFonts w:ascii="Calibri" w:hAnsi="Calibri" w:cs="Calibri"/>
          <w:noProof/>
          <w:szCs w:val="24"/>
        </w:rPr>
        <w:t xml:space="preserve">. Resistance to blood flow in microvessels in vivo. </w:t>
      </w:r>
      <w:r w:rsidRPr="003F6F36">
        <w:rPr>
          <w:rFonts w:ascii="Calibri" w:hAnsi="Calibri" w:cs="Calibri"/>
          <w:i/>
          <w:iCs/>
          <w:noProof/>
          <w:szCs w:val="24"/>
        </w:rPr>
        <w:t>Circ Res</w:t>
      </w:r>
      <w:r w:rsidRPr="003F6F36">
        <w:rPr>
          <w:rFonts w:ascii="Calibri" w:hAnsi="Calibri" w:cs="Calibri"/>
          <w:noProof/>
          <w:szCs w:val="24"/>
        </w:rPr>
        <w:t xml:space="preserve"> 75: 904–915, 1994. doi: 10.1161/01.RES.75.5.904.</w:t>
      </w:r>
    </w:p>
    <w:p w14:paraId="5A258C3C"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73. </w:t>
      </w:r>
      <w:r w:rsidRPr="003F6F36">
        <w:rPr>
          <w:rFonts w:ascii="Calibri" w:hAnsi="Calibri" w:cs="Calibri"/>
          <w:noProof/>
          <w:szCs w:val="24"/>
        </w:rPr>
        <w:tab/>
      </w:r>
      <w:r w:rsidRPr="003F6F36">
        <w:rPr>
          <w:rFonts w:ascii="Calibri" w:hAnsi="Calibri" w:cs="Calibri"/>
          <w:b/>
          <w:bCs/>
          <w:noProof/>
          <w:szCs w:val="24"/>
        </w:rPr>
        <w:t>Reesink KD</w:t>
      </w:r>
      <w:r w:rsidRPr="003F6F36">
        <w:rPr>
          <w:rFonts w:ascii="Calibri" w:hAnsi="Calibri" w:cs="Calibri"/>
          <w:noProof/>
          <w:szCs w:val="24"/>
        </w:rPr>
        <w:t xml:space="preserve">, </w:t>
      </w:r>
      <w:r w:rsidRPr="003F6F36">
        <w:rPr>
          <w:rFonts w:ascii="Calibri" w:hAnsi="Calibri" w:cs="Calibri"/>
          <w:b/>
          <w:bCs/>
          <w:noProof/>
          <w:szCs w:val="24"/>
        </w:rPr>
        <w:t>Spronck B</w:t>
      </w:r>
      <w:r w:rsidRPr="003F6F36">
        <w:rPr>
          <w:rFonts w:ascii="Calibri" w:hAnsi="Calibri" w:cs="Calibri"/>
          <w:noProof/>
          <w:szCs w:val="24"/>
        </w:rPr>
        <w:t xml:space="preserve">. Constitutive interpretation of arterial stiffness in clinical studies: A methodological review. </w:t>
      </w:r>
      <w:r w:rsidRPr="003F6F36">
        <w:rPr>
          <w:rFonts w:ascii="Calibri" w:hAnsi="Calibri" w:cs="Calibri"/>
          <w:i/>
          <w:iCs/>
          <w:noProof/>
          <w:szCs w:val="24"/>
        </w:rPr>
        <w:t>Am J Physiol - Hear Circ Physiol</w:t>
      </w:r>
      <w:r w:rsidRPr="003F6F36">
        <w:rPr>
          <w:rFonts w:ascii="Calibri" w:hAnsi="Calibri" w:cs="Calibri"/>
          <w:noProof/>
          <w:szCs w:val="24"/>
        </w:rPr>
        <w:t xml:space="preserve"> 316: H693–H709, 2019. doi: 10.1152/ajpheart.00388.2018.</w:t>
      </w:r>
    </w:p>
    <w:p w14:paraId="6D81D14E"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lastRenderedPageBreak/>
        <w:t xml:space="preserve">74. </w:t>
      </w:r>
      <w:r w:rsidRPr="003F6F36">
        <w:rPr>
          <w:rFonts w:ascii="Calibri" w:hAnsi="Calibri" w:cs="Calibri"/>
          <w:noProof/>
          <w:szCs w:val="24"/>
        </w:rPr>
        <w:tab/>
      </w:r>
      <w:r w:rsidRPr="003F6F36">
        <w:rPr>
          <w:rFonts w:ascii="Calibri" w:hAnsi="Calibri" w:cs="Calibri"/>
          <w:b/>
          <w:bCs/>
          <w:noProof/>
          <w:szCs w:val="24"/>
        </w:rPr>
        <w:t>Rhodin JAG</w:t>
      </w:r>
      <w:r w:rsidRPr="003F6F36">
        <w:rPr>
          <w:rFonts w:ascii="Calibri" w:hAnsi="Calibri" w:cs="Calibri"/>
          <w:noProof/>
          <w:szCs w:val="24"/>
        </w:rPr>
        <w:t xml:space="preserve">. The ultrastructure of mammalian arterioles and precapillary sphincters. </w:t>
      </w:r>
      <w:r w:rsidRPr="003F6F36">
        <w:rPr>
          <w:rFonts w:ascii="Calibri" w:hAnsi="Calibri" w:cs="Calibri"/>
          <w:i/>
          <w:iCs/>
          <w:noProof/>
          <w:szCs w:val="24"/>
        </w:rPr>
        <w:t>J Ultrastruct Res</w:t>
      </w:r>
      <w:r w:rsidRPr="003F6F36">
        <w:rPr>
          <w:rFonts w:ascii="Calibri" w:hAnsi="Calibri" w:cs="Calibri"/>
          <w:noProof/>
          <w:szCs w:val="24"/>
        </w:rPr>
        <w:t xml:space="preserve"> 18: 181–223, 1967. doi: 10.1016/S0022-5320(67)80239-9.</w:t>
      </w:r>
    </w:p>
    <w:p w14:paraId="284792AD"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75. </w:t>
      </w:r>
      <w:r w:rsidRPr="003F6F36">
        <w:rPr>
          <w:rFonts w:ascii="Calibri" w:hAnsi="Calibri" w:cs="Calibri"/>
          <w:noProof/>
          <w:szCs w:val="24"/>
        </w:rPr>
        <w:tab/>
      </w:r>
      <w:r w:rsidRPr="003F6F36">
        <w:rPr>
          <w:rFonts w:ascii="Calibri" w:hAnsi="Calibri" w:cs="Calibri"/>
          <w:b/>
          <w:bCs/>
          <w:noProof/>
          <w:szCs w:val="24"/>
        </w:rPr>
        <w:t>Seyedsalehi S</w:t>
      </w:r>
      <w:r w:rsidRPr="003F6F36">
        <w:rPr>
          <w:rFonts w:ascii="Calibri" w:hAnsi="Calibri" w:cs="Calibri"/>
          <w:noProof/>
          <w:szCs w:val="24"/>
        </w:rPr>
        <w:t xml:space="preserve">, </w:t>
      </w:r>
      <w:r w:rsidRPr="003F6F36">
        <w:rPr>
          <w:rFonts w:ascii="Calibri" w:hAnsi="Calibri" w:cs="Calibri"/>
          <w:b/>
          <w:bCs/>
          <w:noProof/>
          <w:szCs w:val="24"/>
        </w:rPr>
        <w:t>Zhang L</w:t>
      </w:r>
      <w:r w:rsidRPr="003F6F36">
        <w:rPr>
          <w:rFonts w:ascii="Calibri" w:hAnsi="Calibri" w:cs="Calibri"/>
          <w:noProof/>
          <w:szCs w:val="24"/>
        </w:rPr>
        <w:t xml:space="preserve">, </w:t>
      </w:r>
      <w:r w:rsidRPr="003F6F36">
        <w:rPr>
          <w:rFonts w:ascii="Calibri" w:hAnsi="Calibri" w:cs="Calibri"/>
          <w:b/>
          <w:bCs/>
          <w:noProof/>
          <w:szCs w:val="24"/>
        </w:rPr>
        <w:t>Choi J</w:t>
      </w:r>
      <w:r w:rsidRPr="003F6F36">
        <w:rPr>
          <w:rFonts w:ascii="Calibri" w:hAnsi="Calibri" w:cs="Calibri"/>
          <w:noProof/>
          <w:szCs w:val="24"/>
        </w:rPr>
        <w:t xml:space="preserve">, </w:t>
      </w:r>
      <w:r w:rsidRPr="003F6F36">
        <w:rPr>
          <w:rFonts w:ascii="Calibri" w:hAnsi="Calibri" w:cs="Calibri"/>
          <w:b/>
          <w:bCs/>
          <w:noProof/>
          <w:szCs w:val="24"/>
        </w:rPr>
        <w:t>Baek S</w:t>
      </w:r>
      <w:r w:rsidRPr="003F6F36">
        <w:rPr>
          <w:rFonts w:ascii="Calibri" w:hAnsi="Calibri" w:cs="Calibri"/>
          <w:noProof/>
          <w:szCs w:val="24"/>
        </w:rPr>
        <w:t xml:space="preserve">. Prior Distributions of Material Parameters for Bayesian Calibration of Growth and Remodeling Computational Model of Abdominal Aortic Wall. </w:t>
      </w:r>
      <w:r w:rsidRPr="003F6F36">
        <w:rPr>
          <w:rFonts w:ascii="Calibri" w:hAnsi="Calibri" w:cs="Calibri"/>
          <w:i/>
          <w:iCs/>
          <w:noProof/>
          <w:szCs w:val="24"/>
        </w:rPr>
        <w:t>J Biomech Eng</w:t>
      </w:r>
      <w:r w:rsidRPr="003F6F36">
        <w:rPr>
          <w:rFonts w:ascii="Calibri" w:hAnsi="Calibri" w:cs="Calibri"/>
          <w:noProof/>
          <w:szCs w:val="24"/>
        </w:rPr>
        <w:t xml:space="preserve"> 137: 101001, 2015. doi: 10.1115/1.4031116.</w:t>
      </w:r>
    </w:p>
    <w:p w14:paraId="5CD2BBB5"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76. </w:t>
      </w:r>
      <w:r w:rsidRPr="003F6F36">
        <w:rPr>
          <w:rFonts w:ascii="Calibri" w:hAnsi="Calibri" w:cs="Calibri"/>
          <w:noProof/>
          <w:szCs w:val="24"/>
        </w:rPr>
        <w:tab/>
      </w:r>
      <w:r w:rsidRPr="003F6F36">
        <w:rPr>
          <w:rFonts w:ascii="Calibri" w:hAnsi="Calibri" w:cs="Calibri"/>
          <w:b/>
          <w:bCs/>
          <w:noProof/>
          <w:szCs w:val="24"/>
        </w:rPr>
        <w:t>Smith NP</w:t>
      </w:r>
      <w:r w:rsidRPr="003F6F36">
        <w:rPr>
          <w:rFonts w:ascii="Calibri" w:hAnsi="Calibri" w:cs="Calibri"/>
          <w:noProof/>
          <w:szCs w:val="24"/>
        </w:rPr>
        <w:t xml:space="preserve">, </w:t>
      </w:r>
      <w:r w:rsidRPr="003F6F36">
        <w:rPr>
          <w:rFonts w:ascii="Calibri" w:hAnsi="Calibri" w:cs="Calibri"/>
          <w:b/>
          <w:bCs/>
          <w:noProof/>
          <w:szCs w:val="24"/>
        </w:rPr>
        <w:t>Pullan AJ</w:t>
      </w:r>
      <w:r w:rsidRPr="003F6F36">
        <w:rPr>
          <w:rFonts w:ascii="Calibri" w:hAnsi="Calibri" w:cs="Calibri"/>
          <w:noProof/>
          <w:szCs w:val="24"/>
        </w:rPr>
        <w:t xml:space="preserve">, </w:t>
      </w:r>
      <w:r w:rsidRPr="003F6F36">
        <w:rPr>
          <w:rFonts w:ascii="Calibri" w:hAnsi="Calibri" w:cs="Calibri"/>
          <w:b/>
          <w:bCs/>
          <w:noProof/>
          <w:szCs w:val="24"/>
        </w:rPr>
        <w:t>Hunter PJ</w:t>
      </w:r>
      <w:r w:rsidRPr="003F6F36">
        <w:rPr>
          <w:rFonts w:ascii="Calibri" w:hAnsi="Calibri" w:cs="Calibri"/>
          <w:noProof/>
          <w:szCs w:val="24"/>
        </w:rPr>
        <w:t xml:space="preserve">. Generation of an Anatomically Based Geometric Coronary Model. </w:t>
      </w:r>
      <w:r w:rsidRPr="003F6F36">
        <w:rPr>
          <w:rFonts w:ascii="Calibri" w:hAnsi="Calibri" w:cs="Calibri"/>
          <w:i/>
          <w:iCs/>
          <w:noProof/>
          <w:szCs w:val="24"/>
        </w:rPr>
        <w:t>Ann Biomed Eng</w:t>
      </w:r>
      <w:r w:rsidRPr="003F6F36">
        <w:rPr>
          <w:rFonts w:ascii="Calibri" w:hAnsi="Calibri" w:cs="Calibri"/>
          <w:noProof/>
          <w:szCs w:val="24"/>
        </w:rPr>
        <w:t xml:space="preserve"> 28: 14–25, 2000. doi: 10.1114/1.250.</w:t>
      </w:r>
    </w:p>
    <w:p w14:paraId="1B77E5D3"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77. </w:t>
      </w:r>
      <w:r w:rsidRPr="003F6F36">
        <w:rPr>
          <w:rFonts w:ascii="Calibri" w:hAnsi="Calibri" w:cs="Calibri"/>
          <w:noProof/>
          <w:szCs w:val="24"/>
        </w:rPr>
        <w:tab/>
      </w:r>
      <w:r w:rsidRPr="003F6F36">
        <w:rPr>
          <w:rFonts w:ascii="Calibri" w:hAnsi="Calibri" w:cs="Calibri"/>
          <w:b/>
          <w:bCs/>
          <w:noProof/>
          <w:szCs w:val="24"/>
        </w:rPr>
        <w:t>Stepp DW</w:t>
      </w:r>
      <w:r w:rsidRPr="003F6F36">
        <w:rPr>
          <w:rFonts w:ascii="Calibri" w:hAnsi="Calibri" w:cs="Calibri"/>
          <w:noProof/>
          <w:szCs w:val="24"/>
        </w:rPr>
        <w:t xml:space="preserve">, </w:t>
      </w:r>
      <w:r w:rsidRPr="003F6F36">
        <w:rPr>
          <w:rFonts w:ascii="Calibri" w:hAnsi="Calibri" w:cs="Calibri"/>
          <w:b/>
          <w:bCs/>
          <w:noProof/>
          <w:szCs w:val="24"/>
        </w:rPr>
        <w:t>Nishikawa Y</w:t>
      </w:r>
      <w:r w:rsidRPr="003F6F36">
        <w:rPr>
          <w:rFonts w:ascii="Calibri" w:hAnsi="Calibri" w:cs="Calibri"/>
          <w:noProof/>
          <w:szCs w:val="24"/>
        </w:rPr>
        <w:t xml:space="preserve">, </w:t>
      </w:r>
      <w:r w:rsidRPr="003F6F36">
        <w:rPr>
          <w:rFonts w:ascii="Calibri" w:hAnsi="Calibri" w:cs="Calibri"/>
          <w:b/>
          <w:bCs/>
          <w:noProof/>
          <w:szCs w:val="24"/>
        </w:rPr>
        <w:t>Chilian WM</w:t>
      </w:r>
      <w:r w:rsidRPr="003F6F36">
        <w:rPr>
          <w:rFonts w:ascii="Calibri" w:hAnsi="Calibri" w:cs="Calibri"/>
          <w:noProof/>
          <w:szCs w:val="24"/>
        </w:rPr>
        <w:t>. Regulation of Shear Stress in the Canine Coronary Microcirculation [Online]. http://www.circulationaha.org [11 Mar. 2019].</w:t>
      </w:r>
    </w:p>
    <w:p w14:paraId="61B885AD"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78. </w:t>
      </w:r>
      <w:r w:rsidRPr="003F6F36">
        <w:rPr>
          <w:rFonts w:ascii="Calibri" w:hAnsi="Calibri" w:cs="Calibri"/>
          <w:noProof/>
          <w:szCs w:val="24"/>
        </w:rPr>
        <w:tab/>
      </w:r>
      <w:r w:rsidRPr="003F6F36">
        <w:rPr>
          <w:rFonts w:ascii="Calibri" w:hAnsi="Calibri" w:cs="Calibri"/>
          <w:b/>
          <w:bCs/>
          <w:noProof/>
          <w:szCs w:val="24"/>
        </w:rPr>
        <w:t>Suwa N</w:t>
      </w:r>
      <w:r w:rsidRPr="003F6F36">
        <w:rPr>
          <w:rFonts w:ascii="Calibri" w:hAnsi="Calibri" w:cs="Calibri"/>
          <w:noProof/>
          <w:szCs w:val="24"/>
        </w:rPr>
        <w:t xml:space="preserve">, </w:t>
      </w:r>
      <w:r w:rsidRPr="003F6F36">
        <w:rPr>
          <w:rFonts w:ascii="Calibri" w:hAnsi="Calibri" w:cs="Calibri"/>
          <w:b/>
          <w:bCs/>
          <w:noProof/>
          <w:szCs w:val="24"/>
        </w:rPr>
        <w:t>Niwa T</w:t>
      </w:r>
      <w:r w:rsidRPr="003F6F36">
        <w:rPr>
          <w:rFonts w:ascii="Calibri" w:hAnsi="Calibri" w:cs="Calibri"/>
          <w:noProof/>
          <w:szCs w:val="24"/>
        </w:rPr>
        <w:t xml:space="preserve">, </w:t>
      </w:r>
      <w:r w:rsidRPr="003F6F36">
        <w:rPr>
          <w:rFonts w:ascii="Calibri" w:hAnsi="Calibri" w:cs="Calibri"/>
          <w:b/>
          <w:bCs/>
          <w:noProof/>
          <w:szCs w:val="24"/>
        </w:rPr>
        <w:t>Fukasawa H</w:t>
      </w:r>
      <w:r w:rsidRPr="003F6F36">
        <w:rPr>
          <w:rFonts w:ascii="Calibri" w:hAnsi="Calibri" w:cs="Calibri"/>
          <w:noProof/>
          <w:szCs w:val="24"/>
        </w:rPr>
        <w:t xml:space="preserve">, </w:t>
      </w:r>
      <w:r w:rsidRPr="003F6F36">
        <w:rPr>
          <w:rFonts w:ascii="Calibri" w:hAnsi="Calibri" w:cs="Calibri"/>
          <w:b/>
          <w:bCs/>
          <w:noProof/>
          <w:szCs w:val="24"/>
        </w:rPr>
        <w:t>Sasaki Y</w:t>
      </w:r>
      <w:r w:rsidRPr="003F6F36">
        <w:rPr>
          <w:rFonts w:ascii="Calibri" w:hAnsi="Calibri" w:cs="Calibri"/>
          <w:noProof/>
          <w:szCs w:val="24"/>
        </w:rPr>
        <w:t xml:space="preserve">. Estimation of Intravascular Blood Pressure Gradient by Mathematical Analysis of Arterial Casts. </w:t>
      </w:r>
      <w:r w:rsidRPr="003F6F36">
        <w:rPr>
          <w:rFonts w:ascii="Calibri" w:hAnsi="Calibri" w:cs="Calibri"/>
          <w:i/>
          <w:iCs/>
          <w:noProof/>
          <w:szCs w:val="24"/>
        </w:rPr>
        <w:t>Tohoku J Exp Med</w:t>
      </w:r>
      <w:r w:rsidRPr="003F6F36">
        <w:rPr>
          <w:rFonts w:ascii="Calibri" w:hAnsi="Calibri" w:cs="Calibri"/>
          <w:noProof/>
          <w:szCs w:val="24"/>
        </w:rPr>
        <w:t xml:space="preserve"> 79: 168–198, 1963. doi: 10.1620/tjem.79.168.</w:t>
      </w:r>
    </w:p>
    <w:p w14:paraId="7EED1642"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79. </w:t>
      </w:r>
      <w:r w:rsidRPr="003F6F36">
        <w:rPr>
          <w:rFonts w:ascii="Calibri" w:hAnsi="Calibri" w:cs="Calibri"/>
          <w:noProof/>
          <w:szCs w:val="24"/>
        </w:rPr>
        <w:tab/>
      </w:r>
      <w:r w:rsidRPr="003F6F36">
        <w:rPr>
          <w:rFonts w:ascii="Calibri" w:hAnsi="Calibri" w:cs="Calibri"/>
          <w:b/>
          <w:bCs/>
          <w:noProof/>
          <w:szCs w:val="24"/>
        </w:rPr>
        <w:t>Taber LA</w:t>
      </w:r>
      <w:r w:rsidRPr="003F6F36">
        <w:rPr>
          <w:rFonts w:ascii="Calibri" w:hAnsi="Calibri" w:cs="Calibri"/>
          <w:noProof/>
          <w:szCs w:val="24"/>
        </w:rPr>
        <w:t xml:space="preserve">. An optimization principle for vascular radius including the effects of smooth muscle tone. [Online]. </w:t>
      </w:r>
      <w:r w:rsidRPr="003F6F36">
        <w:rPr>
          <w:rFonts w:ascii="Calibri" w:hAnsi="Calibri" w:cs="Calibri"/>
          <w:i/>
          <w:iCs/>
          <w:noProof/>
          <w:szCs w:val="24"/>
        </w:rPr>
        <w:t>Biophys J</w:t>
      </w:r>
      <w:r w:rsidRPr="003F6F36">
        <w:rPr>
          <w:rFonts w:ascii="Calibri" w:hAnsi="Calibri" w:cs="Calibri"/>
          <w:noProof/>
          <w:szCs w:val="24"/>
        </w:rPr>
        <w:t xml:space="preserve"> 74: 109–114, 1998. https://www.ncbi.nlm.nih.gov/pmc/articles/PMC1299367/.</w:t>
      </w:r>
    </w:p>
    <w:p w14:paraId="687BEF10"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80. </w:t>
      </w:r>
      <w:r w:rsidRPr="003F6F36">
        <w:rPr>
          <w:rFonts w:ascii="Calibri" w:hAnsi="Calibri" w:cs="Calibri"/>
          <w:noProof/>
          <w:szCs w:val="24"/>
        </w:rPr>
        <w:tab/>
      </w:r>
      <w:r w:rsidRPr="003F6F36">
        <w:rPr>
          <w:rFonts w:ascii="Calibri" w:hAnsi="Calibri" w:cs="Calibri"/>
          <w:b/>
          <w:bCs/>
          <w:noProof/>
          <w:szCs w:val="24"/>
        </w:rPr>
        <w:t>Tiefenbacher CP</w:t>
      </w:r>
      <w:r w:rsidRPr="003F6F36">
        <w:rPr>
          <w:rFonts w:ascii="Calibri" w:hAnsi="Calibri" w:cs="Calibri"/>
          <w:noProof/>
          <w:szCs w:val="24"/>
        </w:rPr>
        <w:t xml:space="preserve">, </w:t>
      </w:r>
      <w:r w:rsidRPr="003F6F36">
        <w:rPr>
          <w:rFonts w:ascii="Calibri" w:hAnsi="Calibri" w:cs="Calibri"/>
          <w:b/>
          <w:bCs/>
          <w:noProof/>
          <w:szCs w:val="24"/>
        </w:rPr>
        <w:t>Chilian WM</w:t>
      </w:r>
      <w:r w:rsidRPr="003F6F36">
        <w:rPr>
          <w:rFonts w:ascii="Calibri" w:hAnsi="Calibri" w:cs="Calibri"/>
          <w:noProof/>
          <w:szCs w:val="24"/>
        </w:rPr>
        <w:t xml:space="preserve">. Heterogeneity of coronary vasomotion. [Online]. </w:t>
      </w:r>
      <w:r w:rsidRPr="003F6F36">
        <w:rPr>
          <w:rFonts w:ascii="Calibri" w:hAnsi="Calibri" w:cs="Calibri"/>
          <w:i/>
          <w:iCs/>
          <w:noProof/>
          <w:szCs w:val="24"/>
        </w:rPr>
        <w:t>Basic Res Cardiol</w:t>
      </w:r>
      <w:r w:rsidRPr="003F6F36">
        <w:rPr>
          <w:rFonts w:ascii="Calibri" w:hAnsi="Calibri" w:cs="Calibri"/>
          <w:noProof/>
          <w:szCs w:val="24"/>
        </w:rPr>
        <w:t xml:space="preserve"> 93: 446–54, 1998. http://www.ncbi.nlm.nih.gov/pubmed/9879450 [5 Mar. 2019].</w:t>
      </w:r>
    </w:p>
    <w:p w14:paraId="758F3A36"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81. </w:t>
      </w:r>
      <w:r w:rsidRPr="003F6F36">
        <w:rPr>
          <w:rFonts w:ascii="Calibri" w:hAnsi="Calibri" w:cs="Calibri"/>
          <w:noProof/>
          <w:szCs w:val="24"/>
        </w:rPr>
        <w:tab/>
      </w:r>
      <w:r w:rsidRPr="003F6F36">
        <w:rPr>
          <w:rFonts w:ascii="Calibri" w:hAnsi="Calibri" w:cs="Calibri"/>
          <w:b/>
          <w:bCs/>
          <w:noProof/>
          <w:szCs w:val="24"/>
        </w:rPr>
        <w:t>Tillmanns H</w:t>
      </w:r>
      <w:r w:rsidRPr="003F6F36">
        <w:rPr>
          <w:rFonts w:ascii="Calibri" w:hAnsi="Calibri" w:cs="Calibri"/>
          <w:noProof/>
          <w:szCs w:val="24"/>
        </w:rPr>
        <w:t xml:space="preserve">, </w:t>
      </w:r>
      <w:r w:rsidRPr="003F6F36">
        <w:rPr>
          <w:rFonts w:ascii="Calibri" w:hAnsi="Calibri" w:cs="Calibri"/>
          <w:b/>
          <w:bCs/>
          <w:noProof/>
          <w:szCs w:val="24"/>
        </w:rPr>
        <w:t>Ikeda S</w:t>
      </w:r>
      <w:r w:rsidRPr="003F6F36">
        <w:rPr>
          <w:rFonts w:ascii="Calibri" w:hAnsi="Calibri" w:cs="Calibri"/>
          <w:noProof/>
          <w:szCs w:val="24"/>
        </w:rPr>
        <w:t xml:space="preserve">, </w:t>
      </w:r>
      <w:r w:rsidRPr="003F6F36">
        <w:rPr>
          <w:rFonts w:ascii="Calibri" w:hAnsi="Calibri" w:cs="Calibri"/>
          <w:b/>
          <w:bCs/>
          <w:noProof/>
          <w:szCs w:val="24"/>
        </w:rPr>
        <w:t>Hansen H</w:t>
      </w:r>
      <w:r w:rsidRPr="003F6F36">
        <w:rPr>
          <w:rFonts w:ascii="Calibri" w:hAnsi="Calibri" w:cs="Calibri"/>
          <w:noProof/>
          <w:szCs w:val="24"/>
        </w:rPr>
        <w:t xml:space="preserve">, </w:t>
      </w:r>
      <w:r w:rsidRPr="003F6F36">
        <w:rPr>
          <w:rFonts w:ascii="Calibri" w:hAnsi="Calibri" w:cs="Calibri"/>
          <w:b/>
          <w:bCs/>
          <w:noProof/>
          <w:szCs w:val="24"/>
        </w:rPr>
        <w:t>Sarma JS</w:t>
      </w:r>
      <w:r w:rsidRPr="003F6F36">
        <w:rPr>
          <w:rFonts w:ascii="Calibri" w:hAnsi="Calibri" w:cs="Calibri"/>
          <w:noProof/>
          <w:szCs w:val="24"/>
        </w:rPr>
        <w:t xml:space="preserve">, </w:t>
      </w:r>
      <w:r w:rsidRPr="003F6F36">
        <w:rPr>
          <w:rFonts w:ascii="Calibri" w:hAnsi="Calibri" w:cs="Calibri"/>
          <w:b/>
          <w:bCs/>
          <w:noProof/>
          <w:szCs w:val="24"/>
        </w:rPr>
        <w:t>Fauvel JM</w:t>
      </w:r>
      <w:r w:rsidRPr="003F6F36">
        <w:rPr>
          <w:rFonts w:ascii="Calibri" w:hAnsi="Calibri" w:cs="Calibri"/>
          <w:noProof/>
          <w:szCs w:val="24"/>
        </w:rPr>
        <w:t xml:space="preserve">, </w:t>
      </w:r>
      <w:r w:rsidRPr="003F6F36">
        <w:rPr>
          <w:rFonts w:ascii="Calibri" w:hAnsi="Calibri" w:cs="Calibri"/>
          <w:b/>
          <w:bCs/>
          <w:noProof/>
          <w:szCs w:val="24"/>
        </w:rPr>
        <w:t>Bing RJ</w:t>
      </w:r>
      <w:r w:rsidRPr="003F6F36">
        <w:rPr>
          <w:rFonts w:ascii="Calibri" w:hAnsi="Calibri" w:cs="Calibri"/>
          <w:noProof/>
          <w:szCs w:val="24"/>
        </w:rPr>
        <w:t xml:space="preserve">. Microcirculation in the ventricle of the dog and turtle. [Online]. </w:t>
      </w:r>
      <w:r w:rsidRPr="003F6F36">
        <w:rPr>
          <w:rFonts w:ascii="Calibri" w:hAnsi="Calibri" w:cs="Calibri"/>
          <w:i/>
          <w:iCs/>
          <w:noProof/>
          <w:szCs w:val="24"/>
        </w:rPr>
        <w:t>Circ Res</w:t>
      </w:r>
      <w:r w:rsidRPr="003F6F36">
        <w:rPr>
          <w:rFonts w:ascii="Calibri" w:hAnsi="Calibri" w:cs="Calibri"/>
          <w:noProof/>
          <w:szCs w:val="24"/>
        </w:rPr>
        <w:t xml:space="preserve"> 34: 561–9, 1974. http://www.ncbi.nlm.nih.gov/pubmed/4826931 [21 Mar. 2019].</w:t>
      </w:r>
    </w:p>
    <w:p w14:paraId="12B91E0F"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82. </w:t>
      </w:r>
      <w:r w:rsidRPr="003F6F36">
        <w:rPr>
          <w:rFonts w:ascii="Calibri" w:hAnsi="Calibri" w:cs="Calibri"/>
          <w:noProof/>
          <w:szCs w:val="24"/>
        </w:rPr>
        <w:tab/>
      </w:r>
      <w:r w:rsidRPr="003F6F36">
        <w:rPr>
          <w:rFonts w:ascii="Calibri" w:hAnsi="Calibri" w:cs="Calibri"/>
          <w:b/>
          <w:bCs/>
          <w:noProof/>
          <w:szCs w:val="24"/>
        </w:rPr>
        <w:t>Trask AJ</w:t>
      </w:r>
      <w:r w:rsidRPr="003F6F36">
        <w:rPr>
          <w:rFonts w:ascii="Calibri" w:hAnsi="Calibri" w:cs="Calibri"/>
          <w:noProof/>
          <w:szCs w:val="24"/>
        </w:rPr>
        <w:t xml:space="preserve">, </w:t>
      </w:r>
      <w:r w:rsidRPr="003F6F36">
        <w:rPr>
          <w:rFonts w:ascii="Calibri" w:hAnsi="Calibri" w:cs="Calibri"/>
          <w:b/>
          <w:bCs/>
          <w:noProof/>
          <w:szCs w:val="24"/>
        </w:rPr>
        <w:t>Katz PS</w:t>
      </w:r>
      <w:r w:rsidRPr="003F6F36">
        <w:rPr>
          <w:rFonts w:ascii="Calibri" w:hAnsi="Calibri" w:cs="Calibri"/>
          <w:noProof/>
          <w:szCs w:val="24"/>
        </w:rPr>
        <w:t xml:space="preserve">, </w:t>
      </w:r>
      <w:r w:rsidRPr="003F6F36">
        <w:rPr>
          <w:rFonts w:ascii="Calibri" w:hAnsi="Calibri" w:cs="Calibri"/>
          <w:b/>
          <w:bCs/>
          <w:noProof/>
          <w:szCs w:val="24"/>
        </w:rPr>
        <w:t>Kelly AP</w:t>
      </w:r>
      <w:r w:rsidRPr="003F6F36">
        <w:rPr>
          <w:rFonts w:ascii="Calibri" w:hAnsi="Calibri" w:cs="Calibri"/>
          <w:noProof/>
          <w:szCs w:val="24"/>
        </w:rPr>
        <w:t xml:space="preserve">, </w:t>
      </w:r>
      <w:r w:rsidRPr="003F6F36">
        <w:rPr>
          <w:rFonts w:ascii="Calibri" w:hAnsi="Calibri" w:cs="Calibri"/>
          <w:b/>
          <w:bCs/>
          <w:noProof/>
          <w:szCs w:val="24"/>
        </w:rPr>
        <w:t>Galantowicz ML</w:t>
      </w:r>
      <w:r w:rsidRPr="003F6F36">
        <w:rPr>
          <w:rFonts w:ascii="Calibri" w:hAnsi="Calibri" w:cs="Calibri"/>
          <w:noProof/>
          <w:szCs w:val="24"/>
        </w:rPr>
        <w:t xml:space="preserve">, </w:t>
      </w:r>
      <w:r w:rsidRPr="003F6F36">
        <w:rPr>
          <w:rFonts w:ascii="Calibri" w:hAnsi="Calibri" w:cs="Calibri"/>
          <w:b/>
          <w:bCs/>
          <w:noProof/>
          <w:szCs w:val="24"/>
        </w:rPr>
        <w:t>Cismowski MJ</w:t>
      </w:r>
      <w:r w:rsidRPr="003F6F36">
        <w:rPr>
          <w:rFonts w:ascii="Calibri" w:hAnsi="Calibri" w:cs="Calibri"/>
          <w:noProof/>
          <w:szCs w:val="24"/>
        </w:rPr>
        <w:t xml:space="preserve">, </w:t>
      </w:r>
      <w:r w:rsidRPr="003F6F36">
        <w:rPr>
          <w:rFonts w:ascii="Calibri" w:hAnsi="Calibri" w:cs="Calibri"/>
          <w:b/>
          <w:bCs/>
          <w:noProof/>
          <w:szCs w:val="24"/>
        </w:rPr>
        <w:t>West TA</w:t>
      </w:r>
      <w:r w:rsidRPr="003F6F36">
        <w:rPr>
          <w:rFonts w:ascii="Calibri" w:hAnsi="Calibri" w:cs="Calibri"/>
          <w:noProof/>
          <w:szCs w:val="24"/>
        </w:rPr>
        <w:t xml:space="preserve">, </w:t>
      </w:r>
      <w:r w:rsidRPr="003F6F36">
        <w:rPr>
          <w:rFonts w:ascii="Calibri" w:hAnsi="Calibri" w:cs="Calibri"/>
          <w:b/>
          <w:bCs/>
          <w:noProof/>
          <w:szCs w:val="24"/>
        </w:rPr>
        <w:t>Neeb ZP</w:t>
      </w:r>
      <w:r w:rsidRPr="003F6F36">
        <w:rPr>
          <w:rFonts w:ascii="Calibri" w:hAnsi="Calibri" w:cs="Calibri"/>
          <w:noProof/>
          <w:szCs w:val="24"/>
        </w:rPr>
        <w:t xml:space="preserve">, </w:t>
      </w:r>
      <w:r w:rsidRPr="003F6F36">
        <w:rPr>
          <w:rFonts w:ascii="Calibri" w:hAnsi="Calibri" w:cs="Calibri"/>
          <w:b/>
          <w:bCs/>
          <w:noProof/>
          <w:szCs w:val="24"/>
        </w:rPr>
        <w:t>Berwick ZC</w:t>
      </w:r>
      <w:r w:rsidRPr="003F6F36">
        <w:rPr>
          <w:rFonts w:ascii="Calibri" w:hAnsi="Calibri" w:cs="Calibri"/>
          <w:noProof/>
          <w:szCs w:val="24"/>
        </w:rPr>
        <w:t xml:space="preserve">, </w:t>
      </w:r>
      <w:r w:rsidRPr="003F6F36">
        <w:rPr>
          <w:rFonts w:ascii="Calibri" w:hAnsi="Calibri" w:cs="Calibri"/>
          <w:b/>
          <w:bCs/>
          <w:noProof/>
          <w:szCs w:val="24"/>
        </w:rPr>
        <w:t>Goodwill AG</w:t>
      </w:r>
      <w:r w:rsidRPr="003F6F36">
        <w:rPr>
          <w:rFonts w:ascii="Calibri" w:hAnsi="Calibri" w:cs="Calibri"/>
          <w:noProof/>
          <w:szCs w:val="24"/>
        </w:rPr>
        <w:t xml:space="preserve">, </w:t>
      </w:r>
      <w:r w:rsidRPr="003F6F36">
        <w:rPr>
          <w:rFonts w:ascii="Calibri" w:hAnsi="Calibri" w:cs="Calibri"/>
          <w:b/>
          <w:bCs/>
          <w:noProof/>
          <w:szCs w:val="24"/>
        </w:rPr>
        <w:t>Alloosh M</w:t>
      </w:r>
      <w:r w:rsidRPr="003F6F36">
        <w:rPr>
          <w:rFonts w:ascii="Calibri" w:hAnsi="Calibri" w:cs="Calibri"/>
          <w:noProof/>
          <w:szCs w:val="24"/>
        </w:rPr>
        <w:t xml:space="preserve">, </w:t>
      </w:r>
      <w:r w:rsidRPr="003F6F36">
        <w:rPr>
          <w:rFonts w:ascii="Calibri" w:hAnsi="Calibri" w:cs="Calibri"/>
          <w:b/>
          <w:bCs/>
          <w:noProof/>
          <w:szCs w:val="24"/>
        </w:rPr>
        <w:t>Tune JD</w:t>
      </w:r>
      <w:r w:rsidRPr="003F6F36">
        <w:rPr>
          <w:rFonts w:ascii="Calibri" w:hAnsi="Calibri" w:cs="Calibri"/>
          <w:noProof/>
          <w:szCs w:val="24"/>
        </w:rPr>
        <w:t xml:space="preserve">, </w:t>
      </w:r>
      <w:r w:rsidRPr="003F6F36">
        <w:rPr>
          <w:rFonts w:ascii="Calibri" w:hAnsi="Calibri" w:cs="Calibri"/>
          <w:b/>
          <w:bCs/>
          <w:noProof/>
          <w:szCs w:val="24"/>
        </w:rPr>
        <w:t>Sturek M</w:t>
      </w:r>
      <w:r w:rsidRPr="003F6F36">
        <w:rPr>
          <w:rFonts w:ascii="Calibri" w:hAnsi="Calibri" w:cs="Calibri"/>
          <w:noProof/>
          <w:szCs w:val="24"/>
        </w:rPr>
        <w:t xml:space="preserve">, </w:t>
      </w:r>
      <w:r w:rsidRPr="003F6F36">
        <w:rPr>
          <w:rFonts w:ascii="Calibri" w:hAnsi="Calibri" w:cs="Calibri"/>
          <w:b/>
          <w:bCs/>
          <w:noProof/>
          <w:szCs w:val="24"/>
        </w:rPr>
        <w:t>Lucchesi PA</w:t>
      </w:r>
      <w:r w:rsidRPr="003F6F36">
        <w:rPr>
          <w:rFonts w:ascii="Calibri" w:hAnsi="Calibri" w:cs="Calibri"/>
          <w:noProof/>
          <w:szCs w:val="24"/>
        </w:rPr>
        <w:t xml:space="preserve">. Dynamic micro- and macrovascular remodeling in coronary circulation of obese Ossabaw pigs with metabolic syndrome. </w:t>
      </w:r>
      <w:r w:rsidRPr="003F6F36">
        <w:rPr>
          <w:rFonts w:ascii="Calibri" w:hAnsi="Calibri" w:cs="Calibri"/>
          <w:i/>
          <w:iCs/>
          <w:noProof/>
          <w:szCs w:val="24"/>
        </w:rPr>
        <w:t>J Appl Physiol</w:t>
      </w:r>
      <w:r w:rsidRPr="003F6F36">
        <w:rPr>
          <w:rFonts w:ascii="Calibri" w:hAnsi="Calibri" w:cs="Calibri"/>
          <w:noProof/>
          <w:szCs w:val="24"/>
        </w:rPr>
        <w:t xml:space="preserve"> 113: 1128–1140, 2012. doi: 10.1152/japplphysiol.00604.2012.</w:t>
      </w:r>
    </w:p>
    <w:p w14:paraId="62C2E36A"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83. </w:t>
      </w:r>
      <w:r w:rsidRPr="003F6F36">
        <w:rPr>
          <w:rFonts w:ascii="Calibri" w:hAnsi="Calibri" w:cs="Calibri"/>
          <w:noProof/>
          <w:szCs w:val="24"/>
        </w:rPr>
        <w:tab/>
      </w:r>
      <w:r w:rsidRPr="003F6F36">
        <w:rPr>
          <w:rFonts w:ascii="Calibri" w:hAnsi="Calibri" w:cs="Calibri"/>
          <w:b/>
          <w:bCs/>
          <w:noProof/>
          <w:szCs w:val="24"/>
        </w:rPr>
        <w:t>Valentín A</w:t>
      </w:r>
      <w:r w:rsidRPr="003F6F36">
        <w:rPr>
          <w:rFonts w:ascii="Calibri" w:hAnsi="Calibri" w:cs="Calibri"/>
          <w:noProof/>
          <w:szCs w:val="24"/>
        </w:rPr>
        <w:t xml:space="preserve">, </w:t>
      </w:r>
      <w:r w:rsidRPr="003F6F36">
        <w:rPr>
          <w:rFonts w:ascii="Calibri" w:hAnsi="Calibri" w:cs="Calibri"/>
          <w:b/>
          <w:bCs/>
          <w:noProof/>
          <w:szCs w:val="24"/>
        </w:rPr>
        <w:t>Humphrey JD</w:t>
      </w:r>
      <w:r w:rsidRPr="003F6F36">
        <w:rPr>
          <w:rFonts w:ascii="Calibri" w:hAnsi="Calibri" w:cs="Calibri"/>
          <w:noProof/>
          <w:szCs w:val="24"/>
        </w:rPr>
        <w:t xml:space="preserve">. Parameter sensitivity study of a constrained mixture model of arterial growth and remodeling. </w:t>
      </w:r>
      <w:r w:rsidRPr="003F6F36">
        <w:rPr>
          <w:rFonts w:ascii="Calibri" w:hAnsi="Calibri" w:cs="Calibri"/>
          <w:i/>
          <w:iCs/>
          <w:noProof/>
          <w:szCs w:val="24"/>
        </w:rPr>
        <w:t>J Biomech Eng</w:t>
      </w:r>
      <w:r w:rsidRPr="003F6F36">
        <w:rPr>
          <w:rFonts w:ascii="Calibri" w:hAnsi="Calibri" w:cs="Calibri"/>
          <w:noProof/>
          <w:szCs w:val="24"/>
        </w:rPr>
        <w:t xml:space="preserve"> 131, 2009. doi: 10.1115/1.3192144.</w:t>
      </w:r>
    </w:p>
    <w:p w14:paraId="699B3BA9"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84. </w:t>
      </w:r>
      <w:r w:rsidRPr="003F6F36">
        <w:rPr>
          <w:rFonts w:ascii="Calibri" w:hAnsi="Calibri" w:cs="Calibri"/>
          <w:noProof/>
          <w:szCs w:val="24"/>
        </w:rPr>
        <w:tab/>
      </w:r>
      <w:r w:rsidRPr="003F6F36">
        <w:rPr>
          <w:rFonts w:ascii="Calibri" w:hAnsi="Calibri" w:cs="Calibri"/>
          <w:b/>
          <w:bCs/>
          <w:noProof/>
          <w:szCs w:val="24"/>
        </w:rPr>
        <w:t>van den Akker J</w:t>
      </w:r>
      <w:r w:rsidRPr="003F6F36">
        <w:rPr>
          <w:rFonts w:ascii="Calibri" w:hAnsi="Calibri" w:cs="Calibri"/>
          <w:noProof/>
          <w:szCs w:val="24"/>
        </w:rPr>
        <w:t xml:space="preserve">, </w:t>
      </w:r>
      <w:r w:rsidRPr="003F6F36">
        <w:rPr>
          <w:rFonts w:ascii="Calibri" w:hAnsi="Calibri" w:cs="Calibri"/>
          <w:b/>
          <w:bCs/>
          <w:noProof/>
          <w:szCs w:val="24"/>
        </w:rPr>
        <w:t>Schoorl MJC</w:t>
      </w:r>
      <w:r w:rsidRPr="003F6F36">
        <w:rPr>
          <w:rFonts w:ascii="Calibri" w:hAnsi="Calibri" w:cs="Calibri"/>
          <w:noProof/>
          <w:szCs w:val="24"/>
        </w:rPr>
        <w:t xml:space="preserve">, </w:t>
      </w:r>
      <w:r w:rsidRPr="003F6F36">
        <w:rPr>
          <w:rFonts w:ascii="Calibri" w:hAnsi="Calibri" w:cs="Calibri"/>
          <w:b/>
          <w:bCs/>
          <w:noProof/>
          <w:szCs w:val="24"/>
        </w:rPr>
        <w:t>Bakker ENTP</w:t>
      </w:r>
      <w:r w:rsidRPr="003F6F36">
        <w:rPr>
          <w:rFonts w:ascii="Calibri" w:hAnsi="Calibri" w:cs="Calibri"/>
          <w:noProof/>
          <w:szCs w:val="24"/>
        </w:rPr>
        <w:t xml:space="preserve">, </w:t>
      </w:r>
      <w:r w:rsidRPr="003F6F36">
        <w:rPr>
          <w:rFonts w:ascii="Calibri" w:hAnsi="Calibri" w:cs="Calibri"/>
          <w:b/>
          <w:bCs/>
          <w:noProof/>
          <w:szCs w:val="24"/>
        </w:rPr>
        <w:t>vanBavel E</w:t>
      </w:r>
      <w:r w:rsidRPr="003F6F36">
        <w:rPr>
          <w:rFonts w:ascii="Calibri" w:hAnsi="Calibri" w:cs="Calibri"/>
          <w:noProof/>
          <w:szCs w:val="24"/>
        </w:rPr>
        <w:t xml:space="preserve">. Small Artery Remodeling: Current Concepts and Questions. </w:t>
      </w:r>
      <w:r w:rsidRPr="003F6F36">
        <w:rPr>
          <w:rFonts w:ascii="Calibri" w:hAnsi="Calibri" w:cs="Calibri"/>
          <w:i/>
          <w:iCs/>
          <w:noProof/>
          <w:szCs w:val="24"/>
        </w:rPr>
        <w:t>J Vasc Res</w:t>
      </w:r>
      <w:r w:rsidRPr="003F6F36">
        <w:rPr>
          <w:rFonts w:ascii="Calibri" w:hAnsi="Calibri" w:cs="Calibri"/>
          <w:noProof/>
          <w:szCs w:val="24"/>
        </w:rPr>
        <w:t xml:space="preserve"> 47: 183–202, 2010. doi: 10.1159/000255962.</w:t>
      </w:r>
    </w:p>
    <w:p w14:paraId="034CC0A7"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85. </w:t>
      </w:r>
      <w:r w:rsidRPr="003F6F36">
        <w:rPr>
          <w:rFonts w:ascii="Calibri" w:hAnsi="Calibri" w:cs="Calibri"/>
          <w:noProof/>
          <w:szCs w:val="24"/>
        </w:rPr>
        <w:tab/>
      </w:r>
      <w:r w:rsidRPr="003F6F36">
        <w:rPr>
          <w:rFonts w:ascii="Calibri" w:hAnsi="Calibri" w:cs="Calibri"/>
          <w:b/>
          <w:bCs/>
          <w:noProof/>
          <w:szCs w:val="24"/>
        </w:rPr>
        <w:t>VanBavel E</w:t>
      </w:r>
      <w:r w:rsidRPr="003F6F36">
        <w:rPr>
          <w:rFonts w:ascii="Calibri" w:hAnsi="Calibri" w:cs="Calibri"/>
          <w:noProof/>
          <w:szCs w:val="24"/>
        </w:rPr>
        <w:t xml:space="preserve">, </w:t>
      </w:r>
      <w:r w:rsidRPr="003F6F36">
        <w:rPr>
          <w:rFonts w:ascii="Calibri" w:hAnsi="Calibri" w:cs="Calibri"/>
          <w:b/>
          <w:bCs/>
          <w:noProof/>
          <w:szCs w:val="24"/>
        </w:rPr>
        <w:t>Spaan JA</w:t>
      </w:r>
      <w:r w:rsidRPr="003F6F36">
        <w:rPr>
          <w:rFonts w:ascii="Calibri" w:hAnsi="Calibri" w:cs="Calibri"/>
          <w:noProof/>
          <w:szCs w:val="24"/>
        </w:rPr>
        <w:t xml:space="preserve">. Branching patterns in the porcine coronary arterial tree. Estimation of flow heterogeneity. [Online]. </w:t>
      </w:r>
      <w:r w:rsidRPr="003F6F36">
        <w:rPr>
          <w:rFonts w:ascii="Calibri" w:hAnsi="Calibri" w:cs="Calibri"/>
          <w:i/>
          <w:iCs/>
          <w:noProof/>
          <w:szCs w:val="24"/>
        </w:rPr>
        <w:t>Circ Res</w:t>
      </w:r>
      <w:r w:rsidRPr="003F6F36">
        <w:rPr>
          <w:rFonts w:ascii="Calibri" w:hAnsi="Calibri" w:cs="Calibri"/>
          <w:noProof/>
          <w:szCs w:val="24"/>
        </w:rPr>
        <w:t xml:space="preserve"> 71: 1200–12, 1992. http://www.ncbi.nlm.nih.gov/pubmed/1394880 [21 Mar. 2019].</w:t>
      </w:r>
    </w:p>
    <w:p w14:paraId="32877C9E"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86. </w:t>
      </w:r>
      <w:r w:rsidRPr="003F6F36">
        <w:rPr>
          <w:rFonts w:ascii="Calibri" w:hAnsi="Calibri" w:cs="Calibri"/>
          <w:noProof/>
          <w:szCs w:val="24"/>
        </w:rPr>
        <w:tab/>
      </w:r>
      <w:r w:rsidRPr="003F6F36">
        <w:rPr>
          <w:rFonts w:ascii="Calibri" w:hAnsi="Calibri" w:cs="Calibri"/>
          <w:b/>
          <w:bCs/>
          <w:noProof/>
          <w:szCs w:val="24"/>
        </w:rPr>
        <w:t>VanBavel E</w:t>
      </w:r>
      <w:r w:rsidRPr="003F6F36">
        <w:rPr>
          <w:rFonts w:ascii="Calibri" w:hAnsi="Calibri" w:cs="Calibri"/>
          <w:noProof/>
          <w:szCs w:val="24"/>
        </w:rPr>
        <w:t xml:space="preserve">, </w:t>
      </w:r>
      <w:r w:rsidRPr="003F6F36">
        <w:rPr>
          <w:rFonts w:ascii="Calibri" w:hAnsi="Calibri" w:cs="Calibri"/>
          <w:b/>
          <w:bCs/>
          <w:noProof/>
          <w:szCs w:val="24"/>
        </w:rPr>
        <w:t>Tuna BG</w:t>
      </w:r>
      <w:r w:rsidRPr="003F6F36">
        <w:rPr>
          <w:rFonts w:ascii="Calibri" w:hAnsi="Calibri" w:cs="Calibri"/>
          <w:noProof/>
          <w:szCs w:val="24"/>
        </w:rPr>
        <w:t xml:space="preserve">. Integrative Modeling of Small Artery Structure and Function Uncovers Critical Parameters for Diameter Regulation. </w:t>
      </w:r>
      <w:r w:rsidRPr="003F6F36">
        <w:rPr>
          <w:rFonts w:ascii="Calibri" w:hAnsi="Calibri" w:cs="Calibri"/>
          <w:i/>
          <w:iCs/>
          <w:noProof/>
          <w:szCs w:val="24"/>
        </w:rPr>
        <w:t>PLoS One</w:t>
      </w:r>
      <w:r w:rsidRPr="003F6F36">
        <w:rPr>
          <w:rFonts w:ascii="Calibri" w:hAnsi="Calibri" w:cs="Calibri"/>
          <w:noProof/>
          <w:szCs w:val="24"/>
        </w:rPr>
        <w:t xml:space="preserve"> 9: e86901, 2014. doi: 10.1371/journal.pone.0086901.</w:t>
      </w:r>
    </w:p>
    <w:p w14:paraId="12C48ADA"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87. </w:t>
      </w:r>
      <w:r w:rsidRPr="003F6F36">
        <w:rPr>
          <w:rFonts w:ascii="Calibri" w:hAnsi="Calibri" w:cs="Calibri"/>
          <w:noProof/>
          <w:szCs w:val="24"/>
        </w:rPr>
        <w:tab/>
      </w:r>
      <w:r w:rsidRPr="003F6F36">
        <w:rPr>
          <w:rFonts w:ascii="Calibri" w:hAnsi="Calibri" w:cs="Calibri"/>
          <w:b/>
          <w:bCs/>
          <w:noProof/>
          <w:szCs w:val="24"/>
        </w:rPr>
        <w:t>Wolinsky H</w:t>
      </w:r>
      <w:r w:rsidRPr="003F6F36">
        <w:rPr>
          <w:rFonts w:ascii="Calibri" w:hAnsi="Calibri" w:cs="Calibri"/>
          <w:noProof/>
          <w:szCs w:val="24"/>
        </w:rPr>
        <w:t xml:space="preserve">, </w:t>
      </w:r>
      <w:r w:rsidRPr="003F6F36">
        <w:rPr>
          <w:rFonts w:ascii="Calibri" w:hAnsi="Calibri" w:cs="Calibri"/>
          <w:b/>
          <w:bCs/>
          <w:noProof/>
          <w:szCs w:val="24"/>
        </w:rPr>
        <w:t>Glagov S</w:t>
      </w:r>
      <w:r w:rsidRPr="003F6F36">
        <w:rPr>
          <w:rFonts w:ascii="Calibri" w:hAnsi="Calibri" w:cs="Calibri"/>
          <w:noProof/>
          <w:szCs w:val="24"/>
        </w:rPr>
        <w:t xml:space="preserve">. Structural Basis for the Static Mechanical Properties of the Aortic. </w:t>
      </w:r>
      <w:r w:rsidRPr="003F6F36">
        <w:rPr>
          <w:rFonts w:ascii="Calibri" w:hAnsi="Calibri" w:cs="Calibri"/>
          <w:i/>
          <w:iCs/>
          <w:noProof/>
          <w:szCs w:val="24"/>
        </w:rPr>
        <w:t>Circ Res</w:t>
      </w:r>
      <w:r w:rsidRPr="003F6F36">
        <w:rPr>
          <w:rFonts w:ascii="Calibri" w:hAnsi="Calibri" w:cs="Calibri"/>
          <w:noProof/>
          <w:szCs w:val="24"/>
        </w:rPr>
        <w:t xml:space="preserve"> 14: 400–413, 1964. doi: 10.1161/01.RES.14.5.400.</w:t>
      </w:r>
    </w:p>
    <w:p w14:paraId="190F8252"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88. </w:t>
      </w:r>
      <w:r w:rsidRPr="003F6F36">
        <w:rPr>
          <w:rFonts w:ascii="Calibri" w:hAnsi="Calibri" w:cs="Calibri"/>
          <w:noProof/>
          <w:szCs w:val="24"/>
        </w:rPr>
        <w:tab/>
      </w:r>
      <w:r w:rsidRPr="003F6F36">
        <w:rPr>
          <w:rFonts w:ascii="Calibri" w:hAnsi="Calibri" w:cs="Calibri"/>
          <w:b/>
          <w:bCs/>
          <w:noProof/>
          <w:szCs w:val="24"/>
        </w:rPr>
        <w:t>Xie X</w:t>
      </w:r>
      <w:r w:rsidRPr="003F6F36">
        <w:rPr>
          <w:rFonts w:ascii="Calibri" w:hAnsi="Calibri" w:cs="Calibri"/>
          <w:noProof/>
          <w:szCs w:val="24"/>
        </w:rPr>
        <w:t xml:space="preserve">, </w:t>
      </w:r>
      <w:r w:rsidRPr="003F6F36">
        <w:rPr>
          <w:rFonts w:ascii="Calibri" w:hAnsi="Calibri" w:cs="Calibri"/>
          <w:b/>
          <w:bCs/>
          <w:noProof/>
          <w:szCs w:val="24"/>
        </w:rPr>
        <w:t>Wang Y</w:t>
      </w:r>
      <w:r w:rsidRPr="003F6F36">
        <w:rPr>
          <w:rFonts w:ascii="Calibri" w:hAnsi="Calibri" w:cs="Calibri"/>
          <w:noProof/>
          <w:szCs w:val="24"/>
        </w:rPr>
        <w:t xml:space="preserve">. Flow Regulation in Coronary Vascular Tree: A Model Study. </w:t>
      </w:r>
      <w:r w:rsidRPr="003F6F36">
        <w:rPr>
          <w:rFonts w:ascii="Calibri" w:hAnsi="Calibri" w:cs="Calibri"/>
          <w:i/>
          <w:iCs/>
          <w:noProof/>
          <w:szCs w:val="24"/>
        </w:rPr>
        <w:t>PLoS One</w:t>
      </w:r>
      <w:r w:rsidRPr="003F6F36">
        <w:rPr>
          <w:rFonts w:ascii="Calibri" w:hAnsi="Calibri" w:cs="Calibri"/>
          <w:noProof/>
          <w:szCs w:val="24"/>
        </w:rPr>
        <w:t xml:space="preserve"> 10: e0125778, 2015. doi: 10.1371/journal.pone.0125778.</w:t>
      </w:r>
    </w:p>
    <w:p w14:paraId="03075551"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lastRenderedPageBreak/>
        <w:t xml:space="preserve">89. </w:t>
      </w:r>
      <w:r w:rsidRPr="003F6F36">
        <w:rPr>
          <w:rFonts w:ascii="Calibri" w:hAnsi="Calibri" w:cs="Calibri"/>
          <w:noProof/>
          <w:szCs w:val="24"/>
        </w:rPr>
        <w:tab/>
      </w:r>
      <w:r w:rsidRPr="003F6F36">
        <w:rPr>
          <w:rFonts w:ascii="Calibri" w:hAnsi="Calibri" w:cs="Calibri"/>
          <w:b/>
          <w:bCs/>
          <w:noProof/>
          <w:szCs w:val="24"/>
        </w:rPr>
        <w:t>Zeinali-Davarani S</w:t>
      </w:r>
      <w:r w:rsidRPr="003F6F36">
        <w:rPr>
          <w:rFonts w:ascii="Calibri" w:hAnsi="Calibri" w:cs="Calibri"/>
          <w:noProof/>
          <w:szCs w:val="24"/>
        </w:rPr>
        <w:t xml:space="preserve">, </w:t>
      </w:r>
      <w:r w:rsidRPr="003F6F36">
        <w:rPr>
          <w:rFonts w:ascii="Calibri" w:hAnsi="Calibri" w:cs="Calibri"/>
          <w:b/>
          <w:bCs/>
          <w:noProof/>
          <w:szCs w:val="24"/>
        </w:rPr>
        <w:t>Raguin LG</w:t>
      </w:r>
      <w:r w:rsidRPr="003F6F36">
        <w:rPr>
          <w:rFonts w:ascii="Calibri" w:hAnsi="Calibri" w:cs="Calibri"/>
          <w:noProof/>
          <w:szCs w:val="24"/>
        </w:rPr>
        <w:t xml:space="preserve">, </w:t>
      </w:r>
      <w:r w:rsidRPr="003F6F36">
        <w:rPr>
          <w:rFonts w:ascii="Calibri" w:hAnsi="Calibri" w:cs="Calibri"/>
          <w:b/>
          <w:bCs/>
          <w:noProof/>
          <w:szCs w:val="24"/>
        </w:rPr>
        <w:t>Vorp DA</w:t>
      </w:r>
      <w:r w:rsidRPr="003F6F36">
        <w:rPr>
          <w:rFonts w:ascii="Calibri" w:hAnsi="Calibri" w:cs="Calibri"/>
          <w:noProof/>
          <w:szCs w:val="24"/>
        </w:rPr>
        <w:t xml:space="preserve">, </w:t>
      </w:r>
      <w:r w:rsidRPr="003F6F36">
        <w:rPr>
          <w:rFonts w:ascii="Calibri" w:hAnsi="Calibri" w:cs="Calibri"/>
          <w:b/>
          <w:bCs/>
          <w:noProof/>
          <w:szCs w:val="24"/>
        </w:rPr>
        <w:t>Baek S</w:t>
      </w:r>
      <w:r w:rsidRPr="003F6F36">
        <w:rPr>
          <w:rFonts w:ascii="Calibri" w:hAnsi="Calibri" w:cs="Calibri"/>
          <w:noProof/>
          <w:szCs w:val="24"/>
        </w:rPr>
        <w:t xml:space="preserve">. Identification of in vivo material and geometric parameters of a human aorta: toward patient-specific modeling of abdominal aortic aneurysm. </w:t>
      </w:r>
      <w:r w:rsidRPr="003F6F36">
        <w:rPr>
          <w:rFonts w:ascii="Calibri" w:hAnsi="Calibri" w:cs="Calibri"/>
          <w:i/>
          <w:iCs/>
          <w:noProof/>
          <w:szCs w:val="24"/>
        </w:rPr>
        <w:t>Biomech Model Mechanobiol</w:t>
      </w:r>
      <w:r w:rsidRPr="003F6F36">
        <w:rPr>
          <w:rFonts w:ascii="Calibri" w:hAnsi="Calibri" w:cs="Calibri"/>
          <w:noProof/>
          <w:szCs w:val="24"/>
        </w:rPr>
        <w:t xml:space="preserve"> 10: 689–699, 2011. doi: 10.1007/s10237-010-0266-y.</w:t>
      </w:r>
    </w:p>
    <w:p w14:paraId="4B60A984"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90. </w:t>
      </w:r>
      <w:r w:rsidRPr="003F6F36">
        <w:rPr>
          <w:rFonts w:ascii="Calibri" w:hAnsi="Calibri" w:cs="Calibri"/>
          <w:noProof/>
          <w:szCs w:val="24"/>
        </w:rPr>
        <w:tab/>
      </w:r>
      <w:r w:rsidRPr="003F6F36">
        <w:rPr>
          <w:rFonts w:ascii="Calibri" w:hAnsi="Calibri" w:cs="Calibri"/>
          <w:b/>
          <w:bCs/>
          <w:noProof/>
          <w:szCs w:val="24"/>
        </w:rPr>
        <w:t>Zeinali-Davarani S</w:t>
      </w:r>
      <w:r w:rsidRPr="003F6F36">
        <w:rPr>
          <w:rFonts w:ascii="Calibri" w:hAnsi="Calibri" w:cs="Calibri"/>
          <w:noProof/>
          <w:szCs w:val="24"/>
        </w:rPr>
        <w:t xml:space="preserve">, </w:t>
      </w:r>
      <w:r w:rsidRPr="003F6F36">
        <w:rPr>
          <w:rFonts w:ascii="Calibri" w:hAnsi="Calibri" w:cs="Calibri"/>
          <w:b/>
          <w:bCs/>
          <w:noProof/>
          <w:szCs w:val="24"/>
        </w:rPr>
        <w:t>Sheidaei A</w:t>
      </w:r>
      <w:r w:rsidRPr="003F6F36">
        <w:rPr>
          <w:rFonts w:ascii="Calibri" w:hAnsi="Calibri" w:cs="Calibri"/>
          <w:noProof/>
          <w:szCs w:val="24"/>
        </w:rPr>
        <w:t xml:space="preserve">, </w:t>
      </w:r>
      <w:r w:rsidRPr="003F6F36">
        <w:rPr>
          <w:rFonts w:ascii="Calibri" w:hAnsi="Calibri" w:cs="Calibri"/>
          <w:b/>
          <w:bCs/>
          <w:noProof/>
          <w:szCs w:val="24"/>
        </w:rPr>
        <w:t>Baek S</w:t>
      </w:r>
      <w:r w:rsidRPr="003F6F36">
        <w:rPr>
          <w:rFonts w:ascii="Calibri" w:hAnsi="Calibri" w:cs="Calibri"/>
          <w:noProof/>
          <w:szCs w:val="24"/>
        </w:rPr>
        <w:t xml:space="preserve">. A finite element model of stress-mediated vascular adaptation: application to abdominal aortic aneurysms. </w:t>
      </w:r>
      <w:r w:rsidRPr="003F6F36">
        <w:rPr>
          <w:rFonts w:ascii="Calibri" w:hAnsi="Calibri" w:cs="Calibri"/>
          <w:i/>
          <w:iCs/>
          <w:noProof/>
          <w:szCs w:val="24"/>
        </w:rPr>
        <w:t>Comput Methods Biomech Biomed Engin</w:t>
      </w:r>
      <w:r w:rsidRPr="003F6F36">
        <w:rPr>
          <w:rFonts w:ascii="Calibri" w:hAnsi="Calibri" w:cs="Calibri"/>
          <w:noProof/>
          <w:szCs w:val="24"/>
        </w:rPr>
        <w:t xml:space="preserve"> 14: 803–817, 2011. doi: 10.1080/10255842.2010.495344.</w:t>
      </w:r>
    </w:p>
    <w:p w14:paraId="5654036C"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rPr>
      </w:pPr>
      <w:r w:rsidRPr="003F6F36">
        <w:rPr>
          <w:rFonts w:ascii="Calibri" w:hAnsi="Calibri" w:cs="Calibri"/>
          <w:noProof/>
          <w:szCs w:val="24"/>
        </w:rPr>
        <w:t xml:space="preserve">91. </w:t>
      </w:r>
      <w:r w:rsidRPr="003F6F36">
        <w:rPr>
          <w:rFonts w:ascii="Calibri" w:hAnsi="Calibri" w:cs="Calibri"/>
          <w:noProof/>
          <w:szCs w:val="24"/>
        </w:rPr>
        <w:tab/>
      </w:r>
      <w:r w:rsidRPr="003F6F36">
        <w:rPr>
          <w:rFonts w:ascii="Calibri" w:hAnsi="Calibri" w:cs="Calibri"/>
          <w:b/>
          <w:bCs/>
          <w:noProof/>
          <w:szCs w:val="24"/>
        </w:rPr>
        <w:t>Zhang C</w:t>
      </w:r>
      <w:r w:rsidRPr="003F6F36">
        <w:rPr>
          <w:rFonts w:ascii="Calibri" w:hAnsi="Calibri" w:cs="Calibri"/>
          <w:noProof/>
          <w:szCs w:val="24"/>
        </w:rPr>
        <w:t xml:space="preserve">, </w:t>
      </w:r>
      <w:r w:rsidRPr="003F6F36">
        <w:rPr>
          <w:rFonts w:ascii="Calibri" w:hAnsi="Calibri" w:cs="Calibri"/>
          <w:b/>
          <w:bCs/>
          <w:noProof/>
          <w:szCs w:val="24"/>
        </w:rPr>
        <w:t>A Rogers P</w:t>
      </w:r>
      <w:r w:rsidRPr="003F6F36">
        <w:rPr>
          <w:rFonts w:ascii="Calibri" w:hAnsi="Calibri" w:cs="Calibri"/>
          <w:noProof/>
          <w:szCs w:val="24"/>
        </w:rPr>
        <w:t xml:space="preserve">, </w:t>
      </w:r>
      <w:r w:rsidRPr="003F6F36">
        <w:rPr>
          <w:rFonts w:ascii="Calibri" w:hAnsi="Calibri" w:cs="Calibri"/>
          <w:b/>
          <w:bCs/>
          <w:noProof/>
          <w:szCs w:val="24"/>
        </w:rPr>
        <w:t>Merkus D</w:t>
      </w:r>
      <w:r w:rsidRPr="003F6F36">
        <w:rPr>
          <w:rFonts w:ascii="Calibri" w:hAnsi="Calibri" w:cs="Calibri"/>
          <w:noProof/>
          <w:szCs w:val="24"/>
        </w:rPr>
        <w:t xml:space="preserve">, </w:t>
      </w:r>
      <w:r w:rsidRPr="003F6F36">
        <w:rPr>
          <w:rFonts w:ascii="Calibri" w:hAnsi="Calibri" w:cs="Calibri"/>
          <w:b/>
          <w:bCs/>
          <w:noProof/>
          <w:szCs w:val="24"/>
        </w:rPr>
        <w:t>M Muller-Delp J</w:t>
      </w:r>
      <w:r w:rsidRPr="003F6F36">
        <w:rPr>
          <w:rFonts w:ascii="Calibri" w:hAnsi="Calibri" w:cs="Calibri"/>
          <w:noProof/>
          <w:szCs w:val="24"/>
        </w:rPr>
        <w:t xml:space="preserve">, </w:t>
      </w:r>
      <w:r w:rsidRPr="003F6F36">
        <w:rPr>
          <w:rFonts w:ascii="Calibri" w:hAnsi="Calibri" w:cs="Calibri"/>
          <w:b/>
          <w:bCs/>
          <w:noProof/>
          <w:szCs w:val="24"/>
        </w:rPr>
        <w:t>P Tiefenbacher C</w:t>
      </w:r>
      <w:r w:rsidRPr="003F6F36">
        <w:rPr>
          <w:rFonts w:ascii="Calibri" w:hAnsi="Calibri" w:cs="Calibri"/>
          <w:noProof/>
          <w:szCs w:val="24"/>
        </w:rPr>
        <w:t xml:space="preserve">, </w:t>
      </w:r>
      <w:r w:rsidRPr="003F6F36">
        <w:rPr>
          <w:rFonts w:ascii="Calibri" w:hAnsi="Calibri" w:cs="Calibri"/>
          <w:b/>
          <w:bCs/>
          <w:noProof/>
          <w:szCs w:val="24"/>
        </w:rPr>
        <w:t>Potter B</w:t>
      </w:r>
      <w:r w:rsidRPr="003F6F36">
        <w:rPr>
          <w:rFonts w:ascii="Calibri" w:hAnsi="Calibri" w:cs="Calibri"/>
          <w:noProof/>
          <w:szCs w:val="24"/>
        </w:rPr>
        <w:t xml:space="preserve">, </w:t>
      </w:r>
      <w:r w:rsidRPr="003F6F36">
        <w:rPr>
          <w:rFonts w:ascii="Calibri" w:hAnsi="Calibri" w:cs="Calibri"/>
          <w:b/>
          <w:bCs/>
          <w:noProof/>
          <w:szCs w:val="24"/>
        </w:rPr>
        <w:t>D Knudson J</w:t>
      </w:r>
      <w:r w:rsidRPr="003F6F36">
        <w:rPr>
          <w:rFonts w:ascii="Calibri" w:hAnsi="Calibri" w:cs="Calibri"/>
          <w:noProof/>
          <w:szCs w:val="24"/>
        </w:rPr>
        <w:t xml:space="preserve">, </w:t>
      </w:r>
      <w:r w:rsidRPr="003F6F36">
        <w:rPr>
          <w:rFonts w:ascii="Calibri" w:hAnsi="Calibri" w:cs="Calibri"/>
          <w:b/>
          <w:bCs/>
          <w:noProof/>
          <w:szCs w:val="24"/>
        </w:rPr>
        <w:t>Rocic P</w:t>
      </w:r>
      <w:r w:rsidRPr="003F6F36">
        <w:rPr>
          <w:rFonts w:ascii="Calibri" w:hAnsi="Calibri" w:cs="Calibri"/>
          <w:noProof/>
          <w:szCs w:val="24"/>
        </w:rPr>
        <w:t xml:space="preserve">, </w:t>
      </w:r>
      <w:r w:rsidRPr="003F6F36">
        <w:rPr>
          <w:rFonts w:ascii="Calibri" w:hAnsi="Calibri" w:cs="Calibri"/>
          <w:b/>
          <w:bCs/>
          <w:noProof/>
          <w:szCs w:val="24"/>
        </w:rPr>
        <w:t>M Chilian W</w:t>
      </w:r>
      <w:r w:rsidRPr="003F6F36">
        <w:rPr>
          <w:rFonts w:ascii="Calibri" w:hAnsi="Calibri" w:cs="Calibri"/>
          <w:noProof/>
          <w:szCs w:val="24"/>
        </w:rPr>
        <w:t>. Regulation of Coronary Microvascular Resistance in Health and Disease. .</w:t>
      </w:r>
    </w:p>
    <w:p w14:paraId="69C41B77" w14:textId="77777777" w:rsidR="00864379" w:rsidRDefault="00DA1F9C" w:rsidP="00F624F6">
      <w:pPr>
        <w:jc w:val="both"/>
      </w:pPr>
      <w:r>
        <w:fldChar w:fldCharType="end"/>
      </w:r>
    </w:p>
    <w:sectPr w:rsidR="00864379" w:rsidSect="00B1663F">
      <w:footerReference w:type="default" r:id="rId42"/>
      <w:pgSz w:w="12240" w:h="15840"/>
      <w:pgMar w:top="1440" w:right="1440" w:bottom="1440" w:left="1440" w:header="720" w:footer="720" w:gutter="0"/>
      <w:lnNumType w:countBy="1" w:restart="continuous"/>
      <w:cols w:space="720"/>
      <w:docGrid w:linePitch="360"/>
      <w:sectPrChange w:id="978" w:author="Hamidreza Gharahi" w:date="2020-08-27T09:50:00Z">
        <w:sectPr w:rsidR="00864379" w:rsidSect="00B1663F">
          <w:pgMar w:top="1440" w:right="1440" w:bottom="1440" w:left="1440" w:header="720" w:footer="720" w:gutter="0"/>
          <w:lnNumType w:countBy="0" w:restart="newPage"/>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2B802A" w14:textId="77777777" w:rsidR="003738D6" w:rsidRDefault="003738D6" w:rsidP="00542808">
      <w:pPr>
        <w:spacing w:after="0" w:line="240" w:lineRule="auto"/>
      </w:pPr>
      <w:r>
        <w:separator/>
      </w:r>
    </w:p>
    <w:p w14:paraId="2AE0906B" w14:textId="77777777" w:rsidR="003738D6" w:rsidRDefault="003738D6"/>
  </w:endnote>
  <w:endnote w:type="continuationSeparator" w:id="0">
    <w:p w14:paraId="20D678AF" w14:textId="77777777" w:rsidR="003738D6" w:rsidRDefault="003738D6" w:rsidP="00542808">
      <w:pPr>
        <w:spacing w:after="0" w:line="240" w:lineRule="auto"/>
      </w:pPr>
      <w:r>
        <w:continuationSeparator/>
      </w:r>
    </w:p>
    <w:p w14:paraId="5EE08520" w14:textId="77777777" w:rsidR="003738D6" w:rsidRDefault="003738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0688494"/>
      <w:docPartObj>
        <w:docPartGallery w:val="Page Numbers (Bottom of Page)"/>
        <w:docPartUnique/>
      </w:docPartObj>
    </w:sdtPr>
    <w:sdtEndPr>
      <w:rPr>
        <w:noProof/>
      </w:rPr>
    </w:sdtEndPr>
    <w:sdtContent>
      <w:p w14:paraId="2BDA6B86" w14:textId="4CF1E0AD" w:rsidR="003F6F36" w:rsidRDefault="003F6F36">
        <w:pPr>
          <w:pStyle w:val="Footer"/>
          <w:jc w:val="center"/>
        </w:pPr>
        <w:r>
          <w:fldChar w:fldCharType="begin"/>
        </w:r>
        <w:r>
          <w:instrText xml:space="preserve"> PAGE   \* MERGEFORMAT </w:instrText>
        </w:r>
        <w:r>
          <w:fldChar w:fldCharType="separate"/>
        </w:r>
        <w:r>
          <w:rPr>
            <w:noProof/>
          </w:rPr>
          <w:t>26</w:t>
        </w:r>
        <w:r>
          <w:rPr>
            <w:noProof/>
          </w:rPr>
          <w:fldChar w:fldCharType="end"/>
        </w:r>
      </w:p>
    </w:sdtContent>
  </w:sdt>
  <w:p w14:paraId="725DEF85" w14:textId="77777777" w:rsidR="003F6F36" w:rsidRDefault="003F6F36">
    <w:pPr>
      <w:pStyle w:val="Footer"/>
    </w:pPr>
  </w:p>
  <w:p w14:paraId="4455E7F8" w14:textId="77777777" w:rsidR="003F6F36" w:rsidRDefault="003F6F3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99F685" w14:textId="77777777" w:rsidR="003738D6" w:rsidRDefault="003738D6" w:rsidP="00542808">
      <w:pPr>
        <w:spacing w:after="0" w:line="240" w:lineRule="auto"/>
      </w:pPr>
      <w:r>
        <w:separator/>
      </w:r>
    </w:p>
    <w:p w14:paraId="57930E07" w14:textId="77777777" w:rsidR="003738D6" w:rsidRDefault="003738D6"/>
  </w:footnote>
  <w:footnote w:type="continuationSeparator" w:id="0">
    <w:p w14:paraId="46CFD97D" w14:textId="77777777" w:rsidR="003738D6" w:rsidRDefault="003738D6" w:rsidP="00542808">
      <w:pPr>
        <w:spacing w:after="0" w:line="240" w:lineRule="auto"/>
      </w:pPr>
      <w:r>
        <w:continuationSeparator/>
      </w:r>
    </w:p>
    <w:p w14:paraId="2ED75918" w14:textId="77777777" w:rsidR="003738D6" w:rsidRDefault="003738D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949C1"/>
    <w:multiLevelType w:val="multilevel"/>
    <w:tmpl w:val="2EE425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E7722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AA591B"/>
    <w:multiLevelType w:val="hybridMultilevel"/>
    <w:tmpl w:val="6BA64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DF396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6816559"/>
    <w:multiLevelType w:val="hybridMultilevel"/>
    <w:tmpl w:val="003EA01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A66112"/>
    <w:multiLevelType w:val="hybridMultilevel"/>
    <w:tmpl w:val="A4A28806"/>
    <w:lvl w:ilvl="0" w:tplc="B56EDCE2">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49315E"/>
    <w:multiLevelType w:val="hybridMultilevel"/>
    <w:tmpl w:val="828CD00A"/>
    <w:lvl w:ilvl="0" w:tplc="65D63C02">
      <w:start w:val="1"/>
      <w:numFmt w:val="decimal"/>
      <w:pStyle w:val="Heading2"/>
      <w:lvlText w:val="%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B720B8"/>
    <w:multiLevelType w:val="hybridMultilevel"/>
    <w:tmpl w:val="F5706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3E40E9"/>
    <w:multiLevelType w:val="hybridMultilevel"/>
    <w:tmpl w:val="27E83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054D67"/>
    <w:multiLevelType w:val="multilevel"/>
    <w:tmpl w:val="2EE425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7D4393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C5B2732"/>
    <w:multiLevelType w:val="hybridMultilevel"/>
    <w:tmpl w:val="0DE69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6"/>
  </w:num>
  <w:num w:numId="4">
    <w:abstractNumId w:val="3"/>
  </w:num>
  <w:num w:numId="5">
    <w:abstractNumId w:val="9"/>
  </w:num>
  <w:num w:numId="6">
    <w:abstractNumId w:val="10"/>
  </w:num>
  <w:num w:numId="7">
    <w:abstractNumId w:val="6"/>
  </w:num>
  <w:num w:numId="8">
    <w:abstractNumId w:val="6"/>
  </w:num>
  <w:num w:numId="9">
    <w:abstractNumId w:val="6"/>
  </w:num>
  <w:num w:numId="10">
    <w:abstractNumId w:val="6"/>
  </w:num>
  <w:num w:numId="11">
    <w:abstractNumId w:val="6"/>
  </w:num>
  <w:num w:numId="12">
    <w:abstractNumId w:val="6"/>
  </w:num>
  <w:num w:numId="13">
    <w:abstractNumId w:val="4"/>
  </w:num>
  <w:num w:numId="14">
    <w:abstractNumId w:val="6"/>
  </w:num>
  <w:num w:numId="15">
    <w:abstractNumId w:val="8"/>
  </w:num>
  <w:num w:numId="16">
    <w:abstractNumId w:val="6"/>
  </w:num>
  <w:num w:numId="17">
    <w:abstractNumId w:val="6"/>
  </w:num>
  <w:num w:numId="18">
    <w:abstractNumId w:val="0"/>
  </w:num>
  <w:num w:numId="19">
    <w:abstractNumId w:val="11"/>
  </w:num>
  <w:num w:numId="20">
    <w:abstractNumId w:val="2"/>
  </w:num>
  <w:num w:numId="21">
    <w:abstractNumId w:val="7"/>
  </w:num>
  <w:num w:numId="22">
    <w:abstractNumId w:val="6"/>
  </w:num>
  <w:num w:numId="2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amidreza Gharahi">
    <w15:presenceInfo w15:providerId="Windows Live" w15:userId="46c5a527207895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7CE9"/>
    <w:rsid w:val="0000002A"/>
    <w:rsid w:val="0000052B"/>
    <w:rsid w:val="000005D8"/>
    <w:rsid w:val="00000789"/>
    <w:rsid w:val="000007EE"/>
    <w:rsid w:val="00000D90"/>
    <w:rsid w:val="00000E0B"/>
    <w:rsid w:val="00000F68"/>
    <w:rsid w:val="0000150F"/>
    <w:rsid w:val="00001FE9"/>
    <w:rsid w:val="00002384"/>
    <w:rsid w:val="000024DD"/>
    <w:rsid w:val="000029C5"/>
    <w:rsid w:val="00003A9A"/>
    <w:rsid w:val="00003FDA"/>
    <w:rsid w:val="0000458F"/>
    <w:rsid w:val="0000490D"/>
    <w:rsid w:val="00004980"/>
    <w:rsid w:val="00004987"/>
    <w:rsid w:val="00005306"/>
    <w:rsid w:val="00005423"/>
    <w:rsid w:val="000057C8"/>
    <w:rsid w:val="00005B95"/>
    <w:rsid w:val="00005D89"/>
    <w:rsid w:val="00006308"/>
    <w:rsid w:val="000067A4"/>
    <w:rsid w:val="00006912"/>
    <w:rsid w:val="000069C5"/>
    <w:rsid w:val="000070F7"/>
    <w:rsid w:val="000078C8"/>
    <w:rsid w:val="000100D2"/>
    <w:rsid w:val="0001041A"/>
    <w:rsid w:val="000105D8"/>
    <w:rsid w:val="000107D0"/>
    <w:rsid w:val="00010D8F"/>
    <w:rsid w:val="00010E0A"/>
    <w:rsid w:val="00011107"/>
    <w:rsid w:val="0001123A"/>
    <w:rsid w:val="0001143A"/>
    <w:rsid w:val="00011534"/>
    <w:rsid w:val="000118CE"/>
    <w:rsid w:val="00011991"/>
    <w:rsid w:val="00011CD1"/>
    <w:rsid w:val="00011E25"/>
    <w:rsid w:val="00012749"/>
    <w:rsid w:val="0001296A"/>
    <w:rsid w:val="0001300A"/>
    <w:rsid w:val="00013531"/>
    <w:rsid w:val="00013632"/>
    <w:rsid w:val="00013680"/>
    <w:rsid w:val="00013A1C"/>
    <w:rsid w:val="00013DD1"/>
    <w:rsid w:val="000147B2"/>
    <w:rsid w:val="00014968"/>
    <w:rsid w:val="00014A2D"/>
    <w:rsid w:val="00014B22"/>
    <w:rsid w:val="00014B59"/>
    <w:rsid w:val="00014DEC"/>
    <w:rsid w:val="00015B01"/>
    <w:rsid w:val="00015C87"/>
    <w:rsid w:val="00015E04"/>
    <w:rsid w:val="00015FEE"/>
    <w:rsid w:val="000160B1"/>
    <w:rsid w:val="00017003"/>
    <w:rsid w:val="000172B1"/>
    <w:rsid w:val="000172B6"/>
    <w:rsid w:val="0001734D"/>
    <w:rsid w:val="00020298"/>
    <w:rsid w:val="00020F5C"/>
    <w:rsid w:val="000212A9"/>
    <w:rsid w:val="00021521"/>
    <w:rsid w:val="00021CE9"/>
    <w:rsid w:val="0002217E"/>
    <w:rsid w:val="000225D3"/>
    <w:rsid w:val="00022678"/>
    <w:rsid w:val="00022808"/>
    <w:rsid w:val="00022AE8"/>
    <w:rsid w:val="00022B96"/>
    <w:rsid w:val="00022F14"/>
    <w:rsid w:val="000231D8"/>
    <w:rsid w:val="000241F7"/>
    <w:rsid w:val="00024505"/>
    <w:rsid w:val="0002466B"/>
    <w:rsid w:val="000248CA"/>
    <w:rsid w:val="00024A5A"/>
    <w:rsid w:val="00024C89"/>
    <w:rsid w:val="00024E23"/>
    <w:rsid w:val="00024FF9"/>
    <w:rsid w:val="00025003"/>
    <w:rsid w:val="0002588A"/>
    <w:rsid w:val="00025D55"/>
    <w:rsid w:val="00026428"/>
    <w:rsid w:val="00026887"/>
    <w:rsid w:val="00026D15"/>
    <w:rsid w:val="00026E34"/>
    <w:rsid w:val="00026F91"/>
    <w:rsid w:val="00027446"/>
    <w:rsid w:val="000274D6"/>
    <w:rsid w:val="00027AB0"/>
    <w:rsid w:val="00027AF2"/>
    <w:rsid w:val="00027BA0"/>
    <w:rsid w:val="00027F43"/>
    <w:rsid w:val="00027F89"/>
    <w:rsid w:val="000306F7"/>
    <w:rsid w:val="000308FB"/>
    <w:rsid w:val="00030DE1"/>
    <w:rsid w:val="00031142"/>
    <w:rsid w:val="00031265"/>
    <w:rsid w:val="0003136E"/>
    <w:rsid w:val="000314AD"/>
    <w:rsid w:val="0003200F"/>
    <w:rsid w:val="00033251"/>
    <w:rsid w:val="000332DC"/>
    <w:rsid w:val="0003354B"/>
    <w:rsid w:val="00033F48"/>
    <w:rsid w:val="0003498D"/>
    <w:rsid w:val="00034EE1"/>
    <w:rsid w:val="00035201"/>
    <w:rsid w:val="00035C90"/>
    <w:rsid w:val="00035FF1"/>
    <w:rsid w:val="00036DBE"/>
    <w:rsid w:val="00036E3B"/>
    <w:rsid w:val="00037037"/>
    <w:rsid w:val="000377FE"/>
    <w:rsid w:val="00037965"/>
    <w:rsid w:val="00037EF1"/>
    <w:rsid w:val="00040166"/>
    <w:rsid w:val="0004027A"/>
    <w:rsid w:val="000404FB"/>
    <w:rsid w:val="00040855"/>
    <w:rsid w:val="0004097D"/>
    <w:rsid w:val="00040B84"/>
    <w:rsid w:val="00041579"/>
    <w:rsid w:val="00041923"/>
    <w:rsid w:val="00041ACD"/>
    <w:rsid w:val="00041CF5"/>
    <w:rsid w:val="0004220C"/>
    <w:rsid w:val="00042600"/>
    <w:rsid w:val="00042A64"/>
    <w:rsid w:val="00042CFA"/>
    <w:rsid w:val="00042D98"/>
    <w:rsid w:val="00043491"/>
    <w:rsid w:val="000436B1"/>
    <w:rsid w:val="00043F5A"/>
    <w:rsid w:val="0004411D"/>
    <w:rsid w:val="0004491B"/>
    <w:rsid w:val="00044C33"/>
    <w:rsid w:val="000450A5"/>
    <w:rsid w:val="00045749"/>
    <w:rsid w:val="00045C04"/>
    <w:rsid w:val="00045D0A"/>
    <w:rsid w:val="00045D4D"/>
    <w:rsid w:val="0004634C"/>
    <w:rsid w:val="000464B1"/>
    <w:rsid w:val="000466C9"/>
    <w:rsid w:val="00047121"/>
    <w:rsid w:val="0004758D"/>
    <w:rsid w:val="00047D04"/>
    <w:rsid w:val="00047EE2"/>
    <w:rsid w:val="00047EEF"/>
    <w:rsid w:val="00047F6E"/>
    <w:rsid w:val="00050655"/>
    <w:rsid w:val="000506AB"/>
    <w:rsid w:val="00050746"/>
    <w:rsid w:val="0005074D"/>
    <w:rsid w:val="00050C4D"/>
    <w:rsid w:val="00050E35"/>
    <w:rsid w:val="00050E40"/>
    <w:rsid w:val="0005167F"/>
    <w:rsid w:val="00051697"/>
    <w:rsid w:val="00051CE2"/>
    <w:rsid w:val="00051F85"/>
    <w:rsid w:val="00052281"/>
    <w:rsid w:val="000522BF"/>
    <w:rsid w:val="00052AC8"/>
    <w:rsid w:val="00052FA9"/>
    <w:rsid w:val="00053A28"/>
    <w:rsid w:val="00053E67"/>
    <w:rsid w:val="00054852"/>
    <w:rsid w:val="00054AE2"/>
    <w:rsid w:val="00054CB9"/>
    <w:rsid w:val="00055399"/>
    <w:rsid w:val="000558B6"/>
    <w:rsid w:val="00055BED"/>
    <w:rsid w:val="00055CAC"/>
    <w:rsid w:val="00055CBB"/>
    <w:rsid w:val="00055E64"/>
    <w:rsid w:val="00056811"/>
    <w:rsid w:val="00056F2E"/>
    <w:rsid w:val="00057222"/>
    <w:rsid w:val="00057DE1"/>
    <w:rsid w:val="00060F34"/>
    <w:rsid w:val="00060F71"/>
    <w:rsid w:val="000612B0"/>
    <w:rsid w:val="000612D8"/>
    <w:rsid w:val="00061593"/>
    <w:rsid w:val="00061C5A"/>
    <w:rsid w:val="00061F99"/>
    <w:rsid w:val="00062106"/>
    <w:rsid w:val="0006217D"/>
    <w:rsid w:val="0006258F"/>
    <w:rsid w:val="00062BDF"/>
    <w:rsid w:val="00063012"/>
    <w:rsid w:val="00063059"/>
    <w:rsid w:val="00063311"/>
    <w:rsid w:val="00063564"/>
    <w:rsid w:val="00063808"/>
    <w:rsid w:val="000639F4"/>
    <w:rsid w:val="00063BCC"/>
    <w:rsid w:val="00063FB8"/>
    <w:rsid w:val="00064144"/>
    <w:rsid w:val="00064704"/>
    <w:rsid w:val="00065151"/>
    <w:rsid w:val="00065688"/>
    <w:rsid w:val="00065ECF"/>
    <w:rsid w:val="000669A9"/>
    <w:rsid w:val="00067221"/>
    <w:rsid w:val="0006779D"/>
    <w:rsid w:val="00067DB8"/>
    <w:rsid w:val="0007007B"/>
    <w:rsid w:val="0007061E"/>
    <w:rsid w:val="00070B03"/>
    <w:rsid w:val="00070BB0"/>
    <w:rsid w:val="0007144A"/>
    <w:rsid w:val="0007175F"/>
    <w:rsid w:val="000720FD"/>
    <w:rsid w:val="0007269A"/>
    <w:rsid w:val="000727EE"/>
    <w:rsid w:val="00072FC4"/>
    <w:rsid w:val="00073384"/>
    <w:rsid w:val="00073BBF"/>
    <w:rsid w:val="0007471F"/>
    <w:rsid w:val="00074F9C"/>
    <w:rsid w:val="0007593A"/>
    <w:rsid w:val="00075D2B"/>
    <w:rsid w:val="00076117"/>
    <w:rsid w:val="00076521"/>
    <w:rsid w:val="00077D16"/>
    <w:rsid w:val="00077D8C"/>
    <w:rsid w:val="0008039F"/>
    <w:rsid w:val="0008094C"/>
    <w:rsid w:val="00081061"/>
    <w:rsid w:val="000812B8"/>
    <w:rsid w:val="00082283"/>
    <w:rsid w:val="000822AF"/>
    <w:rsid w:val="0008236A"/>
    <w:rsid w:val="00082897"/>
    <w:rsid w:val="000829B1"/>
    <w:rsid w:val="00082CF2"/>
    <w:rsid w:val="00082F13"/>
    <w:rsid w:val="000833BA"/>
    <w:rsid w:val="000837B1"/>
    <w:rsid w:val="000843EE"/>
    <w:rsid w:val="00084609"/>
    <w:rsid w:val="00084DDB"/>
    <w:rsid w:val="00084F72"/>
    <w:rsid w:val="00085D6D"/>
    <w:rsid w:val="00085FBC"/>
    <w:rsid w:val="0008644C"/>
    <w:rsid w:val="00086668"/>
    <w:rsid w:val="0008679A"/>
    <w:rsid w:val="000870B4"/>
    <w:rsid w:val="000871DB"/>
    <w:rsid w:val="00087263"/>
    <w:rsid w:val="000878F6"/>
    <w:rsid w:val="00087D1C"/>
    <w:rsid w:val="00087E0F"/>
    <w:rsid w:val="00087FED"/>
    <w:rsid w:val="00090C50"/>
    <w:rsid w:val="0009165D"/>
    <w:rsid w:val="000916C6"/>
    <w:rsid w:val="00092D32"/>
    <w:rsid w:val="000930A0"/>
    <w:rsid w:val="0009311A"/>
    <w:rsid w:val="00093252"/>
    <w:rsid w:val="00093291"/>
    <w:rsid w:val="00093CEB"/>
    <w:rsid w:val="00093D47"/>
    <w:rsid w:val="00093E03"/>
    <w:rsid w:val="000941AF"/>
    <w:rsid w:val="00094341"/>
    <w:rsid w:val="00094BD8"/>
    <w:rsid w:val="00094C5A"/>
    <w:rsid w:val="000957C7"/>
    <w:rsid w:val="00095C03"/>
    <w:rsid w:val="00096283"/>
    <w:rsid w:val="00096568"/>
    <w:rsid w:val="00096B81"/>
    <w:rsid w:val="00096E8B"/>
    <w:rsid w:val="00097101"/>
    <w:rsid w:val="0009726B"/>
    <w:rsid w:val="0009754B"/>
    <w:rsid w:val="0009763C"/>
    <w:rsid w:val="00097D90"/>
    <w:rsid w:val="000A030C"/>
    <w:rsid w:val="000A27E7"/>
    <w:rsid w:val="000A2B84"/>
    <w:rsid w:val="000A35AD"/>
    <w:rsid w:val="000A3D01"/>
    <w:rsid w:val="000A3DB9"/>
    <w:rsid w:val="000A3FD0"/>
    <w:rsid w:val="000A3FDB"/>
    <w:rsid w:val="000A42D7"/>
    <w:rsid w:val="000A449A"/>
    <w:rsid w:val="000A45A2"/>
    <w:rsid w:val="000A4697"/>
    <w:rsid w:val="000A4F30"/>
    <w:rsid w:val="000A579A"/>
    <w:rsid w:val="000A59F8"/>
    <w:rsid w:val="000A7D58"/>
    <w:rsid w:val="000B063C"/>
    <w:rsid w:val="000B0691"/>
    <w:rsid w:val="000B0CF2"/>
    <w:rsid w:val="000B12C4"/>
    <w:rsid w:val="000B16DE"/>
    <w:rsid w:val="000B1B67"/>
    <w:rsid w:val="000B1D7D"/>
    <w:rsid w:val="000B1E64"/>
    <w:rsid w:val="000B2032"/>
    <w:rsid w:val="000B255A"/>
    <w:rsid w:val="000B28F5"/>
    <w:rsid w:val="000B2903"/>
    <w:rsid w:val="000B2921"/>
    <w:rsid w:val="000B29C3"/>
    <w:rsid w:val="000B2D3C"/>
    <w:rsid w:val="000B3504"/>
    <w:rsid w:val="000B3612"/>
    <w:rsid w:val="000B3AAE"/>
    <w:rsid w:val="000B4221"/>
    <w:rsid w:val="000B4687"/>
    <w:rsid w:val="000B4B2C"/>
    <w:rsid w:val="000B529C"/>
    <w:rsid w:val="000B5326"/>
    <w:rsid w:val="000B53FC"/>
    <w:rsid w:val="000B548D"/>
    <w:rsid w:val="000B6105"/>
    <w:rsid w:val="000B6B6F"/>
    <w:rsid w:val="000B6E61"/>
    <w:rsid w:val="000B758C"/>
    <w:rsid w:val="000B79EF"/>
    <w:rsid w:val="000C0176"/>
    <w:rsid w:val="000C077D"/>
    <w:rsid w:val="000C14DB"/>
    <w:rsid w:val="000C1BAD"/>
    <w:rsid w:val="000C1CEA"/>
    <w:rsid w:val="000C2414"/>
    <w:rsid w:val="000C3269"/>
    <w:rsid w:val="000C349A"/>
    <w:rsid w:val="000C34FC"/>
    <w:rsid w:val="000C364A"/>
    <w:rsid w:val="000C3C3C"/>
    <w:rsid w:val="000C3DA4"/>
    <w:rsid w:val="000C3E55"/>
    <w:rsid w:val="000C4462"/>
    <w:rsid w:val="000C523F"/>
    <w:rsid w:val="000C547E"/>
    <w:rsid w:val="000C597D"/>
    <w:rsid w:val="000C708A"/>
    <w:rsid w:val="000C72DE"/>
    <w:rsid w:val="000C7C42"/>
    <w:rsid w:val="000D0067"/>
    <w:rsid w:val="000D0B57"/>
    <w:rsid w:val="000D11CA"/>
    <w:rsid w:val="000D167E"/>
    <w:rsid w:val="000D16A8"/>
    <w:rsid w:val="000D1A59"/>
    <w:rsid w:val="000D1AB8"/>
    <w:rsid w:val="000D1CA4"/>
    <w:rsid w:val="000D1CE8"/>
    <w:rsid w:val="000D1F89"/>
    <w:rsid w:val="000D212D"/>
    <w:rsid w:val="000D23CA"/>
    <w:rsid w:val="000D26BC"/>
    <w:rsid w:val="000D286A"/>
    <w:rsid w:val="000D2CE5"/>
    <w:rsid w:val="000D2FB4"/>
    <w:rsid w:val="000D346E"/>
    <w:rsid w:val="000D3589"/>
    <w:rsid w:val="000D3DE9"/>
    <w:rsid w:val="000D4343"/>
    <w:rsid w:val="000D45EA"/>
    <w:rsid w:val="000D4B53"/>
    <w:rsid w:val="000D4BE1"/>
    <w:rsid w:val="000D5A1A"/>
    <w:rsid w:val="000D5D2F"/>
    <w:rsid w:val="000D61BB"/>
    <w:rsid w:val="000D61DD"/>
    <w:rsid w:val="000D6275"/>
    <w:rsid w:val="000D6F98"/>
    <w:rsid w:val="000D7236"/>
    <w:rsid w:val="000D7958"/>
    <w:rsid w:val="000D7A80"/>
    <w:rsid w:val="000E0458"/>
    <w:rsid w:val="000E0464"/>
    <w:rsid w:val="000E0B2C"/>
    <w:rsid w:val="000E0F82"/>
    <w:rsid w:val="000E197D"/>
    <w:rsid w:val="000E1E48"/>
    <w:rsid w:val="000E2707"/>
    <w:rsid w:val="000E2BF0"/>
    <w:rsid w:val="000E2E3C"/>
    <w:rsid w:val="000E330A"/>
    <w:rsid w:val="000E3BD9"/>
    <w:rsid w:val="000E3C7F"/>
    <w:rsid w:val="000E3D79"/>
    <w:rsid w:val="000E4F89"/>
    <w:rsid w:val="000E5FF3"/>
    <w:rsid w:val="000E6B91"/>
    <w:rsid w:val="000E6CBC"/>
    <w:rsid w:val="000E6E54"/>
    <w:rsid w:val="000E6E7F"/>
    <w:rsid w:val="000E73EF"/>
    <w:rsid w:val="000E7704"/>
    <w:rsid w:val="000E7854"/>
    <w:rsid w:val="000E78F1"/>
    <w:rsid w:val="000E7A4A"/>
    <w:rsid w:val="000E7B8A"/>
    <w:rsid w:val="000F0301"/>
    <w:rsid w:val="000F0B3C"/>
    <w:rsid w:val="000F0D0A"/>
    <w:rsid w:val="000F15B8"/>
    <w:rsid w:val="000F1B66"/>
    <w:rsid w:val="000F1C4F"/>
    <w:rsid w:val="000F2355"/>
    <w:rsid w:val="000F2B30"/>
    <w:rsid w:val="000F2CDC"/>
    <w:rsid w:val="000F2DCE"/>
    <w:rsid w:val="000F35A3"/>
    <w:rsid w:val="000F421F"/>
    <w:rsid w:val="000F43D2"/>
    <w:rsid w:val="000F43E3"/>
    <w:rsid w:val="000F468F"/>
    <w:rsid w:val="000F5435"/>
    <w:rsid w:val="000F581C"/>
    <w:rsid w:val="000F59FB"/>
    <w:rsid w:val="000F5A2D"/>
    <w:rsid w:val="000F5C5F"/>
    <w:rsid w:val="000F5D4B"/>
    <w:rsid w:val="000F626A"/>
    <w:rsid w:val="000F6A2D"/>
    <w:rsid w:val="000F6BA4"/>
    <w:rsid w:val="000F6EDE"/>
    <w:rsid w:val="000F6F3E"/>
    <w:rsid w:val="000F7869"/>
    <w:rsid w:val="000F7D7A"/>
    <w:rsid w:val="000F7E24"/>
    <w:rsid w:val="00100288"/>
    <w:rsid w:val="0010094C"/>
    <w:rsid w:val="001013FD"/>
    <w:rsid w:val="0010173A"/>
    <w:rsid w:val="00101C9A"/>
    <w:rsid w:val="00101FCC"/>
    <w:rsid w:val="0010235F"/>
    <w:rsid w:val="00102A52"/>
    <w:rsid w:val="00102AAE"/>
    <w:rsid w:val="00102B88"/>
    <w:rsid w:val="00102D3F"/>
    <w:rsid w:val="001031F8"/>
    <w:rsid w:val="00104017"/>
    <w:rsid w:val="0010428B"/>
    <w:rsid w:val="00104291"/>
    <w:rsid w:val="0010478B"/>
    <w:rsid w:val="00104A64"/>
    <w:rsid w:val="00105015"/>
    <w:rsid w:val="001050EC"/>
    <w:rsid w:val="00105290"/>
    <w:rsid w:val="001055EB"/>
    <w:rsid w:val="001056FD"/>
    <w:rsid w:val="00105E7D"/>
    <w:rsid w:val="00106696"/>
    <w:rsid w:val="00106DE5"/>
    <w:rsid w:val="00107366"/>
    <w:rsid w:val="00107894"/>
    <w:rsid w:val="00107B78"/>
    <w:rsid w:val="00107CDE"/>
    <w:rsid w:val="0011031F"/>
    <w:rsid w:val="001108FC"/>
    <w:rsid w:val="001111B6"/>
    <w:rsid w:val="001114A8"/>
    <w:rsid w:val="00111DEC"/>
    <w:rsid w:val="00111EB3"/>
    <w:rsid w:val="00111F3A"/>
    <w:rsid w:val="001121AB"/>
    <w:rsid w:val="0011282D"/>
    <w:rsid w:val="00112B67"/>
    <w:rsid w:val="001135CA"/>
    <w:rsid w:val="0011369F"/>
    <w:rsid w:val="00113AE6"/>
    <w:rsid w:val="00114676"/>
    <w:rsid w:val="001146A4"/>
    <w:rsid w:val="00114833"/>
    <w:rsid w:val="00114EB4"/>
    <w:rsid w:val="00115204"/>
    <w:rsid w:val="0011583E"/>
    <w:rsid w:val="00115B2B"/>
    <w:rsid w:val="00116814"/>
    <w:rsid w:val="00116B7A"/>
    <w:rsid w:val="00117E46"/>
    <w:rsid w:val="00120C8B"/>
    <w:rsid w:val="00120C9C"/>
    <w:rsid w:val="001211A2"/>
    <w:rsid w:val="00121903"/>
    <w:rsid w:val="001219D7"/>
    <w:rsid w:val="00121C55"/>
    <w:rsid w:val="00122075"/>
    <w:rsid w:val="001221FF"/>
    <w:rsid w:val="00122972"/>
    <w:rsid w:val="00122A86"/>
    <w:rsid w:val="00122B27"/>
    <w:rsid w:val="00122D7A"/>
    <w:rsid w:val="0012310A"/>
    <w:rsid w:val="001233B5"/>
    <w:rsid w:val="0012361D"/>
    <w:rsid w:val="001236B8"/>
    <w:rsid w:val="00123E74"/>
    <w:rsid w:val="001247CD"/>
    <w:rsid w:val="00124AEA"/>
    <w:rsid w:val="00124BA2"/>
    <w:rsid w:val="0012508A"/>
    <w:rsid w:val="001250AE"/>
    <w:rsid w:val="0012588E"/>
    <w:rsid w:val="001258C5"/>
    <w:rsid w:val="00125A72"/>
    <w:rsid w:val="00125BED"/>
    <w:rsid w:val="00125EDE"/>
    <w:rsid w:val="00126246"/>
    <w:rsid w:val="00126285"/>
    <w:rsid w:val="00126BC2"/>
    <w:rsid w:val="00126D38"/>
    <w:rsid w:val="00126F27"/>
    <w:rsid w:val="00127215"/>
    <w:rsid w:val="0012731C"/>
    <w:rsid w:val="001275AB"/>
    <w:rsid w:val="001300F7"/>
    <w:rsid w:val="00130548"/>
    <w:rsid w:val="00130C56"/>
    <w:rsid w:val="00131243"/>
    <w:rsid w:val="0013197F"/>
    <w:rsid w:val="00131C11"/>
    <w:rsid w:val="00131F73"/>
    <w:rsid w:val="0013244D"/>
    <w:rsid w:val="001325D8"/>
    <w:rsid w:val="00132D13"/>
    <w:rsid w:val="0013312F"/>
    <w:rsid w:val="001331B9"/>
    <w:rsid w:val="00133A07"/>
    <w:rsid w:val="00133D95"/>
    <w:rsid w:val="00134148"/>
    <w:rsid w:val="00134186"/>
    <w:rsid w:val="00134A50"/>
    <w:rsid w:val="00134C60"/>
    <w:rsid w:val="00135265"/>
    <w:rsid w:val="00135298"/>
    <w:rsid w:val="001352A7"/>
    <w:rsid w:val="001363D6"/>
    <w:rsid w:val="001363D7"/>
    <w:rsid w:val="001365D8"/>
    <w:rsid w:val="00136A63"/>
    <w:rsid w:val="00136EA4"/>
    <w:rsid w:val="001371F9"/>
    <w:rsid w:val="001376A8"/>
    <w:rsid w:val="00137B80"/>
    <w:rsid w:val="00137BE8"/>
    <w:rsid w:val="00137F4A"/>
    <w:rsid w:val="00140389"/>
    <w:rsid w:val="001405FA"/>
    <w:rsid w:val="001406EA"/>
    <w:rsid w:val="00140702"/>
    <w:rsid w:val="00140C2A"/>
    <w:rsid w:val="00140DCC"/>
    <w:rsid w:val="0014108B"/>
    <w:rsid w:val="00141382"/>
    <w:rsid w:val="001413BF"/>
    <w:rsid w:val="00141CE1"/>
    <w:rsid w:val="00141EA3"/>
    <w:rsid w:val="001426CC"/>
    <w:rsid w:val="00142A4F"/>
    <w:rsid w:val="00142B12"/>
    <w:rsid w:val="00142E15"/>
    <w:rsid w:val="00142E45"/>
    <w:rsid w:val="00142F5B"/>
    <w:rsid w:val="00143261"/>
    <w:rsid w:val="0014339B"/>
    <w:rsid w:val="00143529"/>
    <w:rsid w:val="00143C34"/>
    <w:rsid w:val="00143D0C"/>
    <w:rsid w:val="001440C8"/>
    <w:rsid w:val="00144169"/>
    <w:rsid w:val="001441BA"/>
    <w:rsid w:val="0014448B"/>
    <w:rsid w:val="001444A4"/>
    <w:rsid w:val="00144F52"/>
    <w:rsid w:val="00145700"/>
    <w:rsid w:val="00145DCF"/>
    <w:rsid w:val="00146287"/>
    <w:rsid w:val="00146F49"/>
    <w:rsid w:val="00147972"/>
    <w:rsid w:val="00147D3B"/>
    <w:rsid w:val="00147E48"/>
    <w:rsid w:val="00150430"/>
    <w:rsid w:val="00150912"/>
    <w:rsid w:val="001518E7"/>
    <w:rsid w:val="001519FF"/>
    <w:rsid w:val="00151CCD"/>
    <w:rsid w:val="00151E64"/>
    <w:rsid w:val="00152700"/>
    <w:rsid w:val="00152BAF"/>
    <w:rsid w:val="00152BF1"/>
    <w:rsid w:val="00152CDC"/>
    <w:rsid w:val="00153167"/>
    <w:rsid w:val="0015332B"/>
    <w:rsid w:val="0015343A"/>
    <w:rsid w:val="001538FB"/>
    <w:rsid w:val="001542D6"/>
    <w:rsid w:val="00154DB5"/>
    <w:rsid w:val="0015529A"/>
    <w:rsid w:val="00155690"/>
    <w:rsid w:val="00155D2D"/>
    <w:rsid w:val="00155D59"/>
    <w:rsid w:val="0015601D"/>
    <w:rsid w:val="0015666F"/>
    <w:rsid w:val="00156B26"/>
    <w:rsid w:val="00160F98"/>
    <w:rsid w:val="00161294"/>
    <w:rsid w:val="00161797"/>
    <w:rsid w:val="00161915"/>
    <w:rsid w:val="00161DE2"/>
    <w:rsid w:val="00161F81"/>
    <w:rsid w:val="0016216C"/>
    <w:rsid w:val="001621DA"/>
    <w:rsid w:val="00162230"/>
    <w:rsid w:val="001626D4"/>
    <w:rsid w:val="00162C77"/>
    <w:rsid w:val="00163578"/>
    <w:rsid w:val="00163B03"/>
    <w:rsid w:val="001641F5"/>
    <w:rsid w:val="001642F1"/>
    <w:rsid w:val="00164A71"/>
    <w:rsid w:val="001653A8"/>
    <w:rsid w:val="001653BA"/>
    <w:rsid w:val="001653C7"/>
    <w:rsid w:val="00165952"/>
    <w:rsid w:val="00165A65"/>
    <w:rsid w:val="00165B8C"/>
    <w:rsid w:val="00165D67"/>
    <w:rsid w:val="00166D0D"/>
    <w:rsid w:val="00166D4A"/>
    <w:rsid w:val="00167A7A"/>
    <w:rsid w:val="0017013E"/>
    <w:rsid w:val="001702CD"/>
    <w:rsid w:val="00170CE3"/>
    <w:rsid w:val="00171100"/>
    <w:rsid w:val="0017127D"/>
    <w:rsid w:val="001713AD"/>
    <w:rsid w:val="001714C1"/>
    <w:rsid w:val="00171B98"/>
    <w:rsid w:val="00171DF8"/>
    <w:rsid w:val="00172069"/>
    <w:rsid w:val="001721A3"/>
    <w:rsid w:val="0017304D"/>
    <w:rsid w:val="001733D5"/>
    <w:rsid w:val="0017356E"/>
    <w:rsid w:val="00173C4A"/>
    <w:rsid w:val="001746E1"/>
    <w:rsid w:val="00175038"/>
    <w:rsid w:val="001751F2"/>
    <w:rsid w:val="00175955"/>
    <w:rsid w:val="00175B0A"/>
    <w:rsid w:val="00176000"/>
    <w:rsid w:val="001763DA"/>
    <w:rsid w:val="0017645F"/>
    <w:rsid w:val="00176840"/>
    <w:rsid w:val="0017713C"/>
    <w:rsid w:val="00177197"/>
    <w:rsid w:val="001774B4"/>
    <w:rsid w:val="00177AD8"/>
    <w:rsid w:val="00177B04"/>
    <w:rsid w:val="00177EC6"/>
    <w:rsid w:val="001800A4"/>
    <w:rsid w:val="00180179"/>
    <w:rsid w:val="001807C6"/>
    <w:rsid w:val="00180C31"/>
    <w:rsid w:val="00180F11"/>
    <w:rsid w:val="001810C4"/>
    <w:rsid w:val="0018113B"/>
    <w:rsid w:val="00181302"/>
    <w:rsid w:val="001815F7"/>
    <w:rsid w:val="00181685"/>
    <w:rsid w:val="001819D0"/>
    <w:rsid w:val="00181B02"/>
    <w:rsid w:val="00181B6F"/>
    <w:rsid w:val="00181D7D"/>
    <w:rsid w:val="00183164"/>
    <w:rsid w:val="0018397A"/>
    <w:rsid w:val="00183F6D"/>
    <w:rsid w:val="00184256"/>
    <w:rsid w:val="00184299"/>
    <w:rsid w:val="001849E4"/>
    <w:rsid w:val="00184B42"/>
    <w:rsid w:val="00184C70"/>
    <w:rsid w:val="00184E59"/>
    <w:rsid w:val="00184F5D"/>
    <w:rsid w:val="0018586A"/>
    <w:rsid w:val="00185DA6"/>
    <w:rsid w:val="00185F34"/>
    <w:rsid w:val="001866F0"/>
    <w:rsid w:val="00186952"/>
    <w:rsid w:val="00187BC1"/>
    <w:rsid w:val="00187FC2"/>
    <w:rsid w:val="0019027A"/>
    <w:rsid w:val="00190510"/>
    <w:rsid w:val="00190AF9"/>
    <w:rsid w:val="0019211C"/>
    <w:rsid w:val="00192B7E"/>
    <w:rsid w:val="001930DD"/>
    <w:rsid w:val="00193715"/>
    <w:rsid w:val="00193848"/>
    <w:rsid w:val="00193A2F"/>
    <w:rsid w:val="00193D79"/>
    <w:rsid w:val="001940AD"/>
    <w:rsid w:val="0019468A"/>
    <w:rsid w:val="0019472B"/>
    <w:rsid w:val="00194D99"/>
    <w:rsid w:val="001955BB"/>
    <w:rsid w:val="00195D89"/>
    <w:rsid w:val="00196307"/>
    <w:rsid w:val="00196A2F"/>
    <w:rsid w:val="00196E28"/>
    <w:rsid w:val="0019723F"/>
    <w:rsid w:val="001975C2"/>
    <w:rsid w:val="001A005A"/>
    <w:rsid w:val="001A0D48"/>
    <w:rsid w:val="001A0F8A"/>
    <w:rsid w:val="001A15FF"/>
    <w:rsid w:val="001A20ED"/>
    <w:rsid w:val="001A22F3"/>
    <w:rsid w:val="001A2455"/>
    <w:rsid w:val="001A2823"/>
    <w:rsid w:val="001A2900"/>
    <w:rsid w:val="001A2F05"/>
    <w:rsid w:val="001A4077"/>
    <w:rsid w:val="001A40D9"/>
    <w:rsid w:val="001A4A0C"/>
    <w:rsid w:val="001A4C74"/>
    <w:rsid w:val="001A50C9"/>
    <w:rsid w:val="001A5701"/>
    <w:rsid w:val="001A6063"/>
    <w:rsid w:val="001A6178"/>
    <w:rsid w:val="001A61AC"/>
    <w:rsid w:val="001A64C4"/>
    <w:rsid w:val="001A6523"/>
    <w:rsid w:val="001A6833"/>
    <w:rsid w:val="001A6A3B"/>
    <w:rsid w:val="001A6A9D"/>
    <w:rsid w:val="001A7962"/>
    <w:rsid w:val="001A799B"/>
    <w:rsid w:val="001A7FB5"/>
    <w:rsid w:val="001A7FD1"/>
    <w:rsid w:val="001B03DD"/>
    <w:rsid w:val="001B0410"/>
    <w:rsid w:val="001B04FB"/>
    <w:rsid w:val="001B0E24"/>
    <w:rsid w:val="001B15F4"/>
    <w:rsid w:val="001B2203"/>
    <w:rsid w:val="001B2821"/>
    <w:rsid w:val="001B2866"/>
    <w:rsid w:val="001B2A09"/>
    <w:rsid w:val="001B2AE4"/>
    <w:rsid w:val="001B2B1F"/>
    <w:rsid w:val="001B2F97"/>
    <w:rsid w:val="001B343A"/>
    <w:rsid w:val="001B3492"/>
    <w:rsid w:val="001B3793"/>
    <w:rsid w:val="001B4334"/>
    <w:rsid w:val="001B4656"/>
    <w:rsid w:val="001B482A"/>
    <w:rsid w:val="001B4863"/>
    <w:rsid w:val="001B49B7"/>
    <w:rsid w:val="001B644D"/>
    <w:rsid w:val="001B6AAF"/>
    <w:rsid w:val="001B6B4E"/>
    <w:rsid w:val="001B6C6C"/>
    <w:rsid w:val="001B6DEF"/>
    <w:rsid w:val="001B6F6C"/>
    <w:rsid w:val="001B7038"/>
    <w:rsid w:val="001B7A3A"/>
    <w:rsid w:val="001C09DE"/>
    <w:rsid w:val="001C1224"/>
    <w:rsid w:val="001C12A7"/>
    <w:rsid w:val="001C1870"/>
    <w:rsid w:val="001C1B2A"/>
    <w:rsid w:val="001C22F4"/>
    <w:rsid w:val="001C25E3"/>
    <w:rsid w:val="001C2A67"/>
    <w:rsid w:val="001C2F26"/>
    <w:rsid w:val="001C3100"/>
    <w:rsid w:val="001C4863"/>
    <w:rsid w:val="001C4EB0"/>
    <w:rsid w:val="001C5AAB"/>
    <w:rsid w:val="001C5AF3"/>
    <w:rsid w:val="001C5EA3"/>
    <w:rsid w:val="001C6496"/>
    <w:rsid w:val="001C64A6"/>
    <w:rsid w:val="001C6D52"/>
    <w:rsid w:val="001C6E78"/>
    <w:rsid w:val="001C7480"/>
    <w:rsid w:val="001C7892"/>
    <w:rsid w:val="001C7B84"/>
    <w:rsid w:val="001D0C63"/>
    <w:rsid w:val="001D0D25"/>
    <w:rsid w:val="001D10FD"/>
    <w:rsid w:val="001D1139"/>
    <w:rsid w:val="001D1997"/>
    <w:rsid w:val="001D2064"/>
    <w:rsid w:val="001D22E7"/>
    <w:rsid w:val="001D25A0"/>
    <w:rsid w:val="001D25B3"/>
    <w:rsid w:val="001D26B9"/>
    <w:rsid w:val="001D2756"/>
    <w:rsid w:val="001D2868"/>
    <w:rsid w:val="001D2D56"/>
    <w:rsid w:val="001D33F0"/>
    <w:rsid w:val="001D3549"/>
    <w:rsid w:val="001D3683"/>
    <w:rsid w:val="001D3DC8"/>
    <w:rsid w:val="001D3DE3"/>
    <w:rsid w:val="001D3E48"/>
    <w:rsid w:val="001D408E"/>
    <w:rsid w:val="001D46B2"/>
    <w:rsid w:val="001D49B9"/>
    <w:rsid w:val="001D4CE8"/>
    <w:rsid w:val="001D4D67"/>
    <w:rsid w:val="001D5110"/>
    <w:rsid w:val="001D5979"/>
    <w:rsid w:val="001D5F4E"/>
    <w:rsid w:val="001D61A9"/>
    <w:rsid w:val="001D62D9"/>
    <w:rsid w:val="001D6A86"/>
    <w:rsid w:val="001E0059"/>
    <w:rsid w:val="001E05C4"/>
    <w:rsid w:val="001E0686"/>
    <w:rsid w:val="001E0AC0"/>
    <w:rsid w:val="001E16A9"/>
    <w:rsid w:val="001E17CB"/>
    <w:rsid w:val="001E19CA"/>
    <w:rsid w:val="001E1D23"/>
    <w:rsid w:val="001E1E59"/>
    <w:rsid w:val="001E20B9"/>
    <w:rsid w:val="001E2244"/>
    <w:rsid w:val="001E2F07"/>
    <w:rsid w:val="001E3380"/>
    <w:rsid w:val="001E3817"/>
    <w:rsid w:val="001E383F"/>
    <w:rsid w:val="001E397C"/>
    <w:rsid w:val="001E3E7B"/>
    <w:rsid w:val="001E4079"/>
    <w:rsid w:val="001E425D"/>
    <w:rsid w:val="001E4889"/>
    <w:rsid w:val="001E4BA2"/>
    <w:rsid w:val="001E5506"/>
    <w:rsid w:val="001E5AA4"/>
    <w:rsid w:val="001E5C86"/>
    <w:rsid w:val="001E5D52"/>
    <w:rsid w:val="001E5EAE"/>
    <w:rsid w:val="001E6243"/>
    <w:rsid w:val="001E6307"/>
    <w:rsid w:val="001E6F6D"/>
    <w:rsid w:val="001E76A5"/>
    <w:rsid w:val="001E7C07"/>
    <w:rsid w:val="001E7CCA"/>
    <w:rsid w:val="001E7D6F"/>
    <w:rsid w:val="001E7FC4"/>
    <w:rsid w:val="001F103F"/>
    <w:rsid w:val="001F151F"/>
    <w:rsid w:val="001F1621"/>
    <w:rsid w:val="001F2519"/>
    <w:rsid w:val="001F2B3C"/>
    <w:rsid w:val="001F2ED6"/>
    <w:rsid w:val="001F39E1"/>
    <w:rsid w:val="001F3DCD"/>
    <w:rsid w:val="001F4EA3"/>
    <w:rsid w:val="001F59FE"/>
    <w:rsid w:val="001F5D5A"/>
    <w:rsid w:val="001F5ED7"/>
    <w:rsid w:val="001F600B"/>
    <w:rsid w:val="001F628E"/>
    <w:rsid w:val="001F63CC"/>
    <w:rsid w:val="001F67C0"/>
    <w:rsid w:val="001F69F5"/>
    <w:rsid w:val="001F6D83"/>
    <w:rsid w:val="001F70D2"/>
    <w:rsid w:val="001F7471"/>
    <w:rsid w:val="001F7538"/>
    <w:rsid w:val="001F7952"/>
    <w:rsid w:val="00200051"/>
    <w:rsid w:val="002000EA"/>
    <w:rsid w:val="00200418"/>
    <w:rsid w:val="002004C5"/>
    <w:rsid w:val="0020057A"/>
    <w:rsid w:val="002008DE"/>
    <w:rsid w:val="00201404"/>
    <w:rsid w:val="002018AE"/>
    <w:rsid w:val="002019C3"/>
    <w:rsid w:val="00201BE7"/>
    <w:rsid w:val="00201D72"/>
    <w:rsid w:val="00201E5B"/>
    <w:rsid w:val="00202075"/>
    <w:rsid w:val="002027CB"/>
    <w:rsid w:val="00202C36"/>
    <w:rsid w:val="00203152"/>
    <w:rsid w:val="00203570"/>
    <w:rsid w:val="00203C10"/>
    <w:rsid w:val="00203C6C"/>
    <w:rsid w:val="00203E08"/>
    <w:rsid w:val="00203F02"/>
    <w:rsid w:val="0020445E"/>
    <w:rsid w:val="002044C8"/>
    <w:rsid w:val="0020484D"/>
    <w:rsid w:val="00205BE8"/>
    <w:rsid w:val="002061E4"/>
    <w:rsid w:val="0020668E"/>
    <w:rsid w:val="00206768"/>
    <w:rsid w:val="00206C5A"/>
    <w:rsid w:val="0020706B"/>
    <w:rsid w:val="00207599"/>
    <w:rsid w:val="00207712"/>
    <w:rsid w:val="00207BF3"/>
    <w:rsid w:val="00210113"/>
    <w:rsid w:val="002102A4"/>
    <w:rsid w:val="00210772"/>
    <w:rsid w:val="0021091D"/>
    <w:rsid w:val="0021092D"/>
    <w:rsid w:val="0021096F"/>
    <w:rsid w:val="00210BDB"/>
    <w:rsid w:val="00210DB3"/>
    <w:rsid w:val="00211213"/>
    <w:rsid w:val="00211422"/>
    <w:rsid w:val="002118D8"/>
    <w:rsid w:val="0021200F"/>
    <w:rsid w:val="00212505"/>
    <w:rsid w:val="0021269C"/>
    <w:rsid w:val="0021448E"/>
    <w:rsid w:val="002144D6"/>
    <w:rsid w:val="002152E7"/>
    <w:rsid w:val="00215395"/>
    <w:rsid w:val="002153D5"/>
    <w:rsid w:val="002156C2"/>
    <w:rsid w:val="00215864"/>
    <w:rsid w:val="00215C06"/>
    <w:rsid w:val="00215D98"/>
    <w:rsid w:val="00215E6F"/>
    <w:rsid w:val="00216357"/>
    <w:rsid w:val="00216832"/>
    <w:rsid w:val="00216866"/>
    <w:rsid w:val="00217227"/>
    <w:rsid w:val="00220273"/>
    <w:rsid w:val="0022069E"/>
    <w:rsid w:val="002209BC"/>
    <w:rsid w:val="00221FAB"/>
    <w:rsid w:val="002220D7"/>
    <w:rsid w:val="002221AE"/>
    <w:rsid w:val="00222284"/>
    <w:rsid w:val="002229F3"/>
    <w:rsid w:val="002230F2"/>
    <w:rsid w:val="002240CD"/>
    <w:rsid w:val="00224175"/>
    <w:rsid w:val="0022420A"/>
    <w:rsid w:val="00224CF0"/>
    <w:rsid w:val="00225481"/>
    <w:rsid w:val="00225FC1"/>
    <w:rsid w:val="00226350"/>
    <w:rsid w:val="002269A2"/>
    <w:rsid w:val="00227FA1"/>
    <w:rsid w:val="002300BF"/>
    <w:rsid w:val="00230733"/>
    <w:rsid w:val="0023076B"/>
    <w:rsid w:val="00230BD2"/>
    <w:rsid w:val="00230BEB"/>
    <w:rsid w:val="00231665"/>
    <w:rsid w:val="002317A0"/>
    <w:rsid w:val="002322B0"/>
    <w:rsid w:val="00232D75"/>
    <w:rsid w:val="00233058"/>
    <w:rsid w:val="002331CC"/>
    <w:rsid w:val="002333FE"/>
    <w:rsid w:val="002335FF"/>
    <w:rsid w:val="00233783"/>
    <w:rsid w:val="00233B1F"/>
    <w:rsid w:val="002346AA"/>
    <w:rsid w:val="00234802"/>
    <w:rsid w:val="00234E91"/>
    <w:rsid w:val="002350C4"/>
    <w:rsid w:val="00235271"/>
    <w:rsid w:val="00235495"/>
    <w:rsid w:val="0023555A"/>
    <w:rsid w:val="002356C3"/>
    <w:rsid w:val="002371E3"/>
    <w:rsid w:val="00237439"/>
    <w:rsid w:val="00237835"/>
    <w:rsid w:val="00237D0A"/>
    <w:rsid w:val="00240255"/>
    <w:rsid w:val="0024078E"/>
    <w:rsid w:val="00240DE0"/>
    <w:rsid w:val="002417E4"/>
    <w:rsid w:val="00241AE9"/>
    <w:rsid w:val="00241BAC"/>
    <w:rsid w:val="0024221C"/>
    <w:rsid w:val="00242AEB"/>
    <w:rsid w:val="00242E7F"/>
    <w:rsid w:val="00242F5C"/>
    <w:rsid w:val="00243582"/>
    <w:rsid w:val="00243A94"/>
    <w:rsid w:val="00243E8C"/>
    <w:rsid w:val="0024458D"/>
    <w:rsid w:val="00244C7F"/>
    <w:rsid w:val="00245323"/>
    <w:rsid w:val="0024533B"/>
    <w:rsid w:val="002459B3"/>
    <w:rsid w:val="002462E5"/>
    <w:rsid w:val="002464F1"/>
    <w:rsid w:val="002466BA"/>
    <w:rsid w:val="002470AB"/>
    <w:rsid w:val="002470DE"/>
    <w:rsid w:val="002470F9"/>
    <w:rsid w:val="00247294"/>
    <w:rsid w:val="002474CF"/>
    <w:rsid w:val="00250401"/>
    <w:rsid w:val="00250601"/>
    <w:rsid w:val="00250751"/>
    <w:rsid w:val="00250919"/>
    <w:rsid w:val="00251CEB"/>
    <w:rsid w:val="00251FAC"/>
    <w:rsid w:val="00252620"/>
    <w:rsid w:val="002527E9"/>
    <w:rsid w:val="0025286B"/>
    <w:rsid w:val="00252BF1"/>
    <w:rsid w:val="00252CB6"/>
    <w:rsid w:val="00252EAD"/>
    <w:rsid w:val="00253110"/>
    <w:rsid w:val="0025348E"/>
    <w:rsid w:val="00253906"/>
    <w:rsid w:val="00253CDE"/>
    <w:rsid w:val="00253D65"/>
    <w:rsid w:val="00253DE8"/>
    <w:rsid w:val="00253E84"/>
    <w:rsid w:val="00253E8B"/>
    <w:rsid w:val="0025413C"/>
    <w:rsid w:val="00254396"/>
    <w:rsid w:val="0025440A"/>
    <w:rsid w:val="002544B1"/>
    <w:rsid w:val="00254913"/>
    <w:rsid w:val="00254A27"/>
    <w:rsid w:val="00254E56"/>
    <w:rsid w:val="00254FD2"/>
    <w:rsid w:val="00255350"/>
    <w:rsid w:val="00256393"/>
    <w:rsid w:val="002568B7"/>
    <w:rsid w:val="002576A6"/>
    <w:rsid w:val="0025774C"/>
    <w:rsid w:val="00257946"/>
    <w:rsid w:val="00257A4F"/>
    <w:rsid w:val="00257FCC"/>
    <w:rsid w:val="00261B47"/>
    <w:rsid w:val="002620DD"/>
    <w:rsid w:val="0026236F"/>
    <w:rsid w:val="00262869"/>
    <w:rsid w:val="0026294D"/>
    <w:rsid w:val="00262D38"/>
    <w:rsid w:val="00262ED7"/>
    <w:rsid w:val="00263B1E"/>
    <w:rsid w:val="00263CCD"/>
    <w:rsid w:val="002640B5"/>
    <w:rsid w:val="002644B6"/>
    <w:rsid w:val="002646C9"/>
    <w:rsid w:val="002647A3"/>
    <w:rsid w:val="00264971"/>
    <w:rsid w:val="00264C31"/>
    <w:rsid w:val="002652C5"/>
    <w:rsid w:val="002652DD"/>
    <w:rsid w:val="00265656"/>
    <w:rsid w:val="00266159"/>
    <w:rsid w:val="00267171"/>
    <w:rsid w:val="00267347"/>
    <w:rsid w:val="0026784D"/>
    <w:rsid w:val="002700D0"/>
    <w:rsid w:val="0027055A"/>
    <w:rsid w:val="002714FC"/>
    <w:rsid w:val="002724B2"/>
    <w:rsid w:val="002725E1"/>
    <w:rsid w:val="00272878"/>
    <w:rsid w:val="00272C51"/>
    <w:rsid w:val="00272F6C"/>
    <w:rsid w:val="00272FC3"/>
    <w:rsid w:val="0027341E"/>
    <w:rsid w:val="002737E1"/>
    <w:rsid w:val="00273927"/>
    <w:rsid w:val="002742E3"/>
    <w:rsid w:val="002746A2"/>
    <w:rsid w:val="00274778"/>
    <w:rsid w:val="00275845"/>
    <w:rsid w:val="002759E6"/>
    <w:rsid w:val="00275E5F"/>
    <w:rsid w:val="002760A5"/>
    <w:rsid w:val="0027646B"/>
    <w:rsid w:val="002768A8"/>
    <w:rsid w:val="002768EC"/>
    <w:rsid w:val="00276C36"/>
    <w:rsid w:val="00277B55"/>
    <w:rsid w:val="00277B88"/>
    <w:rsid w:val="00277EE0"/>
    <w:rsid w:val="00280546"/>
    <w:rsid w:val="002808CC"/>
    <w:rsid w:val="002812C7"/>
    <w:rsid w:val="00281543"/>
    <w:rsid w:val="00281656"/>
    <w:rsid w:val="00281D16"/>
    <w:rsid w:val="00281FDD"/>
    <w:rsid w:val="002824D9"/>
    <w:rsid w:val="0028257F"/>
    <w:rsid w:val="00282AC4"/>
    <w:rsid w:val="002849E2"/>
    <w:rsid w:val="00284A50"/>
    <w:rsid w:val="00284F9A"/>
    <w:rsid w:val="00285128"/>
    <w:rsid w:val="00285367"/>
    <w:rsid w:val="00285792"/>
    <w:rsid w:val="0028588D"/>
    <w:rsid w:val="00285A0A"/>
    <w:rsid w:val="00285DB5"/>
    <w:rsid w:val="00285E8E"/>
    <w:rsid w:val="00286C81"/>
    <w:rsid w:val="00286DCC"/>
    <w:rsid w:val="00286E2D"/>
    <w:rsid w:val="00287446"/>
    <w:rsid w:val="0029004F"/>
    <w:rsid w:val="00290305"/>
    <w:rsid w:val="002904CD"/>
    <w:rsid w:val="00290E45"/>
    <w:rsid w:val="00291303"/>
    <w:rsid w:val="002914EB"/>
    <w:rsid w:val="00291C5E"/>
    <w:rsid w:val="00291EF4"/>
    <w:rsid w:val="00292268"/>
    <w:rsid w:val="00292ACC"/>
    <w:rsid w:val="00292BAF"/>
    <w:rsid w:val="00292BDB"/>
    <w:rsid w:val="00293749"/>
    <w:rsid w:val="00293DF4"/>
    <w:rsid w:val="0029419E"/>
    <w:rsid w:val="00294479"/>
    <w:rsid w:val="00294668"/>
    <w:rsid w:val="00294C19"/>
    <w:rsid w:val="00294D02"/>
    <w:rsid w:val="00294D3B"/>
    <w:rsid w:val="00294D6D"/>
    <w:rsid w:val="0029554B"/>
    <w:rsid w:val="0029575D"/>
    <w:rsid w:val="00295783"/>
    <w:rsid w:val="002957BD"/>
    <w:rsid w:val="002957E5"/>
    <w:rsid w:val="00295954"/>
    <w:rsid w:val="00295ED9"/>
    <w:rsid w:val="00296202"/>
    <w:rsid w:val="0029638C"/>
    <w:rsid w:val="00296475"/>
    <w:rsid w:val="0029668E"/>
    <w:rsid w:val="00296B2B"/>
    <w:rsid w:val="002970E6"/>
    <w:rsid w:val="002976C9"/>
    <w:rsid w:val="00297A7E"/>
    <w:rsid w:val="002A007E"/>
    <w:rsid w:val="002A02A0"/>
    <w:rsid w:val="002A04EB"/>
    <w:rsid w:val="002A0791"/>
    <w:rsid w:val="002A0C16"/>
    <w:rsid w:val="002A0FC5"/>
    <w:rsid w:val="002A1242"/>
    <w:rsid w:val="002A1901"/>
    <w:rsid w:val="002A1ABD"/>
    <w:rsid w:val="002A1EF9"/>
    <w:rsid w:val="002A21B8"/>
    <w:rsid w:val="002A3347"/>
    <w:rsid w:val="002A35DE"/>
    <w:rsid w:val="002A4719"/>
    <w:rsid w:val="002A4F0B"/>
    <w:rsid w:val="002A57FD"/>
    <w:rsid w:val="002A58F9"/>
    <w:rsid w:val="002A6D59"/>
    <w:rsid w:val="002A6F73"/>
    <w:rsid w:val="002A74A7"/>
    <w:rsid w:val="002A77CE"/>
    <w:rsid w:val="002B080E"/>
    <w:rsid w:val="002B0869"/>
    <w:rsid w:val="002B2071"/>
    <w:rsid w:val="002B2C13"/>
    <w:rsid w:val="002B30AB"/>
    <w:rsid w:val="002B321A"/>
    <w:rsid w:val="002B327A"/>
    <w:rsid w:val="002B3F3A"/>
    <w:rsid w:val="002B49F3"/>
    <w:rsid w:val="002B5A55"/>
    <w:rsid w:val="002B5B82"/>
    <w:rsid w:val="002B7C20"/>
    <w:rsid w:val="002B7E4E"/>
    <w:rsid w:val="002C030F"/>
    <w:rsid w:val="002C0651"/>
    <w:rsid w:val="002C07D1"/>
    <w:rsid w:val="002C0C2C"/>
    <w:rsid w:val="002C18A2"/>
    <w:rsid w:val="002C1F1D"/>
    <w:rsid w:val="002C2426"/>
    <w:rsid w:val="002C25EF"/>
    <w:rsid w:val="002C2765"/>
    <w:rsid w:val="002C2766"/>
    <w:rsid w:val="002C2A9E"/>
    <w:rsid w:val="002C2B13"/>
    <w:rsid w:val="002C2E67"/>
    <w:rsid w:val="002C2EE1"/>
    <w:rsid w:val="002C34CD"/>
    <w:rsid w:val="002C3730"/>
    <w:rsid w:val="002C4316"/>
    <w:rsid w:val="002C5002"/>
    <w:rsid w:val="002C6636"/>
    <w:rsid w:val="002C6AE6"/>
    <w:rsid w:val="002C6E2D"/>
    <w:rsid w:val="002C7392"/>
    <w:rsid w:val="002C74CD"/>
    <w:rsid w:val="002C7602"/>
    <w:rsid w:val="002C7A85"/>
    <w:rsid w:val="002C7EA9"/>
    <w:rsid w:val="002D013B"/>
    <w:rsid w:val="002D0546"/>
    <w:rsid w:val="002D05DD"/>
    <w:rsid w:val="002D12FA"/>
    <w:rsid w:val="002D1418"/>
    <w:rsid w:val="002D18FE"/>
    <w:rsid w:val="002D1AA3"/>
    <w:rsid w:val="002D1CC7"/>
    <w:rsid w:val="002D202E"/>
    <w:rsid w:val="002D28DB"/>
    <w:rsid w:val="002D2E2B"/>
    <w:rsid w:val="002D3224"/>
    <w:rsid w:val="002D335A"/>
    <w:rsid w:val="002D4244"/>
    <w:rsid w:val="002D49EE"/>
    <w:rsid w:val="002D4E83"/>
    <w:rsid w:val="002D5349"/>
    <w:rsid w:val="002D54E2"/>
    <w:rsid w:val="002D5794"/>
    <w:rsid w:val="002D5B73"/>
    <w:rsid w:val="002D6458"/>
    <w:rsid w:val="002D64B3"/>
    <w:rsid w:val="002D694E"/>
    <w:rsid w:val="002D6ADA"/>
    <w:rsid w:val="002D6B62"/>
    <w:rsid w:val="002D7002"/>
    <w:rsid w:val="002D7054"/>
    <w:rsid w:val="002D758C"/>
    <w:rsid w:val="002D7A16"/>
    <w:rsid w:val="002D7B87"/>
    <w:rsid w:val="002E0045"/>
    <w:rsid w:val="002E0EB5"/>
    <w:rsid w:val="002E13B8"/>
    <w:rsid w:val="002E183E"/>
    <w:rsid w:val="002E1A47"/>
    <w:rsid w:val="002E1B53"/>
    <w:rsid w:val="002E1ED1"/>
    <w:rsid w:val="002E2A97"/>
    <w:rsid w:val="002E2A9F"/>
    <w:rsid w:val="002E2E62"/>
    <w:rsid w:val="002E32B0"/>
    <w:rsid w:val="002E3331"/>
    <w:rsid w:val="002E348C"/>
    <w:rsid w:val="002E351D"/>
    <w:rsid w:val="002E3972"/>
    <w:rsid w:val="002E3C27"/>
    <w:rsid w:val="002E4438"/>
    <w:rsid w:val="002E44D8"/>
    <w:rsid w:val="002E5675"/>
    <w:rsid w:val="002E5B24"/>
    <w:rsid w:val="002E607D"/>
    <w:rsid w:val="002E65FF"/>
    <w:rsid w:val="002E6F67"/>
    <w:rsid w:val="002E7E3D"/>
    <w:rsid w:val="002F0102"/>
    <w:rsid w:val="002F0491"/>
    <w:rsid w:val="002F0ACB"/>
    <w:rsid w:val="002F11B3"/>
    <w:rsid w:val="002F1967"/>
    <w:rsid w:val="002F1C50"/>
    <w:rsid w:val="002F210C"/>
    <w:rsid w:val="002F218D"/>
    <w:rsid w:val="002F2288"/>
    <w:rsid w:val="002F2393"/>
    <w:rsid w:val="002F2914"/>
    <w:rsid w:val="002F2A8A"/>
    <w:rsid w:val="002F2C11"/>
    <w:rsid w:val="002F2CED"/>
    <w:rsid w:val="002F316A"/>
    <w:rsid w:val="002F3691"/>
    <w:rsid w:val="002F5469"/>
    <w:rsid w:val="002F5476"/>
    <w:rsid w:val="002F57EA"/>
    <w:rsid w:val="002F58AE"/>
    <w:rsid w:val="002F5CD3"/>
    <w:rsid w:val="002F6019"/>
    <w:rsid w:val="002F66C1"/>
    <w:rsid w:val="002F678C"/>
    <w:rsid w:val="002F70B2"/>
    <w:rsid w:val="002F71FB"/>
    <w:rsid w:val="002F76EB"/>
    <w:rsid w:val="002F7748"/>
    <w:rsid w:val="002F78A8"/>
    <w:rsid w:val="002F7D54"/>
    <w:rsid w:val="002F7F0C"/>
    <w:rsid w:val="00300250"/>
    <w:rsid w:val="003007B5"/>
    <w:rsid w:val="003009BA"/>
    <w:rsid w:val="0030111A"/>
    <w:rsid w:val="00301817"/>
    <w:rsid w:val="00301B44"/>
    <w:rsid w:val="0030286F"/>
    <w:rsid w:val="00302C27"/>
    <w:rsid w:val="00303298"/>
    <w:rsid w:val="003035B0"/>
    <w:rsid w:val="00303757"/>
    <w:rsid w:val="00303B44"/>
    <w:rsid w:val="00303F68"/>
    <w:rsid w:val="003047FF"/>
    <w:rsid w:val="00304910"/>
    <w:rsid w:val="00304C59"/>
    <w:rsid w:val="00304EC0"/>
    <w:rsid w:val="0030502A"/>
    <w:rsid w:val="003054E4"/>
    <w:rsid w:val="00305739"/>
    <w:rsid w:val="003058E5"/>
    <w:rsid w:val="003079C7"/>
    <w:rsid w:val="00307BF4"/>
    <w:rsid w:val="00310652"/>
    <w:rsid w:val="00310793"/>
    <w:rsid w:val="00310995"/>
    <w:rsid w:val="00310BBA"/>
    <w:rsid w:val="00311289"/>
    <w:rsid w:val="0031157F"/>
    <w:rsid w:val="00311658"/>
    <w:rsid w:val="003123C9"/>
    <w:rsid w:val="0031251D"/>
    <w:rsid w:val="00312A46"/>
    <w:rsid w:val="00312EBE"/>
    <w:rsid w:val="00312FA6"/>
    <w:rsid w:val="003132E5"/>
    <w:rsid w:val="00313D74"/>
    <w:rsid w:val="00314108"/>
    <w:rsid w:val="00314270"/>
    <w:rsid w:val="003142D7"/>
    <w:rsid w:val="0031476B"/>
    <w:rsid w:val="00314AB5"/>
    <w:rsid w:val="003156CF"/>
    <w:rsid w:val="00315941"/>
    <w:rsid w:val="00316650"/>
    <w:rsid w:val="003167FF"/>
    <w:rsid w:val="00316AEE"/>
    <w:rsid w:val="00316B4B"/>
    <w:rsid w:val="00317406"/>
    <w:rsid w:val="003177F9"/>
    <w:rsid w:val="0031780C"/>
    <w:rsid w:val="00317849"/>
    <w:rsid w:val="00317DE3"/>
    <w:rsid w:val="003201D9"/>
    <w:rsid w:val="00320378"/>
    <w:rsid w:val="00320722"/>
    <w:rsid w:val="0032099D"/>
    <w:rsid w:val="00320BCF"/>
    <w:rsid w:val="00321349"/>
    <w:rsid w:val="00321492"/>
    <w:rsid w:val="0032175C"/>
    <w:rsid w:val="00322330"/>
    <w:rsid w:val="0032257A"/>
    <w:rsid w:val="00322C3B"/>
    <w:rsid w:val="00322D35"/>
    <w:rsid w:val="00322DFC"/>
    <w:rsid w:val="00322E17"/>
    <w:rsid w:val="00323407"/>
    <w:rsid w:val="0032354A"/>
    <w:rsid w:val="00323592"/>
    <w:rsid w:val="00323B6F"/>
    <w:rsid w:val="00323DB6"/>
    <w:rsid w:val="00323EC5"/>
    <w:rsid w:val="003245A8"/>
    <w:rsid w:val="00324918"/>
    <w:rsid w:val="00324CCF"/>
    <w:rsid w:val="00325735"/>
    <w:rsid w:val="00325AFD"/>
    <w:rsid w:val="00325DB4"/>
    <w:rsid w:val="00325F20"/>
    <w:rsid w:val="00325F7E"/>
    <w:rsid w:val="0032602A"/>
    <w:rsid w:val="003263D1"/>
    <w:rsid w:val="00326409"/>
    <w:rsid w:val="00326A42"/>
    <w:rsid w:val="00326B9F"/>
    <w:rsid w:val="00326C3C"/>
    <w:rsid w:val="00326C9B"/>
    <w:rsid w:val="00326F9F"/>
    <w:rsid w:val="00327983"/>
    <w:rsid w:val="00327B14"/>
    <w:rsid w:val="00327E38"/>
    <w:rsid w:val="003308EB"/>
    <w:rsid w:val="0033122F"/>
    <w:rsid w:val="0033155E"/>
    <w:rsid w:val="003324AF"/>
    <w:rsid w:val="00332C2A"/>
    <w:rsid w:val="00332E2D"/>
    <w:rsid w:val="003331C5"/>
    <w:rsid w:val="00333B7D"/>
    <w:rsid w:val="00333C22"/>
    <w:rsid w:val="0033421C"/>
    <w:rsid w:val="003348DA"/>
    <w:rsid w:val="00334E36"/>
    <w:rsid w:val="0033506C"/>
    <w:rsid w:val="00335690"/>
    <w:rsid w:val="00335939"/>
    <w:rsid w:val="00336021"/>
    <w:rsid w:val="00336204"/>
    <w:rsid w:val="00336CC5"/>
    <w:rsid w:val="003370F4"/>
    <w:rsid w:val="00337480"/>
    <w:rsid w:val="00337E8D"/>
    <w:rsid w:val="003405AB"/>
    <w:rsid w:val="003411B2"/>
    <w:rsid w:val="0034146E"/>
    <w:rsid w:val="00341B88"/>
    <w:rsid w:val="00341F19"/>
    <w:rsid w:val="0034239D"/>
    <w:rsid w:val="00342ABD"/>
    <w:rsid w:val="003432CE"/>
    <w:rsid w:val="0034339D"/>
    <w:rsid w:val="00343536"/>
    <w:rsid w:val="00343867"/>
    <w:rsid w:val="00343985"/>
    <w:rsid w:val="00343BC3"/>
    <w:rsid w:val="00343FFE"/>
    <w:rsid w:val="00344515"/>
    <w:rsid w:val="00344767"/>
    <w:rsid w:val="003449A9"/>
    <w:rsid w:val="00344F7E"/>
    <w:rsid w:val="00345265"/>
    <w:rsid w:val="00345B21"/>
    <w:rsid w:val="0034616A"/>
    <w:rsid w:val="003462BC"/>
    <w:rsid w:val="003463B5"/>
    <w:rsid w:val="00346636"/>
    <w:rsid w:val="00346825"/>
    <w:rsid w:val="003469B2"/>
    <w:rsid w:val="00346AE9"/>
    <w:rsid w:val="00347035"/>
    <w:rsid w:val="003471B7"/>
    <w:rsid w:val="0034769A"/>
    <w:rsid w:val="00347CF5"/>
    <w:rsid w:val="00347D66"/>
    <w:rsid w:val="003510F5"/>
    <w:rsid w:val="00351126"/>
    <w:rsid w:val="00351293"/>
    <w:rsid w:val="00351653"/>
    <w:rsid w:val="00351C10"/>
    <w:rsid w:val="00352544"/>
    <w:rsid w:val="00352A35"/>
    <w:rsid w:val="00352C53"/>
    <w:rsid w:val="00352C9D"/>
    <w:rsid w:val="00352D2A"/>
    <w:rsid w:val="00352F6F"/>
    <w:rsid w:val="00353793"/>
    <w:rsid w:val="003540BD"/>
    <w:rsid w:val="00354576"/>
    <w:rsid w:val="003548ED"/>
    <w:rsid w:val="00354986"/>
    <w:rsid w:val="00355458"/>
    <w:rsid w:val="0035554E"/>
    <w:rsid w:val="0035566E"/>
    <w:rsid w:val="003558DF"/>
    <w:rsid w:val="00356095"/>
    <w:rsid w:val="00356129"/>
    <w:rsid w:val="00356AF9"/>
    <w:rsid w:val="00356B4D"/>
    <w:rsid w:val="00357178"/>
    <w:rsid w:val="003579AF"/>
    <w:rsid w:val="00357D90"/>
    <w:rsid w:val="00357FC7"/>
    <w:rsid w:val="003609F8"/>
    <w:rsid w:val="00360E6C"/>
    <w:rsid w:val="0036175A"/>
    <w:rsid w:val="00361799"/>
    <w:rsid w:val="00361C54"/>
    <w:rsid w:val="00361CA9"/>
    <w:rsid w:val="00361F24"/>
    <w:rsid w:val="003626F6"/>
    <w:rsid w:val="00362B49"/>
    <w:rsid w:val="00362DEC"/>
    <w:rsid w:val="00362EBF"/>
    <w:rsid w:val="003634F6"/>
    <w:rsid w:val="00363772"/>
    <w:rsid w:val="003637A9"/>
    <w:rsid w:val="00363F6C"/>
    <w:rsid w:val="003642D2"/>
    <w:rsid w:val="0036494C"/>
    <w:rsid w:val="00364E43"/>
    <w:rsid w:val="00366132"/>
    <w:rsid w:val="0036685C"/>
    <w:rsid w:val="00366D73"/>
    <w:rsid w:val="00367F71"/>
    <w:rsid w:val="00367FB6"/>
    <w:rsid w:val="0037010B"/>
    <w:rsid w:val="003707AC"/>
    <w:rsid w:val="003708C3"/>
    <w:rsid w:val="00371B11"/>
    <w:rsid w:val="003725DD"/>
    <w:rsid w:val="003727ED"/>
    <w:rsid w:val="0037291E"/>
    <w:rsid w:val="00372FA5"/>
    <w:rsid w:val="00373076"/>
    <w:rsid w:val="003731CC"/>
    <w:rsid w:val="003738D6"/>
    <w:rsid w:val="00373B64"/>
    <w:rsid w:val="00373C65"/>
    <w:rsid w:val="00374211"/>
    <w:rsid w:val="003747CA"/>
    <w:rsid w:val="00374CA0"/>
    <w:rsid w:val="003755A9"/>
    <w:rsid w:val="00375CDF"/>
    <w:rsid w:val="00376566"/>
    <w:rsid w:val="00376634"/>
    <w:rsid w:val="00376671"/>
    <w:rsid w:val="00376703"/>
    <w:rsid w:val="00377834"/>
    <w:rsid w:val="00377F4E"/>
    <w:rsid w:val="00380132"/>
    <w:rsid w:val="0038095A"/>
    <w:rsid w:val="00380DC0"/>
    <w:rsid w:val="00381C56"/>
    <w:rsid w:val="00382476"/>
    <w:rsid w:val="0038259B"/>
    <w:rsid w:val="0038305E"/>
    <w:rsid w:val="003830CD"/>
    <w:rsid w:val="00383578"/>
    <w:rsid w:val="003838BA"/>
    <w:rsid w:val="00383D71"/>
    <w:rsid w:val="00383F46"/>
    <w:rsid w:val="00384B10"/>
    <w:rsid w:val="00384FFB"/>
    <w:rsid w:val="00385461"/>
    <w:rsid w:val="003855DC"/>
    <w:rsid w:val="00385694"/>
    <w:rsid w:val="00385CA5"/>
    <w:rsid w:val="00385E00"/>
    <w:rsid w:val="00385F82"/>
    <w:rsid w:val="00386AF7"/>
    <w:rsid w:val="00386B62"/>
    <w:rsid w:val="00386CAE"/>
    <w:rsid w:val="00387345"/>
    <w:rsid w:val="0038761C"/>
    <w:rsid w:val="00390255"/>
    <w:rsid w:val="0039090E"/>
    <w:rsid w:val="00391227"/>
    <w:rsid w:val="003913C4"/>
    <w:rsid w:val="00391470"/>
    <w:rsid w:val="00391918"/>
    <w:rsid w:val="00392147"/>
    <w:rsid w:val="003923F6"/>
    <w:rsid w:val="00392CB3"/>
    <w:rsid w:val="003937EC"/>
    <w:rsid w:val="003938E0"/>
    <w:rsid w:val="003939E2"/>
    <w:rsid w:val="00394377"/>
    <w:rsid w:val="00394C28"/>
    <w:rsid w:val="00394FF4"/>
    <w:rsid w:val="00395A77"/>
    <w:rsid w:val="00395F2E"/>
    <w:rsid w:val="00396969"/>
    <w:rsid w:val="00396A4A"/>
    <w:rsid w:val="00397402"/>
    <w:rsid w:val="00397B29"/>
    <w:rsid w:val="003A064F"/>
    <w:rsid w:val="003A06E4"/>
    <w:rsid w:val="003A0A8B"/>
    <w:rsid w:val="003A0AA8"/>
    <w:rsid w:val="003A0D8E"/>
    <w:rsid w:val="003A174C"/>
    <w:rsid w:val="003A22C1"/>
    <w:rsid w:val="003A2918"/>
    <w:rsid w:val="003A2A7C"/>
    <w:rsid w:val="003A2BE9"/>
    <w:rsid w:val="003A323F"/>
    <w:rsid w:val="003A43ED"/>
    <w:rsid w:val="003A486C"/>
    <w:rsid w:val="003A4E3F"/>
    <w:rsid w:val="003A5C34"/>
    <w:rsid w:val="003A62C4"/>
    <w:rsid w:val="003A64B3"/>
    <w:rsid w:val="003A6A57"/>
    <w:rsid w:val="003A6F80"/>
    <w:rsid w:val="003A7036"/>
    <w:rsid w:val="003A7203"/>
    <w:rsid w:val="003A74AF"/>
    <w:rsid w:val="003A7787"/>
    <w:rsid w:val="003A789B"/>
    <w:rsid w:val="003A7B89"/>
    <w:rsid w:val="003A7BF7"/>
    <w:rsid w:val="003B0729"/>
    <w:rsid w:val="003B0D81"/>
    <w:rsid w:val="003B1C02"/>
    <w:rsid w:val="003B20F9"/>
    <w:rsid w:val="003B2336"/>
    <w:rsid w:val="003B2439"/>
    <w:rsid w:val="003B2DE3"/>
    <w:rsid w:val="003B2EDC"/>
    <w:rsid w:val="003B33C4"/>
    <w:rsid w:val="003B347B"/>
    <w:rsid w:val="003B39E4"/>
    <w:rsid w:val="003B3E50"/>
    <w:rsid w:val="003B3FBB"/>
    <w:rsid w:val="003B429F"/>
    <w:rsid w:val="003B4634"/>
    <w:rsid w:val="003B5979"/>
    <w:rsid w:val="003B5F10"/>
    <w:rsid w:val="003B6630"/>
    <w:rsid w:val="003B6B75"/>
    <w:rsid w:val="003B6BE9"/>
    <w:rsid w:val="003B7468"/>
    <w:rsid w:val="003B78CE"/>
    <w:rsid w:val="003B7CF6"/>
    <w:rsid w:val="003B7D70"/>
    <w:rsid w:val="003B7FB4"/>
    <w:rsid w:val="003B7FC2"/>
    <w:rsid w:val="003B7FDC"/>
    <w:rsid w:val="003C050C"/>
    <w:rsid w:val="003C06C7"/>
    <w:rsid w:val="003C0A7E"/>
    <w:rsid w:val="003C0CFE"/>
    <w:rsid w:val="003C0DCE"/>
    <w:rsid w:val="003C11A3"/>
    <w:rsid w:val="003C1C05"/>
    <w:rsid w:val="003C1F3F"/>
    <w:rsid w:val="003C274E"/>
    <w:rsid w:val="003C2B47"/>
    <w:rsid w:val="003C2B4B"/>
    <w:rsid w:val="003C2FAD"/>
    <w:rsid w:val="003C30FF"/>
    <w:rsid w:val="003C4A5F"/>
    <w:rsid w:val="003C5248"/>
    <w:rsid w:val="003C532E"/>
    <w:rsid w:val="003C5678"/>
    <w:rsid w:val="003C56B2"/>
    <w:rsid w:val="003C5A0E"/>
    <w:rsid w:val="003C5C64"/>
    <w:rsid w:val="003C64B8"/>
    <w:rsid w:val="003C65A1"/>
    <w:rsid w:val="003C6ECF"/>
    <w:rsid w:val="003C706C"/>
    <w:rsid w:val="003C728C"/>
    <w:rsid w:val="003C750B"/>
    <w:rsid w:val="003C7D6D"/>
    <w:rsid w:val="003C7F71"/>
    <w:rsid w:val="003D0184"/>
    <w:rsid w:val="003D0738"/>
    <w:rsid w:val="003D0847"/>
    <w:rsid w:val="003D0DA5"/>
    <w:rsid w:val="003D0F8A"/>
    <w:rsid w:val="003D14DF"/>
    <w:rsid w:val="003D2281"/>
    <w:rsid w:val="003D27D7"/>
    <w:rsid w:val="003D290E"/>
    <w:rsid w:val="003D2C05"/>
    <w:rsid w:val="003D30AB"/>
    <w:rsid w:val="003D334C"/>
    <w:rsid w:val="003D41B3"/>
    <w:rsid w:val="003D420F"/>
    <w:rsid w:val="003D43C9"/>
    <w:rsid w:val="003D4496"/>
    <w:rsid w:val="003D5221"/>
    <w:rsid w:val="003D5536"/>
    <w:rsid w:val="003D5D12"/>
    <w:rsid w:val="003D5E50"/>
    <w:rsid w:val="003D6209"/>
    <w:rsid w:val="003D6797"/>
    <w:rsid w:val="003D6A20"/>
    <w:rsid w:val="003D6B27"/>
    <w:rsid w:val="003D7296"/>
    <w:rsid w:val="003D78DB"/>
    <w:rsid w:val="003D7AB2"/>
    <w:rsid w:val="003D7D77"/>
    <w:rsid w:val="003E0014"/>
    <w:rsid w:val="003E036D"/>
    <w:rsid w:val="003E0E0E"/>
    <w:rsid w:val="003E17ED"/>
    <w:rsid w:val="003E18D4"/>
    <w:rsid w:val="003E1CCA"/>
    <w:rsid w:val="003E2FF5"/>
    <w:rsid w:val="003E3033"/>
    <w:rsid w:val="003E34FB"/>
    <w:rsid w:val="003E35AA"/>
    <w:rsid w:val="003E390A"/>
    <w:rsid w:val="003E4992"/>
    <w:rsid w:val="003E50A5"/>
    <w:rsid w:val="003E575B"/>
    <w:rsid w:val="003E5862"/>
    <w:rsid w:val="003E598B"/>
    <w:rsid w:val="003E5A2E"/>
    <w:rsid w:val="003E5B0B"/>
    <w:rsid w:val="003E5DE9"/>
    <w:rsid w:val="003E61A7"/>
    <w:rsid w:val="003E6646"/>
    <w:rsid w:val="003E6659"/>
    <w:rsid w:val="003E68CD"/>
    <w:rsid w:val="003E7329"/>
    <w:rsid w:val="003E7494"/>
    <w:rsid w:val="003E7757"/>
    <w:rsid w:val="003E7B4E"/>
    <w:rsid w:val="003E7B8F"/>
    <w:rsid w:val="003E7E09"/>
    <w:rsid w:val="003E7E82"/>
    <w:rsid w:val="003F0490"/>
    <w:rsid w:val="003F0D47"/>
    <w:rsid w:val="003F1424"/>
    <w:rsid w:val="003F15FE"/>
    <w:rsid w:val="003F17A8"/>
    <w:rsid w:val="003F189E"/>
    <w:rsid w:val="003F1DF7"/>
    <w:rsid w:val="003F1EAC"/>
    <w:rsid w:val="003F26F5"/>
    <w:rsid w:val="003F277D"/>
    <w:rsid w:val="003F2985"/>
    <w:rsid w:val="003F2AB0"/>
    <w:rsid w:val="003F3ACD"/>
    <w:rsid w:val="003F3DF7"/>
    <w:rsid w:val="003F3F2D"/>
    <w:rsid w:val="003F4763"/>
    <w:rsid w:val="003F49F6"/>
    <w:rsid w:val="003F502E"/>
    <w:rsid w:val="003F58F1"/>
    <w:rsid w:val="003F5AA0"/>
    <w:rsid w:val="003F5BEB"/>
    <w:rsid w:val="003F5D15"/>
    <w:rsid w:val="003F5F8D"/>
    <w:rsid w:val="003F63BF"/>
    <w:rsid w:val="003F6596"/>
    <w:rsid w:val="003F6816"/>
    <w:rsid w:val="003F6F36"/>
    <w:rsid w:val="004006E2"/>
    <w:rsid w:val="004009FC"/>
    <w:rsid w:val="00400FA3"/>
    <w:rsid w:val="00401928"/>
    <w:rsid w:val="00402115"/>
    <w:rsid w:val="00402120"/>
    <w:rsid w:val="00402202"/>
    <w:rsid w:val="004022EB"/>
    <w:rsid w:val="00402556"/>
    <w:rsid w:val="004030FC"/>
    <w:rsid w:val="004038A6"/>
    <w:rsid w:val="0040429B"/>
    <w:rsid w:val="0040491D"/>
    <w:rsid w:val="00404A1A"/>
    <w:rsid w:val="00404C2E"/>
    <w:rsid w:val="00404D53"/>
    <w:rsid w:val="00404E06"/>
    <w:rsid w:val="0040525F"/>
    <w:rsid w:val="00405517"/>
    <w:rsid w:val="00405C61"/>
    <w:rsid w:val="00405D9D"/>
    <w:rsid w:val="00407249"/>
    <w:rsid w:val="0040749A"/>
    <w:rsid w:val="00407979"/>
    <w:rsid w:val="004079D6"/>
    <w:rsid w:val="00407C12"/>
    <w:rsid w:val="00407C91"/>
    <w:rsid w:val="00410830"/>
    <w:rsid w:val="00410B8D"/>
    <w:rsid w:val="00410E3A"/>
    <w:rsid w:val="00412143"/>
    <w:rsid w:val="00412727"/>
    <w:rsid w:val="00412F32"/>
    <w:rsid w:val="00412FF8"/>
    <w:rsid w:val="004130F2"/>
    <w:rsid w:val="004134A6"/>
    <w:rsid w:val="004134BC"/>
    <w:rsid w:val="00413B1C"/>
    <w:rsid w:val="004140E4"/>
    <w:rsid w:val="0041446C"/>
    <w:rsid w:val="004148AF"/>
    <w:rsid w:val="00414900"/>
    <w:rsid w:val="00414A72"/>
    <w:rsid w:val="00414E14"/>
    <w:rsid w:val="00414EF5"/>
    <w:rsid w:val="00416042"/>
    <w:rsid w:val="00416BCA"/>
    <w:rsid w:val="00416F43"/>
    <w:rsid w:val="004171E0"/>
    <w:rsid w:val="00417C19"/>
    <w:rsid w:val="0042066C"/>
    <w:rsid w:val="00421159"/>
    <w:rsid w:val="00421B16"/>
    <w:rsid w:val="00421C08"/>
    <w:rsid w:val="00421DB6"/>
    <w:rsid w:val="00422B88"/>
    <w:rsid w:val="00423236"/>
    <w:rsid w:val="0042383D"/>
    <w:rsid w:val="00423B5B"/>
    <w:rsid w:val="004247EE"/>
    <w:rsid w:val="00424F2C"/>
    <w:rsid w:val="004252CC"/>
    <w:rsid w:val="004258FE"/>
    <w:rsid w:val="00425F90"/>
    <w:rsid w:val="0042632D"/>
    <w:rsid w:val="00426B99"/>
    <w:rsid w:val="00426D63"/>
    <w:rsid w:val="004270D5"/>
    <w:rsid w:val="0042733F"/>
    <w:rsid w:val="004273E1"/>
    <w:rsid w:val="004278BE"/>
    <w:rsid w:val="004278DE"/>
    <w:rsid w:val="004279FB"/>
    <w:rsid w:val="00427B93"/>
    <w:rsid w:val="00430571"/>
    <w:rsid w:val="004305AE"/>
    <w:rsid w:val="00430631"/>
    <w:rsid w:val="0043104C"/>
    <w:rsid w:val="004318A8"/>
    <w:rsid w:val="00431ABF"/>
    <w:rsid w:val="00431E05"/>
    <w:rsid w:val="00431ED9"/>
    <w:rsid w:val="004322BA"/>
    <w:rsid w:val="0043236B"/>
    <w:rsid w:val="004329A5"/>
    <w:rsid w:val="00432A04"/>
    <w:rsid w:val="00432A96"/>
    <w:rsid w:val="00432D5A"/>
    <w:rsid w:val="004331EC"/>
    <w:rsid w:val="00433428"/>
    <w:rsid w:val="0043348E"/>
    <w:rsid w:val="004338A2"/>
    <w:rsid w:val="0043392E"/>
    <w:rsid w:val="00433A6E"/>
    <w:rsid w:val="00434BBA"/>
    <w:rsid w:val="0043538B"/>
    <w:rsid w:val="00435E3D"/>
    <w:rsid w:val="0043661E"/>
    <w:rsid w:val="00436D54"/>
    <w:rsid w:val="00436EAD"/>
    <w:rsid w:val="004376F6"/>
    <w:rsid w:val="00437A7B"/>
    <w:rsid w:val="00437BD4"/>
    <w:rsid w:val="004401F1"/>
    <w:rsid w:val="004402F8"/>
    <w:rsid w:val="0044062F"/>
    <w:rsid w:val="004408F5"/>
    <w:rsid w:val="00440C00"/>
    <w:rsid w:val="00440C5A"/>
    <w:rsid w:val="00441986"/>
    <w:rsid w:val="0044215F"/>
    <w:rsid w:val="00442498"/>
    <w:rsid w:val="00442836"/>
    <w:rsid w:val="00442A40"/>
    <w:rsid w:val="004432B7"/>
    <w:rsid w:val="00443679"/>
    <w:rsid w:val="004441B9"/>
    <w:rsid w:val="00444A25"/>
    <w:rsid w:val="0044534E"/>
    <w:rsid w:val="00445619"/>
    <w:rsid w:val="00445A34"/>
    <w:rsid w:val="00446031"/>
    <w:rsid w:val="004461A3"/>
    <w:rsid w:val="0044634E"/>
    <w:rsid w:val="004468B9"/>
    <w:rsid w:val="00446F72"/>
    <w:rsid w:val="00447325"/>
    <w:rsid w:val="0044799E"/>
    <w:rsid w:val="00447A68"/>
    <w:rsid w:val="0045047F"/>
    <w:rsid w:val="004506DB"/>
    <w:rsid w:val="00450F0B"/>
    <w:rsid w:val="00451167"/>
    <w:rsid w:val="00451261"/>
    <w:rsid w:val="004512B0"/>
    <w:rsid w:val="0045174C"/>
    <w:rsid w:val="00451B4F"/>
    <w:rsid w:val="00451C3B"/>
    <w:rsid w:val="00452233"/>
    <w:rsid w:val="00452BE5"/>
    <w:rsid w:val="00452C1D"/>
    <w:rsid w:val="00453131"/>
    <w:rsid w:val="00453AB5"/>
    <w:rsid w:val="0045560C"/>
    <w:rsid w:val="004566AB"/>
    <w:rsid w:val="004566D6"/>
    <w:rsid w:val="004567C4"/>
    <w:rsid w:val="00456867"/>
    <w:rsid w:val="00456E80"/>
    <w:rsid w:val="00457171"/>
    <w:rsid w:val="004574C0"/>
    <w:rsid w:val="004577D9"/>
    <w:rsid w:val="00457CBC"/>
    <w:rsid w:val="00457FB4"/>
    <w:rsid w:val="00460493"/>
    <w:rsid w:val="0046057F"/>
    <w:rsid w:val="00460C15"/>
    <w:rsid w:val="00460CB7"/>
    <w:rsid w:val="00460EC9"/>
    <w:rsid w:val="00460FE2"/>
    <w:rsid w:val="00461C63"/>
    <w:rsid w:val="00461DA6"/>
    <w:rsid w:val="00461FCC"/>
    <w:rsid w:val="00462357"/>
    <w:rsid w:val="004626C0"/>
    <w:rsid w:val="004629AB"/>
    <w:rsid w:val="00462A71"/>
    <w:rsid w:val="00462BE1"/>
    <w:rsid w:val="00463395"/>
    <w:rsid w:val="00463E1F"/>
    <w:rsid w:val="00464049"/>
    <w:rsid w:val="00464192"/>
    <w:rsid w:val="004645FA"/>
    <w:rsid w:val="00464A73"/>
    <w:rsid w:val="00464ACC"/>
    <w:rsid w:val="0046500B"/>
    <w:rsid w:val="004652F7"/>
    <w:rsid w:val="004657A8"/>
    <w:rsid w:val="00465DA2"/>
    <w:rsid w:val="004662D9"/>
    <w:rsid w:val="0046664C"/>
    <w:rsid w:val="004666CC"/>
    <w:rsid w:val="00466DA5"/>
    <w:rsid w:val="004670E5"/>
    <w:rsid w:val="004673A1"/>
    <w:rsid w:val="00467D09"/>
    <w:rsid w:val="0047083C"/>
    <w:rsid w:val="004711C1"/>
    <w:rsid w:val="00471484"/>
    <w:rsid w:val="004714BC"/>
    <w:rsid w:val="00471A0D"/>
    <w:rsid w:val="00471A96"/>
    <w:rsid w:val="00472006"/>
    <w:rsid w:val="004720A1"/>
    <w:rsid w:val="0047224F"/>
    <w:rsid w:val="0047263F"/>
    <w:rsid w:val="004726AD"/>
    <w:rsid w:val="004733EC"/>
    <w:rsid w:val="00473711"/>
    <w:rsid w:val="00473E88"/>
    <w:rsid w:val="0047493C"/>
    <w:rsid w:val="00474FF0"/>
    <w:rsid w:val="004752CE"/>
    <w:rsid w:val="0047587A"/>
    <w:rsid w:val="00475F5A"/>
    <w:rsid w:val="00475F5B"/>
    <w:rsid w:val="0047660A"/>
    <w:rsid w:val="00476E08"/>
    <w:rsid w:val="00476FCE"/>
    <w:rsid w:val="00477B72"/>
    <w:rsid w:val="00477F89"/>
    <w:rsid w:val="00480105"/>
    <w:rsid w:val="004802AA"/>
    <w:rsid w:val="004805A0"/>
    <w:rsid w:val="0048066E"/>
    <w:rsid w:val="004806CE"/>
    <w:rsid w:val="004807EA"/>
    <w:rsid w:val="004807F0"/>
    <w:rsid w:val="00480D0E"/>
    <w:rsid w:val="00480D62"/>
    <w:rsid w:val="00481122"/>
    <w:rsid w:val="004816B4"/>
    <w:rsid w:val="00481EF1"/>
    <w:rsid w:val="0048200D"/>
    <w:rsid w:val="00482013"/>
    <w:rsid w:val="00482032"/>
    <w:rsid w:val="0048250E"/>
    <w:rsid w:val="0048280B"/>
    <w:rsid w:val="00482AA1"/>
    <w:rsid w:val="00482C39"/>
    <w:rsid w:val="00482EF4"/>
    <w:rsid w:val="004830CC"/>
    <w:rsid w:val="00483560"/>
    <w:rsid w:val="00483E57"/>
    <w:rsid w:val="004844E0"/>
    <w:rsid w:val="004847D0"/>
    <w:rsid w:val="004848C4"/>
    <w:rsid w:val="00485118"/>
    <w:rsid w:val="0048583D"/>
    <w:rsid w:val="00485C0E"/>
    <w:rsid w:val="00485CB1"/>
    <w:rsid w:val="00485CE6"/>
    <w:rsid w:val="0048667B"/>
    <w:rsid w:val="00486843"/>
    <w:rsid w:val="00486A85"/>
    <w:rsid w:val="00487B9A"/>
    <w:rsid w:val="00487C34"/>
    <w:rsid w:val="00487CB7"/>
    <w:rsid w:val="00487D22"/>
    <w:rsid w:val="00487F99"/>
    <w:rsid w:val="00490F8E"/>
    <w:rsid w:val="00490FCA"/>
    <w:rsid w:val="0049157F"/>
    <w:rsid w:val="00491CFE"/>
    <w:rsid w:val="00491F4D"/>
    <w:rsid w:val="0049242B"/>
    <w:rsid w:val="004924EF"/>
    <w:rsid w:val="0049270D"/>
    <w:rsid w:val="00492B45"/>
    <w:rsid w:val="00493B44"/>
    <w:rsid w:val="004940A9"/>
    <w:rsid w:val="0049449C"/>
    <w:rsid w:val="004944CA"/>
    <w:rsid w:val="004946AB"/>
    <w:rsid w:val="00494BE3"/>
    <w:rsid w:val="00494D13"/>
    <w:rsid w:val="00494D7A"/>
    <w:rsid w:val="00495534"/>
    <w:rsid w:val="00495B27"/>
    <w:rsid w:val="00495BE0"/>
    <w:rsid w:val="00495CCA"/>
    <w:rsid w:val="00495DC6"/>
    <w:rsid w:val="00496D8D"/>
    <w:rsid w:val="0049769A"/>
    <w:rsid w:val="00497A6F"/>
    <w:rsid w:val="00497CED"/>
    <w:rsid w:val="004A03C8"/>
    <w:rsid w:val="004A03F8"/>
    <w:rsid w:val="004A0A1D"/>
    <w:rsid w:val="004A0B06"/>
    <w:rsid w:val="004A12EB"/>
    <w:rsid w:val="004A1B30"/>
    <w:rsid w:val="004A2057"/>
    <w:rsid w:val="004A29B7"/>
    <w:rsid w:val="004A2B6F"/>
    <w:rsid w:val="004A2C92"/>
    <w:rsid w:val="004A2F13"/>
    <w:rsid w:val="004A3417"/>
    <w:rsid w:val="004A4006"/>
    <w:rsid w:val="004A4453"/>
    <w:rsid w:val="004A45E8"/>
    <w:rsid w:val="004A53FD"/>
    <w:rsid w:val="004A5466"/>
    <w:rsid w:val="004A55CC"/>
    <w:rsid w:val="004A5A70"/>
    <w:rsid w:val="004A688A"/>
    <w:rsid w:val="004A68FA"/>
    <w:rsid w:val="004A7DE2"/>
    <w:rsid w:val="004B109D"/>
    <w:rsid w:val="004B131D"/>
    <w:rsid w:val="004B1C21"/>
    <w:rsid w:val="004B1FA8"/>
    <w:rsid w:val="004B21D9"/>
    <w:rsid w:val="004B2B76"/>
    <w:rsid w:val="004B4B28"/>
    <w:rsid w:val="004B4BA0"/>
    <w:rsid w:val="004B4C40"/>
    <w:rsid w:val="004B513B"/>
    <w:rsid w:val="004B5162"/>
    <w:rsid w:val="004B5267"/>
    <w:rsid w:val="004B5384"/>
    <w:rsid w:val="004B5E46"/>
    <w:rsid w:val="004B5FD9"/>
    <w:rsid w:val="004B63DE"/>
    <w:rsid w:val="004B645A"/>
    <w:rsid w:val="004B6547"/>
    <w:rsid w:val="004B6FC7"/>
    <w:rsid w:val="004B716C"/>
    <w:rsid w:val="004B7829"/>
    <w:rsid w:val="004B7890"/>
    <w:rsid w:val="004B7C3F"/>
    <w:rsid w:val="004C0557"/>
    <w:rsid w:val="004C0B79"/>
    <w:rsid w:val="004C0F9C"/>
    <w:rsid w:val="004C100D"/>
    <w:rsid w:val="004C12C6"/>
    <w:rsid w:val="004C20E5"/>
    <w:rsid w:val="004C32D8"/>
    <w:rsid w:val="004C37A5"/>
    <w:rsid w:val="004C3C14"/>
    <w:rsid w:val="004C439C"/>
    <w:rsid w:val="004C4815"/>
    <w:rsid w:val="004C4E7B"/>
    <w:rsid w:val="004C4E7E"/>
    <w:rsid w:val="004C50CD"/>
    <w:rsid w:val="004C5779"/>
    <w:rsid w:val="004C5F78"/>
    <w:rsid w:val="004C61E3"/>
    <w:rsid w:val="004C672E"/>
    <w:rsid w:val="004C6879"/>
    <w:rsid w:val="004C6DE1"/>
    <w:rsid w:val="004C7763"/>
    <w:rsid w:val="004C7A97"/>
    <w:rsid w:val="004D1B67"/>
    <w:rsid w:val="004D1C7A"/>
    <w:rsid w:val="004D1ECB"/>
    <w:rsid w:val="004D21EE"/>
    <w:rsid w:val="004D22F1"/>
    <w:rsid w:val="004D26EC"/>
    <w:rsid w:val="004D2CD5"/>
    <w:rsid w:val="004D3490"/>
    <w:rsid w:val="004D3E1B"/>
    <w:rsid w:val="004D46C1"/>
    <w:rsid w:val="004D4A06"/>
    <w:rsid w:val="004D583A"/>
    <w:rsid w:val="004D58BA"/>
    <w:rsid w:val="004D618D"/>
    <w:rsid w:val="004D6408"/>
    <w:rsid w:val="004D64E0"/>
    <w:rsid w:val="004D6A77"/>
    <w:rsid w:val="004D6AE2"/>
    <w:rsid w:val="004D6BFD"/>
    <w:rsid w:val="004D6C1D"/>
    <w:rsid w:val="004D7022"/>
    <w:rsid w:val="004D7663"/>
    <w:rsid w:val="004D77FE"/>
    <w:rsid w:val="004D7E85"/>
    <w:rsid w:val="004E0275"/>
    <w:rsid w:val="004E060A"/>
    <w:rsid w:val="004E0AE6"/>
    <w:rsid w:val="004E0CD5"/>
    <w:rsid w:val="004E198A"/>
    <w:rsid w:val="004E1995"/>
    <w:rsid w:val="004E1D64"/>
    <w:rsid w:val="004E2B63"/>
    <w:rsid w:val="004E2BAA"/>
    <w:rsid w:val="004E2C6B"/>
    <w:rsid w:val="004E30E8"/>
    <w:rsid w:val="004E3212"/>
    <w:rsid w:val="004E3656"/>
    <w:rsid w:val="004E3C44"/>
    <w:rsid w:val="004E3CC8"/>
    <w:rsid w:val="004E410B"/>
    <w:rsid w:val="004E4158"/>
    <w:rsid w:val="004E4A0E"/>
    <w:rsid w:val="004E5941"/>
    <w:rsid w:val="004E59FF"/>
    <w:rsid w:val="004E5EC3"/>
    <w:rsid w:val="004E5F80"/>
    <w:rsid w:val="004E725D"/>
    <w:rsid w:val="004E743C"/>
    <w:rsid w:val="004E79A9"/>
    <w:rsid w:val="004E7D66"/>
    <w:rsid w:val="004F0696"/>
    <w:rsid w:val="004F083C"/>
    <w:rsid w:val="004F0DE9"/>
    <w:rsid w:val="004F0E5D"/>
    <w:rsid w:val="004F1997"/>
    <w:rsid w:val="004F1D3A"/>
    <w:rsid w:val="004F1EE4"/>
    <w:rsid w:val="004F2B02"/>
    <w:rsid w:val="004F2D0F"/>
    <w:rsid w:val="004F2D65"/>
    <w:rsid w:val="004F2FD5"/>
    <w:rsid w:val="004F3162"/>
    <w:rsid w:val="004F3B41"/>
    <w:rsid w:val="004F3C76"/>
    <w:rsid w:val="004F47D8"/>
    <w:rsid w:val="004F4CB8"/>
    <w:rsid w:val="004F4E24"/>
    <w:rsid w:val="004F53CD"/>
    <w:rsid w:val="004F580E"/>
    <w:rsid w:val="004F5E40"/>
    <w:rsid w:val="004F6A89"/>
    <w:rsid w:val="004F71A6"/>
    <w:rsid w:val="004F7305"/>
    <w:rsid w:val="004F7819"/>
    <w:rsid w:val="004F7843"/>
    <w:rsid w:val="004F7888"/>
    <w:rsid w:val="004F794D"/>
    <w:rsid w:val="00500058"/>
    <w:rsid w:val="005002DE"/>
    <w:rsid w:val="005006E1"/>
    <w:rsid w:val="0050078B"/>
    <w:rsid w:val="00500932"/>
    <w:rsid w:val="00500B6E"/>
    <w:rsid w:val="00500FBB"/>
    <w:rsid w:val="0050108B"/>
    <w:rsid w:val="00501757"/>
    <w:rsid w:val="00501EA9"/>
    <w:rsid w:val="0050215E"/>
    <w:rsid w:val="00502284"/>
    <w:rsid w:val="00502510"/>
    <w:rsid w:val="005027B7"/>
    <w:rsid w:val="00502A7C"/>
    <w:rsid w:val="005032F4"/>
    <w:rsid w:val="00503471"/>
    <w:rsid w:val="0050349D"/>
    <w:rsid w:val="00503998"/>
    <w:rsid w:val="00503A6B"/>
    <w:rsid w:val="00504B8C"/>
    <w:rsid w:val="00504DCC"/>
    <w:rsid w:val="00505186"/>
    <w:rsid w:val="0050560D"/>
    <w:rsid w:val="00505D0D"/>
    <w:rsid w:val="00506117"/>
    <w:rsid w:val="005062CF"/>
    <w:rsid w:val="0050691F"/>
    <w:rsid w:val="00506B85"/>
    <w:rsid w:val="00506D56"/>
    <w:rsid w:val="00506E14"/>
    <w:rsid w:val="0050719D"/>
    <w:rsid w:val="00507A6C"/>
    <w:rsid w:val="00510351"/>
    <w:rsid w:val="00510731"/>
    <w:rsid w:val="0051081C"/>
    <w:rsid w:val="0051090C"/>
    <w:rsid w:val="00510C95"/>
    <w:rsid w:val="00510E8E"/>
    <w:rsid w:val="00510F0A"/>
    <w:rsid w:val="00511634"/>
    <w:rsid w:val="00511E32"/>
    <w:rsid w:val="00511EA0"/>
    <w:rsid w:val="005120EB"/>
    <w:rsid w:val="0051215F"/>
    <w:rsid w:val="00512195"/>
    <w:rsid w:val="0051238D"/>
    <w:rsid w:val="00512532"/>
    <w:rsid w:val="00512607"/>
    <w:rsid w:val="00513075"/>
    <w:rsid w:val="0051480D"/>
    <w:rsid w:val="005149BA"/>
    <w:rsid w:val="00514A85"/>
    <w:rsid w:val="00514D9D"/>
    <w:rsid w:val="0051581C"/>
    <w:rsid w:val="0051656A"/>
    <w:rsid w:val="00516CD5"/>
    <w:rsid w:val="005171D0"/>
    <w:rsid w:val="00517581"/>
    <w:rsid w:val="005179E4"/>
    <w:rsid w:val="00517CAA"/>
    <w:rsid w:val="00520250"/>
    <w:rsid w:val="00520D06"/>
    <w:rsid w:val="00520E23"/>
    <w:rsid w:val="0052108B"/>
    <w:rsid w:val="0052165B"/>
    <w:rsid w:val="00521916"/>
    <w:rsid w:val="00521D63"/>
    <w:rsid w:val="0052216A"/>
    <w:rsid w:val="00522762"/>
    <w:rsid w:val="00522780"/>
    <w:rsid w:val="00523044"/>
    <w:rsid w:val="005231BE"/>
    <w:rsid w:val="005234E9"/>
    <w:rsid w:val="00523BDE"/>
    <w:rsid w:val="00524650"/>
    <w:rsid w:val="0052488A"/>
    <w:rsid w:val="00525890"/>
    <w:rsid w:val="00525B4D"/>
    <w:rsid w:val="00525BB7"/>
    <w:rsid w:val="00526754"/>
    <w:rsid w:val="00526D96"/>
    <w:rsid w:val="00527617"/>
    <w:rsid w:val="00527AA4"/>
    <w:rsid w:val="00527EDF"/>
    <w:rsid w:val="00530A21"/>
    <w:rsid w:val="00530D86"/>
    <w:rsid w:val="00530E2F"/>
    <w:rsid w:val="00531EF2"/>
    <w:rsid w:val="00532800"/>
    <w:rsid w:val="00532A1E"/>
    <w:rsid w:val="00532AB3"/>
    <w:rsid w:val="00533075"/>
    <w:rsid w:val="005335D8"/>
    <w:rsid w:val="00533ABE"/>
    <w:rsid w:val="00533CC3"/>
    <w:rsid w:val="00534588"/>
    <w:rsid w:val="005346DD"/>
    <w:rsid w:val="0053470D"/>
    <w:rsid w:val="0053480A"/>
    <w:rsid w:val="00535062"/>
    <w:rsid w:val="005366F5"/>
    <w:rsid w:val="0053732E"/>
    <w:rsid w:val="00537412"/>
    <w:rsid w:val="0053780C"/>
    <w:rsid w:val="0053781A"/>
    <w:rsid w:val="00537AA0"/>
    <w:rsid w:val="00540BDD"/>
    <w:rsid w:val="00540DA9"/>
    <w:rsid w:val="00540F78"/>
    <w:rsid w:val="00540F9B"/>
    <w:rsid w:val="0054115D"/>
    <w:rsid w:val="0054138C"/>
    <w:rsid w:val="00541515"/>
    <w:rsid w:val="00541BAB"/>
    <w:rsid w:val="005422D0"/>
    <w:rsid w:val="005422F1"/>
    <w:rsid w:val="005426BA"/>
    <w:rsid w:val="005426F8"/>
    <w:rsid w:val="00542808"/>
    <w:rsid w:val="00543143"/>
    <w:rsid w:val="00543234"/>
    <w:rsid w:val="00543A1C"/>
    <w:rsid w:val="00543F35"/>
    <w:rsid w:val="00543F94"/>
    <w:rsid w:val="005442A7"/>
    <w:rsid w:val="0054493B"/>
    <w:rsid w:val="005449D9"/>
    <w:rsid w:val="00544B5A"/>
    <w:rsid w:val="00544B92"/>
    <w:rsid w:val="00544CEA"/>
    <w:rsid w:val="00544D89"/>
    <w:rsid w:val="005454A7"/>
    <w:rsid w:val="0054552F"/>
    <w:rsid w:val="00545E2D"/>
    <w:rsid w:val="005468B4"/>
    <w:rsid w:val="00546CF2"/>
    <w:rsid w:val="00546E5B"/>
    <w:rsid w:val="005471A7"/>
    <w:rsid w:val="00550E6B"/>
    <w:rsid w:val="00551074"/>
    <w:rsid w:val="0055124A"/>
    <w:rsid w:val="00552407"/>
    <w:rsid w:val="00553780"/>
    <w:rsid w:val="00553911"/>
    <w:rsid w:val="0055398D"/>
    <w:rsid w:val="00553FD0"/>
    <w:rsid w:val="005542A3"/>
    <w:rsid w:val="0055443F"/>
    <w:rsid w:val="00554599"/>
    <w:rsid w:val="005557D5"/>
    <w:rsid w:val="00555BFA"/>
    <w:rsid w:val="0055647A"/>
    <w:rsid w:val="005565CD"/>
    <w:rsid w:val="00556A9C"/>
    <w:rsid w:val="00556FA6"/>
    <w:rsid w:val="0055741E"/>
    <w:rsid w:val="005600A3"/>
    <w:rsid w:val="005601B2"/>
    <w:rsid w:val="0056036A"/>
    <w:rsid w:val="00561BEE"/>
    <w:rsid w:val="00561E10"/>
    <w:rsid w:val="00562125"/>
    <w:rsid w:val="00562325"/>
    <w:rsid w:val="0056294F"/>
    <w:rsid w:val="00562969"/>
    <w:rsid w:val="00562A54"/>
    <w:rsid w:val="00562CA8"/>
    <w:rsid w:val="00563117"/>
    <w:rsid w:val="0056314D"/>
    <w:rsid w:val="0056323A"/>
    <w:rsid w:val="00563AE3"/>
    <w:rsid w:val="00563B7A"/>
    <w:rsid w:val="00563E5B"/>
    <w:rsid w:val="00564623"/>
    <w:rsid w:val="00564CE2"/>
    <w:rsid w:val="0056545E"/>
    <w:rsid w:val="0056563A"/>
    <w:rsid w:val="00565694"/>
    <w:rsid w:val="00565DE8"/>
    <w:rsid w:val="00567046"/>
    <w:rsid w:val="005672BB"/>
    <w:rsid w:val="00570575"/>
    <w:rsid w:val="005708CB"/>
    <w:rsid w:val="00570A91"/>
    <w:rsid w:val="00570A9E"/>
    <w:rsid w:val="00570B00"/>
    <w:rsid w:val="0057119D"/>
    <w:rsid w:val="005714D5"/>
    <w:rsid w:val="005719C2"/>
    <w:rsid w:val="00571A93"/>
    <w:rsid w:val="00571DAE"/>
    <w:rsid w:val="00571E6B"/>
    <w:rsid w:val="00572190"/>
    <w:rsid w:val="00572BCA"/>
    <w:rsid w:val="005736F0"/>
    <w:rsid w:val="00573F94"/>
    <w:rsid w:val="0057432A"/>
    <w:rsid w:val="005744D0"/>
    <w:rsid w:val="00574690"/>
    <w:rsid w:val="005750E4"/>
    <w:rsid w:val="00575543"/>
    <w:rsid w:val="005757BD"/>
    <w:rsid w:val="0057596F"/>
    <w:rsid w:val="00576261"/>
    <w:rsid w:val="00576BDC"/>
    <w:rsid w:val="00576FD9"/>
    <w:rsid w:val="0057731B"/>
    <w:rsid w:val="00577BB9"/>
    <w:rsid w:val="005806FA"/>
    <w:rsid w:val="005808E0"/>
    <w:rsid w:val="00580B5F"/>
    <w:rsid w:val="00580F2C"/>
    <w:rsid w:val="005811AD"/>
    <w:rsid w:val="0058170B"/>
    <w:rsid w:val="00582E06"/>
    <w:rsid w:val="00582E0B"/>
    <w:rsid w:val="00582F19"/>
    <w:rsid w:val="005831CC"/>
    <w:rsid w:val="0058382F"/>
    <w:rsid w:val="00583A77"/>
    <w:rsid w:val="005840C0"/>
    <w:rsid w:val="0058477B"/>
    <w:rsid w:val="00584EE4"/>
    <w:rsid w:val="00585355"/>
    <w:rsid w:val="0058546C"/>
    <w:rsid w:val="00585646"/>
    <w:rsid w:val="00585AD6"/>
    <w:rsid w:val="0058606B"/>
    <w:rsid w:val="0058608A"/>
    <w:rsid w:val="005860DB"/>
    <w:rsid w:val="00586131"/>
    <w:rsid w:val="00586382"/>
    <w:rsid w:val="00586A6C"/>
    <w:rsid w:val="00586FB8"/>
    <w:rsid w:val="0058701E"/>
    <w:rsid w:val="005871CC"/>
    <w:rsid w:val="005875F6"/>
    <w:rsid w:val="00587638"/>
    <w:rsid w:val="00590363"/>
    <w:rsid w:val="0059098B"/>
    <w:rsid w:val="0059123D"/>
    <w:rsid w:val="00591E8C"/>
    <w:rsid w:val="00591E9E"/>
    <w:rsid w:val="0059225E"/>
    <w:rsid w:val="0059269A"/>
    <w:rsid w:val="00592863"/>
    <w:rsid w:val="00593477"/>
    <w:rsid w:val="00593EEA"/>
    <w:rsid w:val="005940BA"/>
    <w:rsid w:val="00594993"/>
    <w:rsid w:val="00594AF0"/>
    <w:rsid w:val="00595057"/>
    <w:rsid w:val="0059543E"/>
    <w:rsid w:val="005957CE"/>
    <w:rsid w:val="00595933"/>
    <w:rsid w:val="00595BF6"/>
    <w:rsid w:val="00595EBE"/>
    <w:rsid w:val="005968A0"/>
    <w:rsid w:val="00597583"/>
    <w:rsid w:val="00597F79"/>
    <w:rsid w:val="005A01C9"/>
    <w:rsid w:val="005A035C"/>
    <w:rsid w:val="005A0543"/>
    <w:rsid w:val="005A07D9"/>
    <w:rsid w:val="005A0C77"/>
    <w:rsid w:val="005A0EB0"/>
    <w:rsid w:val="005A145B"/>
    <w:rsid w:val="005A1485"/>
    <w:rsid w:val="005A14EF"/>
    <w:rsid w:val="005A181B"/>
    <w:rsid w:val="005A18F3"/>
    <w:rsid w:val="005A1E4E"/>
    <w:rsid w:val="005A23C9"/>
    <w:rsid w:val="005A270B"/>
    <w:rsid w:val="005A292A"/>
    <w:rsid w:val="005A2C8E"/>
    <w:rsid w:val="005A2CF6"/>
    <w:rsid w:val="005A36B4"/>
    <w:rsid w:val="005A3B0B"/>
    <w:rsid w:val="005A41A8"/>
    <w:rsid w:val="005A43B5"/>
    <w:rsid w:val="005A490A"/>
    <w:rsid w:val="005A53AF"/>
    <w:rsid w:val="005A5591"/>
    <w:rsid w:val="005A5764"/>
    <w:rsid w:val="005A5CC7"/>
    <w:rsid w:val="005A5D62"/>
    <w:rsid w:val="005A614F"/>
    <w:rsid w:val="005A6597"/>
    <w:rsid w:val="005A66EC"/>
    <w:rsid w:val="005A703E"/>
    <w:rsid w:val="005A7424"/>
    <w:rsid w:val="005A7552"/>
    <w:rsid w:val="005A75DB"/>
    <w:rsid w:val="005A7D64"/>
    <w:rsid w:val="005A7F67"/>
    <w:rsid w:val="005B00C8"/>
    <w:rsid w:val="005B034B"/>
    <w:rsid w:val="005B0755"/>
    <w:rsid w:val="005B1182"/>
    <w:rsid w:val="005B1208"/>
    <w:rsid w:val="005B151D"/>
    <w:rsid w:val="005B1597"/>
    <w:rsid w:val="005B159A"/>
    <w:rsid w:val="005B1DD6"/>
    <w:rsid w:val="005B2C21"/>
    <w:rsid w:val="005B3F28"/>
    <w:rsid w:val="005B4040"/>
    <w:rsid w:val="005B469A"/>
    <w:rsid w:val="005B5335"/>
    <w:rsid w:val="005B5F0C"/>
    <w:rsid w:val="005B65F4"/>
    <w:rsid w:val="005B666C"/>
    <w:rsid w:val="005B6871"/>
    <w:rsid w:val="005B69BE"/>
    <w:rsid w:val="005B6EEB"/>
    <w:rsid w:val="005B6F75"/>
    <w:rsid w:val="005B74AA"/>
    <w:rsid w:val="005B74CE"/>
    <w:rsid w:val="005B774A"/>
    <w:rsid w:val="005B7EB2"/>
    <w:rsid w:val="005C0562"/>
    <w:rsid w:val="005C0943"/>
    <w:rsid w:val="005C0B5B"/>
    <w:rsid w:val="005C124D"/>
    <w:rsid w:val="005C12AA"/>
    <w:rsid w:val="005C132B"/>
    <w:rsid w:val="005C1818"/>
    <w:rsid w:val="005C1A4C"/>
    <w:rsid w:val="005C203B"/>
    <w:rsid w:val="005C293D"/>
    <w:rsid w:val="005C2BA1"/>
    <w:rsid w:val="005C2CE8"/>
    <w:rsid w:val="005C351C"/>
    <w:rsid w:val="005C362A"/>
    <w:rsid w:val="005C4597"/>
    <w:rsid w:val="005C465D"/>
    <w:rsid w:val="005C49E9"/>
    <w:rsid w:val="005C4AAA"/>
    <w:rsid w:val="005C4AEF"/>
    <w:rsid w:val="005C6B78"/>
    <w:rsid w:val="005C70B4"/>
    <w:rsid w:val="005C75DD"/>
    <w:rsid w:val="005C78DF"/>
    <w:rsid w:val="005C79B9"/>
    <w:rsid w:val="005D0BFA"/>
    <w:rsid w:val="005D0C8D"/>
    <w:rsid w:val="005D1002"/>
    <w:rsid w:val="005D15D9"/>
    <w:rsid w:val="005D17DA"/>
    <w:rsid w:val="005D1952"/>
    <w:rsid w:val="005D1E12"/>
    <w:rsid w:val="005D1E97"/>
    <w:rsid w:val="005D2382"/>
    <w:rsid w:val="005D2449"/>
    <w:rsid w:val="005D2A5D"/>
    <w:rsid w:val="005D2E0B"/>
    <w:rsid w:val="005D3295"/>
    <w:rsid w:val="005D33AC"/>
    <w:rsid w:val="005D35BB"/>
    <w:rsid w:val="005D3CC8"/>
    <w:rsid w:val="005D3F22"/>
    <w:rsid w:val="005D4095"/>
    <w:rsid w:val="005D460E"/>
    <w:rsid w:val="005D4633"/>
    <w:rsid w:val="005D496A"/>
    <w:rsid w:val="005D5203"/>
    <w:rsid w:val="005D5342"/>
    <w:rsid w:val="005D5640"/>
    <w:rsid w:val="005D5C07"/>
    <w:rsid w:val="005D626C"/>
    <w:rsid w:val="005D6748"/>
    <w:rsid w:val="005D744D"/>
    <w:rsid w:val="005D7F8B"/>
    <w:rsid w:val="005E0802"/>
    <w:rsid w:val="005E1447"/>
    <w:rsid w:val="005E16CD"/>
    <w:rsid w:val="005E1AD3"/>
    <w:rsid w:val="005E1D3B"/>
    <w:rsid w:val="005E275A"/>
    <w:rsid w:val="005E2A99"/>
    <w:rsid w:val="005E2D0D"/>
    <w:rsid w:val="005E2E19"/>
    <w:rsid w:val="005E318B"/>
    <w:rsid w:val="005E36BC"/>
    <w:rsid w:val="005E3A4F"/>
    <w:rsid w:val="005E3AE2"/>
    <w:rsid w:val="005E3B19"/>
    <w:rsid w:val="005E3D99"/>
    <w:rsid w:val="005E4014"/>
    <w:rsid w:val="005E4282"/>
    <w:rsid w:val="005E4A27"/>
    <w:rsid w:val="005E4A63"/>
    <w:rsid w:val="005E4E1A"/>
    <w:rsid w:val="005E4FB1"/>
    <w:rsid w:val="005E5AA5"/>
    <w:rsid w:val="005E6E28"/>
    <w:rsid w:val="005E6FA0"/>
    <w:rsid w:val="005E7782"/>
    <w:rsid w:val="005E77BE"/>
    <w:rsid w:val="005E7C3C"/>
    <w:rsid w:val="005E7C63"/>
    <w:rsid w:val="005F00EF"/>
    <w:rsid w:val="005F01DA"/>
    <w:rsid w:val="005F03D6"/>
    <w:rsid w:val="005F0439"/>
    <w:rsid w:val="005F20B4"/>
    <w:rsid w:val="005F28E7"/>
    <w:rsid w:val="005F2C7A"/>
    <w:rsid w:val="005F3592"/>
    <w:rsid w:val="005F39EA"/>
    <w:rsid w:val="005F3A89"/>
    <w:rsid w:val="005F3D2A"/>
    <w:rsid w:val="005F40F3"/>
    <w:rsid w:val="005F416E"/>
    <w:rsid w:val="005F467C"/>
    <w:rsid w:val="005F538F"/>
    <w:rsid w:val="005F543A"/>
    <w:rsid w:val="005F5E03"/>
    <w:rsid w:val="005F5F81"/>
    <w:rsid w:val="005F606C"/>
    <w:rsid w:val="005F6DFA"/>
    <w:rsid w:val="005F6E60"/>
    <w:rsid w:val="005F723F"/>
    <w:rsid w:val="005F758B"/>
    <w:rsid w:val="005F7A71"/>
    <w:rsid w:val="005F7BD1"/>
    <w:rsid w:val="00600139"/>
    <w:rsid w:val="0060053E"/>
    <w:rsid w:val="00600B59"/>
    <w:rsid w:val="00600D4A"/>
    <w:rsid w:val="00601189"/>
    <w:rsid w:val="006011AC"/>
    <w:rsid w:val="00601C61"/>
    <w:rsid w:val="00602452"/>
    <w:rsid w:val="006027E5"/>
    <w:rsid w:val="00602BB6"/>
    <w:rsid w:val="006036F5"/>
    <w:rsid w:val="006039B0"/>
    <w:rsid w:val="00603A7B"/>
    <w:rsid w:val="0060423F"/>
    <w:rsid w:val="006042FC"/>
    <w:rsid w:val="0060441F"/>
    <w:rsid w:val="006045AA"/>
    <w:rsid w:val="006045F6"/>
    <w:rsid w:val="00604620"/>
    <w:rsid w:val="0060474E"/>
    <w:rsid w:val="006049FF"/>
    <w:rsid w:val="00604FB6"/>
    <w:rsid w:val="0060597F"/>
    <w:rsid w:val="00605B5B"/>
    <w:rsid w:val="00605BBC"/>
    <w:rsid w:val="00605CFD"/>
    <w:rsid w:val="00605DDE"/>
    <w:rsid w:val="00605ED4"/>
    <w:rsid w:val="00606276"/>
    <w:rsid w:val="006064E2"/>
    <w:rsid w:val="0060670A"/>
    <w:rsid w:val="00606CB9"/>
    <w:rsid w:val="00607365"/>
    <w:rsid w:val="006073ED"/>
    <w:rsid w:val="00607C5F"/>
    <w:rsid w:val="0061034A"/>
    <w:rsid w:val="00610516"/>
    <w:rsid w:val="00610A60"/>
    <w:rsid w:val="00610CD5"/>
    <w:rsid w:val="00611021"/>
    <w:rsid w:val="0061118A"/>
    <w:rsid w:val="00611ABB"/>
    <w:rsid w:val="00611C64"/>
    <w:rsid w:val="00611C96"/>
    <w:rsid w:val="00612267"/>
    <w:rsid w:val="00612473"/>
    <w:rsid w:val="0061249E"/>
    <w:rsid w:val="006124A6"/>
    <w:rsid w:val="006128A0"/>
    <w:rsid w:val="006129C1"/>
    <w:rsid w:val="00612E04"/>
    <w:rsid w:val="00613B04"/>
    <w:rsid w:val="00613CC0"/>
    <w:rsid w:val="0061469B"/>
    <w:rsid w:val="00614EE1"/>
    <w:rsid w:val="006155FD"/>
    <w:rsid w:val="006156D4"/>
    <w:rsid w:val="00615908"/>
    <w:rsid w:val="00615A26"/>
    <w:rsid w:val="00615ECD"/>
    <w:rsid w:val="00615EF2"/>
    <w:rsid w:val="00616061"/>
    <w:rsid w:val="0061611C"/>
    <w:rsid w:val="0061649C"/>
    <w:rsid w:val="0061650A"/>
    <w:rsid w:val="00616BB4"/>
    <w:rsid w:val="00616C02"/>
    <w:rsid w:val="00616D71"/>
    <w:rsid w:val="0061753D"/>
    <w:rsid w:val="006179C3"/>
    <w:rsid w:val="006200B4"/>
    <w:rsid w:val="006205FA"/>
    <w:rsid w:val="00620662"/>
    <w:rsid w:val="00620F36"/>
    <w:rsid w:val="00621432"/>
    <w:rsid w:val="00621C6C"/>
    <w:rsid w:val="00621CD1"/>
    <w:rsid w:val="00621E62"/>
    <w:rsid w:val="0062234A"/>
    <w:rsid w:val="006227ED"/>
    <w:rsid w:val="00622A7B"/>
    <w:rsid w:val="00622B33"/>
    <w:rsid w:val="00622D9D"/>
    <w:rsid w:val="00623754"/>
    <w:rsid w:val="00623984"/>
    <w:rsid w:val="00623CAC"/>
    <w:rsid w:val="00623F7C"/>
    <w:rsid w:val="0062425D"/>
    <w:rsid w:val="0062487A"/>
    <w:rsid w:val="00624B89"/>
    <w:rsid w:val="00624E9F"/>
    <w:rsid w:val="006252FB"/>
    <w:rsid w:val="006254B8"/>
    <w:rsid w:val="00625E74"/>
    <w:rsid w:val="00626269"/>
    <w:rsid w:val="0062637E"/>
    <w:rsid w:val="00627316"/>
    <w:rsid w:val="00627C09"/>
    <w:rsid w:val="006312EF"/>
    <w:rsid w:val="006315A5"/>
    <w:rsid w:val="0063181C"/>
    <w:rsid w:val="00631948"/>
    <w:rsid w:val="00631B66"/>
    <w:rsid w:val="00631C30"/>
    <w:rsid w:val="00631D4E"/>
    <w:rsid w:val="00632432"/>
    <w:rsid w:val="00632795"/>
    <w:rsid w:val="0063304C"/>
    <w:rsid w:val="0063388B"/>
    <w:rsid w:val="00633EDC"/>
    <w:rsid w:val="00633F55"/>
    <w:rsid w:val="00634A0D"/>
    <w:rsid w:val="00634A13"/>
    <w:rsid w:val="00634E27"/>
    <w:rsid w:val="00634E5A"/>
    <w:rsid w:val="00635983"/>
    <w:rsid w:val="00635D49"/>
    <w:rsid w:val="006362BC"/>
    <w:rsid w:val="00636A15"/>
    <w:rsid w:val="0063754E"/>
    <w:rsid w:val="006375D6"/>
    <w:rsid w:val="006377CA"/>
    <w:rsid w:val="00637A9B"/>
    <w:rsid w:val="00637BAC"/>
    <w:rsid w:val="00637BC9"/>
    <w:rsid w:val="00640269"/>
    <w:rsid w:val="006408FE"/>
    <w:rsid w:val="00640A46"/>
    <w:rsid w:val="00640F2C"/>
    <w:rsid w:val="00640F5D"/>
    <w:rsid w:val="0064120D"/>
    <w:rsid w:val="006413A9"/>
    <w:rsid w:val="0064145B"/>
    <w:rsid w:val="00641702"/>
    <w:rsid w:val="0064191E"/>
    <w:rsid w:val="00641B1D"/>
    <w:rsid w:val="00641DE2"/>
    <w:rsid w:val="0064245A"/>
    <w:rsid w:val="006426A3"/>
    <w:rsid w:val="00642843"/>
    <w:rsid w:val="00642B70"/>
    <w:rsid w:val="00642B9A"/>
    <w:rsid w:val="00643C21"/>
    <w:rsid w:val="00643E10"/>
    <w:rsid w:val="00643F1B"/>
    <w:rsid w:val="00645047"/>
    <w:rsid w:val="006454CA"/>
    <w:rsid w:val="00645A7D"/>
    <w:rsid w:val="00645FFB"/>
    <w:rsid w:val="0064686C"/>
    <w:rsid w:val="00646BC1"/>
    <w:rsid w:val="006479E4"/>
    <w:rsid w:val="006504F7"/>
    <w:rsid w:val="006506FC"/>
    <w:rsid w:val="00651614"/>
    <w:rsid w:val="00651B97"/>
    <w:rsid w:val="00651FD3"/>
    <w:rsid w:val="00652184"/>
    <w:rsid w:val="00652B6B"/>
    <w:rsid w:val="00652BC9"/>
    <w:rsid w:val="00652FD6"/>
    <w:rsid w:val="0065327D"/>
    <w:rsid w:val="00653BC6"/>
    <w:rsid w:val="006542FC"/>
    <w:rsid w:val="0065455F"/>
    <w:rsid w:val="006546DA"/>
    <w:rsid w:val="006546EC"/>
    <w:rsid w:val="00654EEE"/>
    <w:rsid w:val="006557E0"/>
    <w:rsid w:val="00655E55"/>
    <w:rsid w:val="00655EDB"/>
    <w:rsid w:val="0065660C"/>
    <w:rsid w:val="006568C4"/>
    <w:rsid w:val="00656B78"/>
    <w:rsid w:val="006575C6"/>
    <w:rsid w:val="00657CEE"/>
    <w:rsid w:val="00657ED9"/>
    <w:rsid w:val="006600A1"/>
    <w:rsid w:val="00660390"/>
    <w:rsid w:val="0066165C"/>
    <w:rsid w:val="006618E6"/>
    <w:rsid w:val="00661F71"/>
    <w:rsid w:val="00662442"/>
    <w:rsid w:val="00662570"/>
    <w:rsid w:val="00662B07"/>
    <w:rsid w:val="00662FEB"/>
    <w:rsid w:val="0066329B"/>
    <w:rsid w:val="00663405"/>
    <w:rsid w:val="0066346E"/>
    <w:rsid w:val="00663FE7"/>
    <w:rsid w:val="006645DF"/>
    <w:rsid w:val="00664666"/>
    <w:rsid w:val="006648EA"/>
    <w:rsid w:val="0066499C"/>
    <w:rsid w:val="00665207"/>
    <w:rsid w:val="006653BF"/>
    <w:rsid w:val="00666451"/>
    <w:rsid w:val="00666575"/>
    <w:rsid w:val="006667CB"/>
    <w:rsid w:val="0066681E"/>
    <w:rsid w:val="00666905"/>
    <w:rsid w:val="00666DF1"/>
    <w:rsid w:val="00667523"/>
    <w:rsid w:val="0066754E"/>
    <w:rsid w:val="006675EC"/>
    <w:rsid w:val="00667733"/>
    <w:rsid w:val="00667F3C"/>
    <w:rsid w:val="00667F8C"/>
    <w:rsid w:val="00667FBB"/>
    <w:rsid w:val="00670969"/>
    <w:rsid w:val="0067098B"/>
    <w:rsid w:val="00670E36"/>
    <w:rsid w:val="00671EB8"/>
    <w:rsid w:val="00672519"/>
    <w:rsid w:val="006728C5"/>
    <w:rsid w:val="0067296F"/>
    <w:rsid w:val="00672AEA"/>
    <w:rsid w:val="00673BEC"/>
    <w:rsid w:val="00673CCA"/>
    <w:rsid w:val="0067408E"/>
    <w:rsid w:val="006744D8"/>
    <w:rsid w:val="0067484F"/>
    <w:rsid w:val="00674BBA"/>
    <w:rsid w:val="00674CBF"/>
    <w:rsid w:val="00674D7F"/>
    <w:rsid w:val="00675386"/>
    <w:rsid w:val="00675900"/>
    <w:rsid w:val="00675ADF"/>
    <w:rsid w:val="00675BD0"/>
    <w:rsid w:val="0067672E"/>
    <w:rsid w:val="006768EC"/>
    <w:rsid w:val="00676B07"/>
    <w:rsid w:val="00676B60"/>
    <w:rsid w:val="00677182"/>
    <w:rsid w:val="0067731B"/>
    <w:rsid w:val="006778B6"/>
    <w:rsid w:val="00677B53"/>
    <w:rsid w:val="00677DCA"/>
    <w:rsid w:val="00677E86"/>
    <w:rsid w:val="00677EFF"/>
    <w:rsid w:val="00680289"/>
    <w:rsid w:val="00680569"/>
    <w:rsid w:val="00680C33"/>
    <w:rsid w:val="00680E43"/>
    <w:rsid w:val="006812CE"/>
    <w:rsid w:val="00682445"/>
    <w:rsid w:val="006824F5"/>
    <w:rsid w:val="00683071"/>
    <w:rsid w:val="00683A59"/>
    <w:rsid w:val="00683B43"/>
    <w:rsid w:val="00683DBD"/>
    <w:rsid w:val="00684057"/>
    <w:rsid w:val="006843B5"/>
    <w:rsid w:val="006846F6"/>
    <w:rsid w:val="006849F4"/>
    <w:rsid w:val="00684A37"/>
    <w:rsid w:val="00684C6C"/>
    <w:rsid w:val="006853CF"/>
    <w:rsid w:val="00685A6F"/>
    <w:rsid w:val="00686184"/>
    <w:rsid w:val="00686193"/>
    <w:rsid w:val="006862A0"/>
    <w:rsid w:val="00686442"/>
    <w:rsid w:val="0068659C"/>
    <w:rsid w:val="0068670F"/>
    <w:rsid w:val="0068686E"/>
    <w:rsid w:val="00686A49"/>
    <w:rsid w:val="00687742"/>
    <w:rsid w:val="00687965"/>
    <w:rsid w:val="00687C4F"/>
    <w:rsid w:val="006902BA"/>
    <w:rsid w:val="0069095D"/>
    <w:rsid w:val="00690E69"/>
    <w:rsid w:val="006917A8"/>
    <w:rsid w:val="00691825"/>
    <w:rsid w:val="006918B8"/>
    <w:rsid w:val="006928BF"/>
    <w:rsid w:val="006928EB"/>
    <w:rsid w:val="006940C9"/>
    <w:rsid w:val="006942EE"/>
    <w:rsid w:val="006943A2"/>
    <w:rsid w:val="00694517"/>
    <w:rsid w:val="00694842"/>
    <w:rsid w:val="00694882"/>
    <w:rsid w:val="006948C7"/>
    <w:rsid w:val="00694B10"/>
    <w:rsid w:val="00696019"/>
    <w:rsid w:val="0069612C"/>
    <w:rsid w:val="006967FB"/>
    <w:rsid w:val="00696986"/>
    <w:rsid w:val="00696AE7"/>
    <w:rsid w:val="00696EF0"/>
    <w:rsid w:val="00697732"/>
    <w:rsid w:val="006977B6"/>
    <w:rsid w:val="00697957"/>
    <w:rsid w:val="00697E0A"/>
    <w:rsid w:val="006A008D"/>
    <w:rsid w:val="006A021C"/>
    <w:rsid w:val="006A05E3"/>
    <w:rsid w:val="006A060F"/>
    <w:rsid w:val="006A0AE5"/>
    <w:rsid w:val="006A0B26"/>
    <w:rsid w:val="006A17CF"/>
    <w:rsid w:val="006A227E"/>
    <w:rsid w:val="006A2965"/>
    <w:rsid w:val="006A2A6A"/>
    <w:rsid w:val="006A3DCC"/>
    <w:rsid w:val="006A3FE1"/>
    <w:rsid w:val="006A550B"/>
    <w:rsid w:val="006A55D6"/>
    <w:rsid w:val="006A5718"/>
    <w:rsid w:val="006A61B7"/>
    <w:rsid w:val="006A62DD"/>
    <w:rsid w:val="006A63FA"/>
    <w:rsid w:val="006A6603"/>
    <w:rsid w:val="006A6845"/>
    <w:rsid w:val="006A6909"/>
    <w:rsid w:val="006A72D0"/>
    <w:rsid w:val="006A75FE"/>
    <w:rsid w:val="006A7B0B"/>
    <w:rsid w:val="006B02E0"/>
    <w:rsid w:val="006B033A"/>
    <w:rsid w:val="006B0571"/>
    <w:rsid w:val="006B07AC"/>
    <w:rsid w:val="006B0BC8"/>
    <w:rsid w:val="006B13A4"/>
    <w:rsid w:val="006B16C3"/>
    <w:rsid w:val="006B1CB0"/>
    <w:rsid w:val="006B1D75"/>
    <w:rsid w:val="006B24B6"/>
    <w:rsid w:val="006B293D"/>
    <w:rsid w:val="006B2C42"/>
    <w:rsid w:val="006B359E"/>
    <w:rsid w:val="006B3611"/>
    <w:rsid w:val="006B36FB"/>
    <w:rsid w:val="006B376B"/>
    <w:rsid w:val="006B3A5B"/>
    <w:rsid w:val="006B3BFF"/>
    <w:rsid w:val="006B3C70"/>
    <w:rsid w:val="006B3E9C"/>
    <w:rsid w:val="006B47A1"/>
    <w:rsid w:val="006B4A2C"/>
    <w:rsid w:val="006B4F50"/>
    <w:rsid w:val="006B515E"/>
    <w:rsid w:val="006B52EF"/>
    <w:rsid w:val="006B5BBD"/>
    <w:rsid w:val="006B651C"/>
    <w:rsid w:val="006B6591"/>
    <w:rsid w:val="006B6C37"/>
    <w:rsid w:val="006B6D0E"/>
    <w:rsid w:val="006B753F"/>
    <w:rsid w:val="006B7979"/>
    <w:rsid w:val="006B7AE3"/>
    <w:rsid w:val="006C03EA"/>
    <w:rsid w:val="006C0914"/>
    <w:rsid w:val="006C142D"/>
    <w:rsid w:val="006C17BD"/>
    <w:rsid w:val="006C1899"/>
    <w:rsid w:val="006C1948"/>
    <w:rsid w:val="006C19A4"/>
    <w:rsid w:val="006C1B4C"/>
    <w:rsid w:val="006C222B"/>
    <w:rsid w:val="006C31BF"/>
    <w:rsid w:val="006C3366"/>
    <w:rsid w:val="006C33F1"/>
    <w:rsid w:val="006C345D"/>
    <w:rsid w:val="006C368C"/>
    <w:rsid w:val="006C38DC"/>
    <w:rsid w:val="006C4163"/>
    <w:rsid w:val="006C4495"/>
    <w:rsid w:val="006C44D4"/>
    <w:rsid w:val="006C47A5"/>
    <w:rsid w:val="006C4C6C"/>
    <w:rsid w:val="006C5535"/>
    <w:rsid w:val="006C5BB1"/>
    <w:rsid w:val="006C5C11"/>
    <w:rsid w:val="006C5E46"/>
    <w:rsid w:val="006C5EF7"/>
    <w:rsid w:val="006C6039"/>
    <w:rsid w:val="006C60C6"/>
    <w:rsid w:val="006C6325"/>
    <w:rsid w:val="006C6355"/>
    <w:rsid w:val="006C6406"/>
    <w:rsid w:val="006C6A35"/>
    <w:rsid w:val="006C711E"/>
    <w:rsid w:val="006C7BEC"/>
    <w:rsid w:val="006D030C"/>
    <w:rsid w:val="006D0A6C"/>
    <w:rsid w:val="006D0C8A"/>
    <w:rsid w:val="006D0E34"/>
    <w:rsid w:val="006D12EF"/>
    <w:rsid w:val="006D1868"/>
    <w:rsid w:val="006D1FB3"/>
    <w:rsid w:val="006D214D"/>
    <w:rsid w:val="006D2877"/>
    <w:rsid w:val="006D288A"/>
    <w:rsid w:val="006D2FB7"/>
    <w:rsid w:val="006D3516"/>
    <w:rsid w:val="006D3527"/>
    <w:rsid w:val="006D3776"/>
    <w:rsid w:val="006D3AD9"/>
    <w:rsid w:val="006D3D1D"/>
    <w:rsid w:val="006D436B"/>
    <w:rsid w:val="006D4435"/>
    <w:rsid w:val="006D44E9"/>
    <w:rsid w:val="006D4C8A"/>
    <w:rsid w:val="006D515D"/>
    <w:rsid w:val="006D5284"/>
    <w:rsid w:val="006D56C6"/>
    <w:rsid w:val="006D5E1D"/>
    <w:rsid w:val="006D7396"/>
    <w:rsid w:val="006D7578"/>
    <w:rsid w:val="006D78BC"/>
    <w:rsid w:val="006E004E"/>
    <w:rsid w:val="006E041E"/>
    <w:rsid w:val="006E0762"/>
    <w:rsid w:val="006E0A54"/>
    <w:rsid w:val="006E0B18"/>
    <w:rsid w:val="006E11A8"/>
    <w:rsid w:val="006E121E"/>
    <w:rsid w:val="006E213C"/>
    <w:rsid w:val="006E25A5"/>
    <w:rsid w:val="006E2C06"/>
    <w:rsid w:val="006E2F29"/>
    <w:rsid w:val="006E4A33"/>
    <w:rsid w:val="006E4D70"/>
    <w:rsid w:val="006E5033"/>
    <w:rsid w:val="006E515B"/>
    <w:rsid w:val="006E5176"/>
    <w:rsid w:val="006E51AB"/>
    <w:rsid w:val="006E5241"/>
    <w:rsid w:val="006E6151"/>
    <w:rsid w:val="006E6255"/>
    <w:rsid w:val="006E62E2"/>
    <w:rsid w:val="006E643E"/>
    <w:rsid w:val="006E652A"/>
    <w:rsid w:val="006E66E5"/>
    <w:rsid w:val="006E71CB"/>
    <w:rsid w:val="006E7F0D"/>
    <w:rsid w:val="006F0471"/>
    <w:rsid w:val="006F06C8"/>
    <w:rsid w:val="006F11AB"/>
    <w:rsid w:val="006F1269"/>
    <w:rsid w:val="006F14AC"/>
    <w:rsid w:val="006F1518"/>
    <w:rsid w:val="006F1A39"/>
    <w:rsid w:val="006F1ABA"/>
    <w:rsid w:val="006F2165"/>
    <w:rsid w:val="006F2526"/>
    <w:rsid w:val="006F267A"/>
    <w:rsid w:val="006F2A5E"/>
    <w:rsid w:val="006F2AFC"/>
    <w:rsid w:val="006F437E"/>
    <w:rsid w:val="006F45D5"/>
    <w:rsid w:val="006F49D3"/>
    <w:rsid w:val="006F4C18"/>
    <w:rsid w:val="006F5CC5"/>
    <w:rsid w:val="006F6FEB"/>
    <w:rsid w:val="006F7633"/>
    <w:rsid w:val="006F76FC"/>
    <w:rsid w:val="006F7A96"/>
    <w:rsid w:val="00700172"/>
    <w:rsid w:val="0070088F"/>
    <w:rsid w:val="00700BB0"/>
    <w:rsid w:val="00700D98"/>
    <w:rsid w:val="00700FE4"/>
    <w:rsid w:val="00701278"/>
    <w:rsid w:val="007016BB"/>
    <w:rsid w:val="00701C26"/>
    <w:rsid w:val="00701EF1"/>
    <w:rsid w:val="0070222D"/>
    <w:rsid w:val="007029B9"/>
    <w:rsid w:val="00702D3A"/>
    <w:rsid w:val="00703BB9"/>
    <w:rsid w:val="00704F7B"/>
    <w:rsid w:val="007053C7"/>
    <w:rsid w:val="007055EA"/>
    <w:rsid w:val="00705606"/>
    <w:rsid w:val="0070569F"/>
    <w:rsid w:val="007056DA"/>
    <w:rsid w:val="00705B8C"/>
    <w:rsid w:val="00706F1F"/>
    <w:rsid w:val="00707128"/>
    <w:rsid w:val="007076FF"/>
    <w:rsid w:val="007077F2"/>
    <w:rsid w:val="00707E6D"/>
    <w:rsid w:val="007108FE"/>
    <w:rsid w:val="00710AA8"/>
    <w:rsid w:val="00710B0F"/>
    <w:rsid w:val="00711309"/>
    <w:rsid w:val="007114B3"/>
    <w:rsid w:val="007114B6"/>
    <w:rsid w:val="00711837"/>
    <w:rsid w:val="00711D9E"/>
    <w:rsid w:val="00712654"/>
    <w:rsid w:val="007127E9"/>
    <w:rsid w:val="007132C4"/>
    <w:rsid w:val="007138C2"/>
    <w:rsid w:val="00713CDC"/>
    <w:rsid w:val="00713E38"/>
    <w:rsid w:val="00713E8B"/>
    <w:rsid w:val="0071440F"/>
    <w:rsid w:val="00714657"/>
    <w:rsid w:val="007146DC"/>
    <w:rsid w:val="007148C0"/>
    <w:rsid w:val="00714E59"/>
    <w:rsid w:val="00715126"/>
    <w:rsid w:val="007155D2"/>
    <w:rsid w:val="00715A21"/>
    <w:rsid w:val="00715F6D"/>
    <w:rsid w:val="00716817"/>
    <w:rsid w:val="007175BE"/>
    <w:rsid w:val="00717BCC"/>
    <w:rsid w:val="00720CF6"/>
    <w:rsid w:val="00720FDD"/>
    <w:rsid w:val="00721177"/>
    <w:rsid w:val="0072166C"/>
    <w:rsid w:val="00722320"/>
    <w:rsid w:val="00722BFC"/>
    <w:rsid w:val="00722E9B"/>
    <w:rsid w:val="00722ED1"/>
    <w:rsid w:val="00722FBC"/>
    <w:rsid w:val="007231A9"/>
    <w:rsid w:val="007232FA"/>
    <w:rsid w:val="00723A97"/>
    <w:rsid w:val="00723EC1"/>
    <w:rsid w:val="00724EAE"/>
    <w:rsid w:val="007256A9"/>
    <w:rsid w:val="00725AEA"/>
    <w:rsid w:val="007266C9"/>
    <w:rsid w:val="0072688F"/>
    <w:rsid w:val="00727703"/>
    <w:rsid w:val="00727797"/>
    <w:rsid w:val="00727A3D"/>
    <w:rsid w:val="00727A77"/>
    <w:rsid w:val="00727CEC"/>
    <w:rsid w:val="00731CFE"/>
    <w:rsid w:val="00731E14"/>
    <w:rsid w:val="00731F73"/>
    <w:rsid w:val="00732416"/>
    <w:rsid w:val="00732A4F"/>
    <w:rsid w:val="00732D91"/>
    <w:rsid w:val="00732E15"/>
    <w:rsid w:val="00732E5E"/>
    <w:rsid w:val="00733250"/>
    <w:rsid w:val="007335BB"/>
    <w:rsid w:val="0073392D"/>
    <w:rsid w:val="00733ADD"/>
    <w:rsid w:val="007344F4"/>
    <w:rsid w:val="00734EDF"/>
    <w:rsid w:val="0073556D"/>
    <w:rsid w:val="007355E2"/>
    <w:rsid w:val="00735904"/>
    <w:rsid w:val="00735D87"/>
    <w:rsid w:val="00735F28"/>
    <w:rsid w:val="00735F94"/>
    <w:rsid w:val="0073619D"/>
    <w:rsid w:val="00736EBA"/>
    <w:rsid w:val="00737317"/>
    <w:rsid w:val="00737458"/>
    <w:rsid w:val="007378DE"/>
    <w:rsid w:val="007379FD"/>
    <w:rsid w:val="00737BEE"/>
    <w:rsid w:val="00737EAB"/>
    <w:rsid w:val="007401B5"/>
    <w:rsid w:val="007402C1"/>
    <w:rsid w:val="00740305"/>
    <w:rsid w:val="007403D4"/>
    <w:rsid w:val="0074044C"/>
    <w:rsid w:val="00740515"/>
    <w:rsid w:val="007423E9"/>
    <w:rsid w:val="007429CC"/>
    <w:rsid w:val="00742CD3"/>
    <w:rsid w:val="00742F5E"/>
    <w:rsid w:val="00742FAD"/>
    <w:rsid w:val="007432E7"/>
    <w:rsid w:val="00743476"/>
    <w:rsid w:val="00743674"/>
    <w:rsid w:val="007437E4"/>
    <w:rsid w:val="00743953"/>
    <w:rsid w:val="00744092"/>
    <w:rsid w:val="0074468E"/>
    <w:rsid w:val="007447C6"/>
    <w:rsid w:val="007447D1"/>
    <w:rsid w:val="00744CA1"/>
    <w:rsid w:val="00744CD3"/>
    <w:rsid w:val="007451CA"/>
    <w:rsid w:val="00745D70"/>
    <w:rsid w:val="007468BE"/>
    <w:rsid w:val="00746E77"/>
    <w:rsid w:val="00747108"/>
    <w:rsid w:val="007474A5"/>
    <w:rsid w:val="00747CE9"/>
    <w:rsid w:val="0075014C"/>
    <w:rsid w:val="007505F5"/>
    <w:rsid w:val="00750B65"/>
    <w:rsid w:val="00751592"/>
    <w:rsid w:val="007516EF"/>
    <w:rsid w:val="007517AA"/>
    <w:rsid w:val="00751CD7"/>
    <w:rsid w:val="00752786"/>
    <w:rsid w:val="00752811"/>
    <w:rsid w:val="00752B3B"/>
    <w:rsid w:val="00752D72"/>
    <w:rsid w:val="00752DD6"/>
    <w:rsid w:val="00752FB9"/>
    <w:rsid w:val="0075333D"/>
    <w:rsid w:val="00753932"/>
    <w:rsid w:val="00754198"/>
    <w:rsid w:val="00754223"/>
    <w:rsid w:val="00754D06"/>
    <w:rsid w:val="00755352"/>
    <w:rsid w:val="00755B69"/>
    <w:rsid w:val="0075607F"/>
    <w:rsid w:val="007565DD"/>
    <w:rsid w:val="00756673"/>
    <w:rsid w:val="007566D8"/>
    <w:rsid w:val="0075683F"/>
    <w:rsid w:val="00756AF4"/>
    <w:rsid w:val="00756CAC"/>
    <w:rsid w:val="007573ED"/>
    <w:rsid w:val="0075758B"/>
    <w:rsid w:val="00757730"/>
    <w:rsid w:val="0075794B"/>
    <w:rsid w:val="00757A38"/>
    <w:rsid w:val="00757E05"/>
    <w:rsid w:val="007600B4"/>
    <w:rsid w:val="00760382"/>
    <w:rsid w:val="0076063F"/>
    <w:rsid w:val="007609F6"/>
    <w:rsid w:val="00760E1F"/>
    <w:rsid w:val="00760F70"/>
    <w:rsid w:val="007610BB"/>
    <w:rsid w:val="0076136F"/>
    <w:rsid w:val="007616D0"/>
    <w:rsid w:val="007617CB"/>
    <w:rsid w:val="00761B47"/>
    <w:rsid w:val="00762121"/>
    <w:rsid w:val="0076289C"/>
    <w:rsid w:val="007628A4"/>
    <w:rsid w:val="00762B53"/>
    <w:rsid w:val="00762ECF"/>
    <w:rsid w:val="00762F24"/>
    <w:rsid w:val="0076301E"/>
    <w:rsid w:val="007660A4"/>
    <w:rsid w:val="0076611F"/>
    <w:rsid w:val="007669F6"/>
    <w:rsid w:val="00766C0F"/>
    <w:rsid w:val="00767763"/>
    <w:rsid w:val="007679E9"/>
    <w:rsid w:val="00767D7C"/>
    <w:rsid w:val="00770499"/>
    <w:rsid w:val="00770843"/>
    <w:rsid w:val="00770D16"/>
    <w:rsid w:val="00770F07"/>
    <w:rsid w:val="00770F9A"/>
    <w:rsid w:val="007713A4"/>
    <w:rsid w:val="007715B1"/>
    <w:rsid w:val="007718A9"/>
    <w:rsid w:val="00771E60"/>
    <w:rsid w:val="00771EC2"/>
    <w:rsid w:val="00771FB0"/>
    <w:rsid w:val="007722EF"/>
    <w:rsid w:val="00772483"/>
    <w:rsid w:val="007727E2"/>
    <w:rsid w:val="00772E9B"/>
    <w:rsid w:val="00773285"/>
    <w:rsid w:val="00773575"/>
    <w:rsid w:val="0077383B"/>
    <w:rsid w:val="00773DCB"/>
    <w:rsid w:val="007743EE"/>
    <w:rsid w:val="007744C6"/>
    <w:rsid w:val="00774DA0"/>
    <w:rsid w:val="007754E0"/>
    <w:rsid w:val="00775A1C"/>
    <w:rsid w:val="00775FBF"/>
    <w:rsid w:val="0077696D"/>
    <w:rsid w:val="00777495"/>
    <w:rsid w:val="0077759C"/>
    <w:rsid w:val="007802EA"/>
    <w:rsid w:val="007806F0"/>
    <w:rsid w:val="00780748"/>
    <w:rsid w:val="007814DA"/>
    <w:rsid w:val="0078171F"/>
    <w:rsid w:val="0078177E"/>
    <w:rsid w:val="007818CF"/>
    <w:rsid w:val="00781C30"/>
    <w:rsid w:val="00781EC4"/>
    <w:rsid w:val="00782003"/>
    <w:rsid w:val="007831BB"/>
    <w:rsid w:val="007831EC"/>
    <w:rsid w:val="00783A1D"/>
    <w:rsid w:val="00783BF0"/>
    <w:rsid w:val="0078464D"/>
    <w:rsid w:val="00784CF9"/>
    <w:rsid w:val="00784FC3"/>
    <w:rsid w:val="00785CC3"/>
    <w:rsid w:val="007864EB"/>
    <w:rsid w:val="00786687"/>
    <w:rsid w:val="0078692D"/>
    <w:rsid w:val="007870DE"/>
    <w:rsid w:val="00787B2A"/>
    <w:rsid w:val="00790823"/>
    <w:rsid w:val="00790EC4"/>
    <w:rsid w:val="007916D5"/>
    <w:rsid w:val="00791923"/>
    <w:rsid w:val="00791A10"/>
    <w:rsid w:val="007925D4"/>
    <w:rsid w:val="00792B5D"/>
    <w:rsid w:val="00792C3F"/>
    <w:rsid w:val="00792E15"/>
    <w:rsid w:val="00793D2B"/>
    <w:rsid w:val="00794412"/>
    <w:rsid w:val="00794700"/>
    <w:rsid w:val="00794911"/>
    <w:rsid w:val="00794CB6"/>
    <w:rsid w:val="00795367"/>
    <w:rsid w:val="00795B69"/>
    <w:rsid w:val="0079621A"/>
    <w:rsid w:val="00796316"/>
    <w:rsid w:val="0079645D"/>
    <w:rsid w:val="0079709F"/>
    <w:rsid w:val="007976C0"/>
    <w:rsid w:val="00797AEC"/>
    <w:rsid w:val="00797BE8"/>
    <w:rsid w:val="00797BFF"/>
    <w:rsid w:val="007A0696"/>
    <w:rsid w:val="007A0A77"/>
    <w:rsid w:val="007A0DE8"/>
    <w:rsid w:val="007A1455"/>
    <w:rsid w:val="007A15BD"/>
    <w:rsid w:val="007A2048"/>
    <w:rsid w:val="007A2128"/>
    <w:rsid w:val="007A249A"/>
    <w:rsid w:val="007A321A"/>
    <w:rsid w:val="007A3534"/>
    <w:rsid w:val="007A3660"/>
    <w:rsid w:val="007A36C2"/>
    <w:rsid w:val="007A38C3"/>
    <w:rsid w:val="007A3E97"/>
    <w:rsid w:val="007A44DE"/>
    <w:rsid w:val="007A49C2"/>
    <w:rsid w:val="007A4FD3"/>
    <w:rsid w:val="007A5562"/>
    <w:rsid w:val="007A5E4A"/>
    <w:rsid w:val="007A6041"/>
    <w:rsid w:val="007A62B2"/>
    <w:rsid w:val="007A64A2"/>
    <w:rsid w:val="007A743C"/>
    <w:rsid w:val="007A779A"/>
    <w:rsid w:val="007A7D7E"/>
    <w:rsid w:val="007B0278"/>
    <w:rsid w:val="007B043B"/>
    <w:rsid w:val="007B0E0D"/>
    <w:rsid w:val="007B137B"/>
    <w:rsid w:val="007B1547"/>
    <w:rsid w:val="007B1C96"/>
    <w:rsid w:val="007B2C5B"/>
    <w:rsid w:val="007B2E5C"/>
    <w:rsid w:val="007B300C"/>
    <w:rsid w:val="007B42C0"/>
    <w:rsid w:val="007B4629"/>
    <w:rsid w:val="007B46D1"/>
    <w:rsid w:val="007B4FE7"/>
    <w:rsid w:val="007B5839"/>
    <w:rsid w:val="007B5A3F"/>
    <w:rsid w:val="007B5A8E"/>
    <w:rsid w:val="007B5B3E"/>
    <w:rsid w:val="007B5E79"/>
    <w:rsid w:val="007B6066"/>
    <w:rsid w:val="007B63FD"/>
    <w:rsid w:val="007B6988"/>
    <w:rsid w:val="007B6AE3"/>
    <w:rsid w:val="007B78D0"/>
    <w:rsid w:val="007B78EA"/>
    <w:rsid w:val="007B7A6D"/>
    <w:rsid w:val="007B7B3C"/>
    <w:rsid w:val="007B7DE7"/>
    <w:rsid w:val="007B7EF4"/>
    <w:rsid w:val="007C05ED"/>
    <w:rsid w:val="007C0E4B"/>
    <w:rsid w:val="007C1456"/>
    <w:rsid w:val="007C183B"/>
    <w:rsid w:val="007C19BA"/>
    <w:rsid w:val="007C1AA7"/>
    <w:rsid w:val="007C20ED"/>
    <w:rsid w:val="007C24AF"/>
    <w:rsid w:val="007C2C1C"/>
    <w:rsid w:val="007C2EAD"/>
    <w:rsid w:val="007C30D7"/>
    <w:rsid w:val="007C3487"/>
    <w:rsid w:val="007C3B5C"/>
    <w:rsid w:val="007C3F89"/>
    <w:rsid w:val="007C40F3"/>
    <w:rsid w:val="007C435D"/>
    <w:rsid w:val="007C5026"/>
    <w:rsid w:val="007C515E"/>
    <w:rsid w:val="007C55E3"/>
    <w:rsid w:val="007C5AAD"/>
    <w:rsid w:val="007C5B4B"/>
    <w:rsid w:val="007C686B"/>
    <w:rsid w:val="007C7FFB"/>
    <w:rsid w:val="007D021F"/>
    <w:rsid w:val="007D0368"/>
    <w:rsid w:val="007D0604"/>
    <w:rsid w:val="007D0A46"/>
    <w:rsid w:val="007D10C1"/>
    <w:rsid w:val="007D1108"/>
    <w:rsid w:val="007D17C1"/>
    <w:rsid w:val="007D1BB9"/>
    <w:rsid w:val="007D1D02"/>
    <w:rsid w:val="007D2063"/>
    <w:rsid w:val="007D24C3"/>
    <w:rsid w:val="007D2801"/>
    <w:rsid w:val="007D2C67"/>
    <w:rsid w:val="007D2E68"/>
    <w:rsid w:val="007D3038"/>
    <w:rsid w:val="007D304B"/>
    <w:rsid w:val="007D3368"/>
    <w:rsid w:val="007D3EE1"/>
    <w:rsid w:val="007D4900"/>
    <w:rsid w:val="007D4A66"/>
    <w:rsid w:val="007D5FBF"/>
    <w:rsid w:val="007D622C"/>
    <w:rsid w:val="007D624F"/>
    <w:rsid w:val="007D6489"/>
    <w:rsid w:val="007D67C3"/>
    <w:rsid w:val="007D6F32"/>
    <w:rsid w:val="007D74D6"/>
    <w:rsid w:val="007D7B6A"/>
    <w:rsid w:val="007D7EF9"/>
    <w:rsid w:val="007D7F13"/>
    <w:rsid w:val="007E0237"/>
    <w:rsid w:val="007E0524"/>
    <w:rsid w:val="007E0EAA"/>
    <w:rsid w:val="007E0ED7"/>
    <w:rsid w:val="007E1368"/>
    <w:rsid w:val="007E17F5"/>
    <w:rsid w:val="007E1DB4"/>
    <w:rsid w:val="007E255F"/>
    <w:rsid w:val="007E2ECE"/>
    <w:rsid w:val="007E39A0"/>
    <w:rsid w:val="007E3BB6"/>
    <w:rsid w:val="007E3F11"/>
    <w:rsid w:val="007E4050"/>
    <w:rsid w:val="007E4621"/>
    <w:rsid w:val="007E466C"/>
    <w:rsid w:val="007E4A01"/>
    <w:rsid w:val="007E4D6E"/>
    <w:rsid w:val="007E50A1"/>
    <w:rsid w:val="007E531A"/>
    <w:rsid w:val="007E533B"/>
    <w:rsid w:val="007E57C5"/>
    <w:rsid w:val="007E5E7C"/>
    <w:rsid w:val="007E61E6"/>
    <w:rsid w:val="007E6600"/>
    <w:rsid w:val="007E6796"/>
    <w:rsid w:val="007E6DB0"/>
    <w:rsid w:val="007E74B2"/>
    <w:rsid w:val="007E7D5F"/>
    <w:rsid w:val="007F0227"/>
    <w:rsid w:val="007F0D7C"/>
    <w:rsid w:val="007F18FD"/>
    <w:rsid w:val="007F19AE"/>
    <w:rsid w:val="007F1ABA"/>
    <w:rsid w:val="007F1D8E"/>
    <w:rsid w:val="007F1FAE"/>
    <w:rsid w:val="007F2A4E"/>
    <w:rsid w:val="007F2C47"/>
    <w:rsid w:val="007F2D8D"/>
    <w:rsid w:val="007F2F8D"/>
    <w:rsid w:val="007F3158"/>
    <w:rsid w:val="007F3329"/>
    <w:rsid w:val="007F3C6B"/>
    <w:rsid w:val="007F3F12"/>
    <w:rsid w:val="007F3F28"/>
    <w:rsid w:val="007F41DA"/>
    <w:rsid w:val="007F4C1E"/>
    <w:rsid w:val="007F4F16"/>
    <w:rsid w:val="007F5294"/>
    <w:rsid w:val="007F57F8"/>
    <w:rsid w:val="007F6AAC"/>
    <w:rsid w:val="007F777C"/>
    <w:rsid w:val="007F7855"/>
    <w:rsid w:val="007F786D"/>
    <w:rsid w:val="007F7B1C"/>
    <w:rsid w:val="007F7C5B"/>
    <w:rsid w:val="008008E4"/>
    <w:rsid w:val="00800B97"/>
    <w:rsid w:val="00800BC3"/>
    <w:rsid w:val="008011C6"/>
    <w:rsid w:val="0080126A"/>
    <w:rsid w:val="00801BE3"/>
    <w:rsid w:val="00801F5A"/>
    <w:rsid w:val="00802445"/>
    <w:rsid w:val="00802879"/>
    <w:rsid w:val="00802BA0"/>
    <w:rsid w:val="008037F4"/>
    <w:rsid w:val="00803871"/>
    <w:rsid w:val="00803A32"/>
    <w:rsid w:val="00803A8F"/>
    <w:rsid w:val="008049AA"/>
    <w:rsid w:val="0080519E"/>
    <w:rsid w:val="0080523D"/>
    <w:rsid w:val="00805526"/>
    <w:rsid w:val="008056D5"/>
    <w:rsid w:val="00805A86"/>
    <w:rsid w:val="00805BD2"/>
    <w:rsid w:val="00805F99"/>
    <w:rsid w:val="00806034"/>
    <w:rsid w:val="0080614B"/>
    <w:rsid w:val="008063A8"/>
    <w:rsid w:val="00806C44"/>
    <w:rsid w:val="00807178"/>
    <w:rsid w:val="00807482"/>
    <w:rsid w:val="00807AB4"/>
    <w:rsid w:val="00810B71"/>
    <w:rsid w:val="00811E8F"/>
    <w:rsid w:val="00812DDE"/>
    <w:rsid w:val="00812E18"/>
    <w:rsid w:val="008131A1"/>
    <w:rsid w:val="00813470"/>
    <w:rsid w:val="00813B5D"/>
    <w:rsid w:val="00814B24"/>
    <w:rsid w:val="00814FB7"/>
    <w:rsid w:val="0081589C"/>
    <w:rsid w:val="008158F7"/>
    <w:rsid w:val="00816C29"/>
    <w:rsid w:val="00816C8F"/>
    <w:rsid w:val="00817C83"/>
    <w:rsid w:val="008201AE"/>
    <w:rsid w:val="0082022B"/>
    <w:rsid w:val="008206AE"/>
    <w:rsid w:val="00820B27"/>
    <w:rsid w:val="00821010"/>
    <w:rsid w:val="008212F0"/>
    <w:rsid w:val="008219F9"/>
    <w:rsid w:val="0082215F"/>
    <w:rsid w:val="00822513"/>
    <w:rsid w:val="008225FF"/>
    <w:rsid w:val="008227C9"/>
    <w:rsid w:val="00822ADE"/>
    <w:rsid w:val="00822C50"/>
    <w:rsid w:val="00822D46"/>
    <w:rsid w:val="00823044"/>
    <w:rsid w:val="00823334"/>
    <w:rsid w:val="00823611"/>
    <w:rsid w:val="00823700"/>
    <w:rsid w:val="00823BF2"/>
    <w:rsid w:val="00824121"/>
    <w:rsid w:val="00824CFF"/>
    <w:rsid w:val="008250ED"/>
    <w:rsid w:val="0082539C"/>
    <w:rsid w:val="00825CD9"/>
    <w:rsid w:val="00825D32"/>
    <w:rsid w:val="00826259"/>
    <w:rsid w:val="00826873"/>
    <w:rsid w:val="008274F9"/>
    <w:rsid w:val="00827B31"/>
    <w:rsid w:val="00827CE5"/>
    <w:rsid w:val="00827E86"/>
    <w:rsid w:val="00830068"/>
    <w:rsid w:val="00830484"/>
    <w:rsid w:val="0083048F"/>
    <w:rsid w:val="0083052B"/>
    <w:rsid w:val="008307D4"/>
    <w:rsid w:val="008308C2"/>
    <w:rsid w:val="008314FA"/>
    <w:rsid w:val="00831A03"/>
    <w:rsid w:val="0083211D"/>
    <w:rsid w:val="008328F2"/>
    <w:rsid w:val="00832C06"/>
    <w:rsid w:val="008334B2"/>
    <w:rsid w:val="008335CC"/>
    <w:rsid w:val="0083404D"/>
    <w:rsid w:val="008343C1"/>
    <w:rsid w:val="0083452A"/>
    <w:rsid w:val="00834691"/>
    <w:rsid w:val="0083481A"/>
    <w:rsid w:val="0083494A"/>
    <w:rsid w:val="00834B34"/>
    <w:rsid w:val="00834F88"/>
    <w:rsid w:val="008358ED"/>
    <w:rsid w:val="00835E1F"/>
    <w:rsid w:val="00835E5A"/>
    <w:rsid w:val="00835E88"/>
    <w:rsid w:val="0083691E"/>
    <w:rsid w:val="008372FE"/>
    <w:rsid w:val="008373AF"/>
    <w:rsid w:val="008375A0"/>
    <w:rsid w:val="0084014F"/>
    <w:rsid w:val="00840326"/>
    <w:rsid w:val="0084098C"/>
    <w:rsid w:val="00841055"/>
    <w:rsid w:val="008415B7"/>
    <w:rsid w:val="0084193A"/>
    <w:rsid w:val="00841D09"/>
    <w:rsid w:val="00841D16"/>
    <w:rsid w:val="00841D45"/>
    <w:rsid w:val="00842254"/>
    <w:rsid w:val="00842606"/>
    <w:rsid w:val="0084282F"/>
    <w:rsid w:val="00842D6F"/>
    <w:rsid w:val="00842F74"/>
    <w:rsid w:val="008434A6"/>
    <w:rsid w:val="0084387A"/>
    <w:rsid w:val="0084441B"/>
    <w:rsid w:val="00845416"/>
    <w:rsid w:val="00845551"/>
    <w:rsid w:val="008455C2"/>
    <w:rsid w:val="0084566F"/>
    <w:rsid w:val="00845722"/>
    <w:rsid w:val="008457FB"/>
    <w:rsid w:val="00845AE7"/>
    <w:rsid w:val="00845B83"/>
    <w:rsid w:val="00846714"/>
    <w:rsid w:val="00847482"/>
    <w:rsid w:val="00847B2F"/>
    <w:rsid w:val="00847C6A"/>
    <w:rsid w:val="008501C7"/>
    <w:rsid w:val="00850503"/>
    <w:rsid w:val="008506C8"/>
    <w:rsid w:val="008508A1"/>
    <w:rsid w:val="00850E98"/>
    <w:rsid w:val="0085130A"/>
    <w:rsid w:val="00851B6F"/>
    <w:rsid w:val="00852525"/>
    <w:rsid w:val="008527A3"/>
    <w:rsid w:val="00852B8E"/>
    <w:rsid w:val="0085340E"/>
    <w:rsid w:val="00853853"/>
    <w:rsid w:val="00853879"/>
    <w:rsid w:val="00853E8E"/>
    <w:rsid w:val="00854150"/>
    <w:rsid w:val="008542E9"/>
    <w:rsid w:val="008547E0"/>
    <w:rsid w:val="00854B1C"/>
    <w:rsid w:val="00854B78"/>
    <w:rsid w:val="00854D8E"/>
    <w:rsid w:val="00854E49"/>
    <w:rsid w:val="00855789"/>
    <w:rsid w:val="0085597D"/>
    <w:rsid w:val="00855B6F"/>
    <w:rsid w:val="00855F9B"/>
    <w:rsid w:val="0085656A"/>
    <w:rsid w:val="008565C8"/>
    <w:rsid w:val="00856F88"/>
    <w:rsid w:val="0085751E"/>
    <w:rsid w:val="008576A9"/>
    <w:rsid w:val="00857768"/>
    <w:rsid w:val="00857919"/>
    <w:rsid w:val="0086100C"/>
    <w:rsid w:val="00861946"/>
    <w:rsid w:val="00861D0F"/>
    <w:rsid w:val="00861D7A"/>
    <w:rsid w:val="008628E5"/>
    <w:rsid w:val="00862BBB"/>
    <w:rsid w:val="00863071"/>
    <w:rsid w:val="00863205"/>
    <w:rsid w:val="00864379"/>
    <w:rsid w:val="00864A75"/>
    <w:rsid w:val="00864CB2"/>
    <w:rsid w:val="00865F55"/>
    <w:rsid w:val="00866697"/>
    <w:rsid w:val="0086669B"/>
    <w:rsid w:val="0086711B"/>
    <w:rsid w:val="00867660"/>
    <w:rsid w:val="00867953"/>
    <w:rsid w:val="008707D7"/>
    <w:rsid w:val="0087097D"/>
    <w:rsid w:val="0087102B"/>
    <w:rsid w:val="00871909"/>
    <w:rsid w:val="00871A4D"/>
    <w:rsid w:val="00871E71"/>
    <w:rsid w:val="0087271D"/>
    <w:rsid w:val="00872B76"/>
    <w:rsid w:val="0087319F"/>
    <w:rsid w:val="00873253"/>
    <w:rsid w:val="008735AD"/>
    <w:rsid w:val="008736F6"/>
    <w:rsid w:val="00873E82"/>
    <w:rsid w:val="0087452B"/>
    <w:rsid w:val="00874B39"/>
    <w:rsid w:val="00875925"/>
    <w:rsid w:val="00875927"/>
    <w:rsid w:val="00875A8F"/>
    <w:rsid w:val="00875E50"/>
    <w:rsid w:val="0087618C"/>
    <w:rsid w:val="00877593"/>
    <w:rsid w:val="00877BAA"/>
    <w:rsid w:val="0088018E"/>
    <w:rsid w:val="00880352"/>
    <w:rsid w:val="008805BB"/>
    <w:rsid w:val="00880F48"/>
    <w:rsid w:val="008813EA"/>
    <w:rsid w:val="00881E9F"/>
    <w:rsid w:val="008827D2"/>
    <w:rsid w:val="0088286F"/>
    <w:rsid w:val="00882B0F"/>
    <w:rsid w:val="00882B91"/>
    <w:rsid w:val="00882BDF"/>
    <w:rsid w:val="008838E1"/>
    <w:rsid w:val="00883BD6"/>
    <w:rsid w:val="0088451E"/>
    <w:rsid w:val="00885454"/>
    <w:rsid w:val="008859DF"/>
    <w:rsid w:val="00885B8D"/>
    <w:rsid w:val="00885B93"/>
    <w:rsid w:val="00886228"/>
    <w:rsid w:val="00886579"/>
    <w:rsid w:val="008869B6"/>
    <w:rsid w:val="00886A33"/>
    <w:rsid w:val="008873BA"/>
    <w:rsid w:val="00887425"/>
    <w:rsid w:val="0088753C"/>
    <w:rsid w:val="0088765A"/>
    <w:rsid w:val="00890A2A"/>
    <w:rsid w:val="00890B70"/>
    <w:rsid w:val="00890C0C"/>
    <w:rsid w:val="00891B65"/>
    <w:rsid w:val="00891DC7"/>
    <w:rsid w:val="0089219D"/>
    <w:rsid w:val="008923F2"/>
    <w:rsid w:val="008924EC"/>
    <w:rsid w:val="008927CE"/>
    <w:rsid w:val="00892A59"/>
    <w:rsid w:val="00892B22"/>
    <w:rsid w:val="00892B71"/>
    <w:rsid w:val="00892D31"/>
    <w:rsid w:val="00892E69"/>
    <w:rsid w:val="00893161"/>
    <w:rsid w:val="0089326B"/>
    <w:rsid w:val="00894254"/>
    <w:rsid w:val="0089468B"/>
    <w:rsid w:val="0089498D"/>
    <w:rsid w:val="00895303"/>
    <w:rsid w:val="00895952"/>
    <w:rsid w:val="008963F0"/>
    <w:rsid w:val="00896DE1"/>
    <w:rsid w:val="00896EBE"/>
    <w:rsid w:val="00896FBB"/>
    <w:rsid w:val="00897221"/>
    <w:rsid w:val="00897463"/>
    <w:rsid w:val="00897A76"/>
    <w:rsid w:val="00897DDE"/>
    <w:rsid w:val="00897E8B"/>
    <w:rsid w:val="00897FC5"/>
    <w:rsid w:val="00897FD4"/>
    <w:rsid w:val="008A056F"/>
    <w:rsid w:val="008A0FF3"/>
    <w:rsid w:val="008A1246"/>
    <w:rsid w:val="008A1441"/>
    <w:rsid w:val="008A1532"/>
    <w:rsid w:val="008A15FB"/>
    <w:rsid w:val="008A195E"/>
    <w:rsid w:val="008A2534"/>
    <w:rsid w:val="008A334D"/>
    <w:rsid w:val="008A3822"/>
    <w:rsid w:val="008A3A40"/>
    <w:rsid w:val="008A43C8"/>
    <w:rsid w:val="008A48C1"/>
    <w:rsid w:val="008A4EE0"/>
    <w:rsid w:val="008A51F8"/>
    <w:rsid w:val="008A5827"/>
    <w:rsid w:val="008A5B04"/>
    <w:rsid w:val="008A5FB8"/>
    <w:rsid w:val="008A6325"/>
    <w:rsid w:val="008A6992"/>
    <w:rsid w:val="008A7068"/>
    <w:rsid w:val="008A70CF"/>
    <w:rsid w:val="008A72D3"/>
    <w:rsid w:val="008A7BA1"/>
    <w:rsid w:val="008A7DBE"/>
    <w:rsid w:val="008B0443"/>
    <w:rsid w:val="008B0827"/>
    <w:rsid w:val="008B0EE8"/>
    <w:rsid w:val="008B12D0"/>
    <w:rsid w:val="008B1A67"/>
    <w:rsid w:val="008B1D18"/>
    <w:rsid w:val="008B1D94"/>
    <w:rsid w:val="008B1F4D"/>
    <w:rsid w:val="008B21A1"/>
    <w:rsid w:val="008B22B7"/>
    <w:rsid w:val="008B32DD"/>
    <w:rsid w:val="008B33B9"/>
    <w:rsid w:val="008B3415"/>
    <w:rsid w:val="008B3716"/>
    <w:rsid w:val="008B3C20"/>
    <w:rsid w:val="008B3C82"/>
    <w:rsid w:val="008B3D0E"/>
    <w:rsid w:val="008B4B76"/>
    <w:rsid w:val="008B64A1"/>
    <w:rsid w:val="008B6548"/>
    <w:rsid w:val="008B65AE"/>
    <w:rsid w:val="008B67CF"/>
    <w:rsid w:val="008B6B2C"/>
    <w:rsid w:val="008B6CE0"/>
    <w:rsid w:val="008B6F3B"/>
    <w:rsid w:val="008B716A"/>
    <w:rsid w:val="008B72FF"/>
    <w:rsid w:val="008B7543"/>
    <w:rsid w:val="008B7C1E"/>
    <w:rsid w:val="008C021E"/>
    <w:rsid w:val="008C0A15"/>
    <w:rsid w:val="008C0C60"/>
    <w:rsid w:val="008C103A"/>
    <w:rsid w:val="008C1107"/>
    <w:rsid w:val="008C1FDA"/>
    <w:rsid w:val="008C23F0"/>
    <w:rsid w:val="008C2763"/>
    <w:rsid w:val="008C31B2"/>
    <w:rsid w:val="008C448B"/>
    <w:rsid w:val="008C476F"/>
    <w:rsid w:val="008C4891"/>
    <w:rsid w:val="008C4A82"/>
    <w:rsid w:val="008C4DDD"/>
    <w:rsid w:val="008C4F49"/>
    <w:rsid w:val="008C510B"/>
    <w:rsid w:val="008C554C"/>
    <w:rsid w:val="008C55AD"/>
    <w:rsid w:val="008C5643"/>
    <w:rsid w:val="008C58BE"/>
    <w:rsid w:val="008C592E"/>
    <w:rsid w:val="008C5CF1"/>
    <w:rsid w:val="008C696A"/>
    <w:rsid w:val="008C7081"/>
    <w:rsid w:val="008C74F4"/>
    <w:rsid w:val="008C764D"/>
    <w:rsid w:val="008C7939"/>
    <w:rsid w:val="008C7A02"/>
    <w:rsid w:val="008C7C6D"/>
    <w:rsid w:val="008C7CDF"/>
    <w:rsid w:val="008C7E1A"/>
    <w:rsid w:val="008C7FE3"/>
    <w:rsid w:val="008D03D7"/>
    <w:rsid w:val="008D08DF"/>
    <w:rsid w:val="008D0BF9"/>
    <w:rsid w:val="008D1727"/>
    <w:rsid w:val="008D1E8E"/>
    <w:rsid w:val="008D206D"/>
    <w:rsid w:val="008D2A9C"/>
    <w:rsid w:val="008D2D0F"/>
    <w:rsid w:val="008D2D12"/>
    <w:rsid w:val="008D3352"/>
    <w:rsid w:val="008D34E3"/>
    <w:rsid w:val="008D4004"/>
    <w:rsid w:val="008D43DE"/>
    <w:rsid w:val="008D4952"/>
    <w:rsid w:val="008D542B"/>
    <w:rsid w:val="008D564B"/>
    <w:rsid w:val="008D5E39"/>
    <w:rsid w:val="008D684F"/>
    <w:rsid w:val="008D6AF1"/>
    <w:rsid w:val="008D6BD4"/>
    <w:rsid w:val="008D6F08"/>
    <w:rsid w:val="008D6FD6"/>
    <w:rsid w:val="008E03B7"/>
    <w:rsid w:val="008E0975"/>
    <w:rsid w:val="008E09CD"/>
    <w:rsid w:val="008E14CE"/>
    <w:rsid w:val="008E1873"/>
    <w:rsid w:val="008E1B2D"/>
    <w:rsid w:val="008E1C79"/>
    <w:rsid w:val="008E24D8"/>
    <w:rsid w:val="008E28AE"/>
    <w:rsid w:val="008E28B0"/>
    <w:rsid w:val="008E2DAB"/>
    <w:rsid w:val="008E3778"/>
    <w:rsid w:val="008E3AEB"/>
    <w:rsid w:val="008E40DD"/>
    <w:rsid w:val="008E45EB"/>
    <w:rsid w:val="008E4B3E"/>
    <w:rsid w:val="008E5026"/>
    <w:rsid w:val="008E5534"/>
    <w:rsid w:val="008E5788"/>
    <w:rsid w:val="008E5C7F"/>
    <w:rsid w:val="008E6025"/>
    <w:rsid w:val="008E61B5"/>
    <w:rsid w:val="008E6AE5"/>
    <w:rsid w:val="008E6F63"/>
    <w:rsid w:val="008E72DD"/>
    <w:rsid w:val="008E7372"/>
    <w:rsid w:val="008E7BF1"/>
    <w:rsid w:val="008F00D5"/>
    <w:rsid w:val="008F0307"/>
    <w:rsid w:val="008F057B"/>
    <w:rsid w:val="008F0592"/>
    <w:rsid w:val="008F0772"/>
    <w:rsid w:val="008F0A35"/>
    <w:rsid w:val="008F0A66"/>
    <w:rsid w:val="008F0CE6"/>
    <w:rsid w:val="008F1196"/>
    <w:rsid w:val="008F11A2"/>
    <w:rsid w:val="008F1AC1"/>
    <w:rsid w:val="008F246D"/>
    <w:rsid w:val="008F27F7"/>
    <w:rsid w:val="008F2A66"/>
    <w:rsid w:val="008F2C03"/>
    <w:rsid w:val="008F2EFA"/>
    <w:rsid w:val="008F34D5"/>
    <w:rsid w:val="008F3557"/>
    <w:rsid w:val="008F4703"/>
    <w:rsid w:val="008F4883"/>
    <w:rsid w:val="008F4B58"/>
    <w:rsid w:val="008F519F"/>
    <w:rsid w:val="008F5E91"/>
    <w:rsid w:val="008F63F9"/>
    <w:rsid w:val="008F6DD5"/>
    <w:rsid w:val="008F7023"/>
    <w:rsid w:val="008F71D9"/>
    <w:rsid w:val="008F7358"/>
    <w:rsid w:val="008F7C98"/>
    <w:rsid w:val="008F7D72"/>
    <w:rsid w:val="008F7F90"/>
    <w:rsid w:val="00900257"/>
    <w:rsid w:val="00900565"/>
    <w:rsid w:val="009006BA"/>
    <w:rsid w:val="00900945"/>
    <w:rsid w:val="00901274"/>
    <w:rsid w:val="0090127B"/>
    <w:rsid w:val="00901466"/>
    <w:rsid w:val="0090167F"/>
    <w:rsid w:val="00901DEE"/>
    <w:rsid w:val="00901E99"/>
    <w:rsid w:val="009021CC"/>
    <w:rsid w:val="009021E1"/>
    <w:rsid w:val="009023A9"/>
    <w:rsid w:val="00902427"/>
    <w:rsid w:val="00902AB7"/>
    <w:rsid w:val="00903010"/>
    <w:rsid w:val="00903689"/>
    <w:rsid w:val="00903EA6"/>
    <w:rsid w:val="00904164"/>
    <w:rsid w:val="00904530"/>
    <w:rsid w:val="009046CB"/>
    <w:rsid w:val="00904883"/>
    <w:rsid w:val="00904936"/>
    <w:rsid w:val="00904DD6"/>
    <w:rsid w:val="0090533D"/>
    <w:rsid w:val="00905831"/>
    <w:rsid w:val="00905964"/>
    <w:rsid w:val="00905C54"/>
    <w:rsid w:val="00905C83"/>
    <w:rsid w:val="00905F94"/>
    <w:rsid w:val="009060BB"/>
    <w:rsid w:val="009072FC"/>
    <w:rsid w:val="0090752B"/>
    <w:rsid w:val="009076B5"/>
    <w:rsid w:val="009076C3"/>
    <w:rsid w:val="009076DE"/>
    <w:rsid w:val="009077B2"/>
    <w:rsid w:val="009078C5"/>
    <w:rsid w:val="00907FAE"/>
    <w:rsid w:val="00910164"/>
    <w:rsid w:val="0091091C"/>
    <w:rsid w:val="00911A85"/>
    <w:rsid w:val="00911B47"/>
    <w:rsid w:val="00911DB8"/>
    <w:rsid w:val="00911E17"/>
    <w:rsid w:val="009120FC"/>
    <w:rsid w:val="009129F7"/>
    <w:rsid w:val="00913023"/>
    <w:rsid w:val="00913291"/>
    <w:rsid w:val="009132DB"/>
    <w:rsid w:val="0091344B"/>
    <w:rsid w:val="00914311"/>
    <w:rsid w:val="00914BE9"/>
    <w:rsid w:val="00914EC8"/>
    <w:rsid w:val="00915444"/>
    <w:rsid w:val="00916477"/>
    <w:rsid w:val="00916500"/>
    <w:rsid w:val="00916D6A"/>
    <w:rsid w:val="009172AC"/>
    <w:rsid w:val="00917532"/>
    <w:rsid w:val="0092010A"/>
    <w:rsid w:val="00920203"/>
    <w:rsid w:val="00920689"/>
    <w:rsid w:val="00921171"/>
    <w:rsid w:val="009211A0"/>
    <w:rsid w:val="0092161D"/>
    <w:rsid w:val="009218F9"/>
    <w:rsid w:val="00921E1A"/>
    <w:rsid w:val="00922074"/>
    <w:rsid w:val="009222D4"/>
    <w:rsid w:val="00922502"/>
    <w:rsid w:val="00922781"/>
    <w:rsid w:val="00922A60"/>
    <w:rsid w:val="009236D3"/>
    <w:rsid w:val="00923A4A"/>
    <w:rsid w:val="00923CEF"/>
    <w:rsid w:val="00924B66"/>
    <w:rsid w:val="00924C72"/>
    <w:rsid w:val="00924E39"/>
    <w:rsid w:val="00925441"/>
    <w:rsid w:val="00926321"/>
    <w:rsid w:val="00927356"/>
    <w:rsid w:val="00927DD9"/>
    <w:rsid w:val="00927E02"/>
    <w:rsid w:val="00930475"/>
    <w:rsid w:val="0093082B"/>
    <w:rsid w:val="00931945"/>
    <w:rsid w:val="00932973"/>
    <w:rsid w:val="00932B5C"/>
    <w:rsid w:val="00932C45"/>
    <w:rsid w:val="00932C7C"/>
    <w:rsid w:val="009336DB"/>
    <w:rsid w:val="00933DAC"/>
    <w:rsid w:val="0093470B"/>
    <w:rsid w:val="009349F9"/>
    <w:rsid w:val="00934A11"/>
    <w:rsid w:val="00934EB4"/>
    <w:rsid w:val="00935AD2"/>
    <w:rsid w:val="00935DF1"/>
    <w:rsid w:val="00936650"/>
    <w:rsid w:val="00936DDA"/>
    <w:rsid w:val="00936E14"/>
    <w:rsid w:val="00937521"/>
    <w:rsid w:val="00937B1F"/>
    <w:rsid w:val="00937B54"/>
    <w:rsid w:val="00937FA0"/>
    <w:rsid w:val="0094007A"/>
    <w:rsid w:val="009401C9"/>
    <w:rsid w:val="009402AD"/>
    <w:rsid w:val="00941041"/>
    <w:rsid w:val="009410C8"/>
    <w:rsid w:val="009426C0"/>
    <w:rsid w:val="00942C9A"/>
    <w:rsid w:val="00942CDF"/>
    <w:rsid w:val="00942D2C"/>
    <w:rsid w:val="00942E98"/>
    <w:rsid w:val="00943485"/>
    <w:rsid w:val="00943855"/>
    <w:rsid w:val="00943B06"/>
    <w:rsid w:val="00943E2E"/>
    <w:rsid w:val="00944E60"/>
    <w:rsid w:val="00945107"/>
    <w:rsid w:val="0094607C"/>
    <w:rsid w:val="009460C3"/>
    <w:rsid w:val="009470F1"/>
    <w:rsid w:val="0094722F"/>
    <w:rsid w:val="00947402"/>
    <w:rsid w:val="00947490"/>
    <w:rsid w:val="0094767F"/>
    <w:rsid w:val="00947E75"/>
    <w:rsid w:val="00950895"/>
    <w:rsid w:val="00950C88"/>
    <w:rsid w:val="00950DC7"/>
    <w:rsid w:val="00950DE5"/>
    <w:rsid w:val="00951510"/>
    <w:rsid w:val="0095155A"/>
    <w:rsid w:val="0095197E"/>
    <w:rsid w:val="00951A27"/>
    <w:rsid w:val="0095242D"/>
    <w:rsid w:val="009529C0"/>
    <w:rsid w:val="00952F8D"/>
    <w:rsid w:val="00953630"/>
    <w:rsid w:val="009538E6"/>
    <w:rsid w:val="00953C19"/>
    <w:rsid w:val="0095417E"/>
    <w:rsid w:val="00954204"/>
    <w:rsid w:val="009546A9"/>
    <w:rsid w:val="00954F8D"/>
    <w:rsid w:val="009550A3"/>
    <w:rsid w:val="0095598C"/>
    <w:rsid w:val="00955E54"/>
    <w:rsid w:val="009561EE"/>
    <w:rsid w:val="009565AA"/>
    <w:rsid w:val="0095687C"/>
    <w:rsid w:val="00956BBF"/>
    <w:rsid w:val="00956BE2"/>
    <w:rsid w:val="00956CC5"/>
    <w:rsid w:val="00956F0A"/>
    <w:rsid w:val="00957008"/>
    <w:rsid w:val="009571E7"/>
    <w:rsid w:val="00957222"/>
    <w:rsid w:val="009579C7"/>
    <w:rsid w:val="00957B4C"/>
    <w:rsid w:val="00960A5F"/>
    <w:rsid w:val="00960BEA"/>
    <w:rsid w:val="00960CAD"/>
    <w:rsid w:val="009610FD"/>
    <w:rsid w:val="00961998"/>
    <w:rsid w:val="009619E4"/>
    <w:rsid w:val="009620A5"/>
    <w:rsid w:val="00962A53"/>
    <w:rsid w:val="0096329A"/>
    <w:rsid w:val="0096386A"/>
    <w:rsid w:val="00963EF6"/>
    <w:rsid w:val="00964054"/>
    <w:rsid w:val="00964685"/>
    <w:rsid w:val="00964A3D"/>
    <w:rsid w:val="00965585"/>
    <w:rsid w:val="009655C5"/>
    <w:rsid w:val="00965835"/>
    <w:rsid w:val="009660E1"/>
    <w:rsid w:val="0096625C"/>
    <w:rsid w:val="00966865"/>
    <w:rsid w:val="00966A50"/>
    <w:rsid w:val="00970E5A"/>
    <w:rsid w:val="009713CD"/>
    <w:rsid w:val="00971A3E"/>
    <w:rsid w:val="00971BAE"/>
    <w:rsid w:val="00971E3F"/>
    <w:rsid w:val="009720F4"/>
    <w:rsid w:val="0097225F"/>
    <w:rsid w:val="00972286"/>
    <w:rsid w:val="00972703"/>
    <w:rsid w:val="0097298C"/>
    <w:rsid w:val="00973061"/>
    <w:rsid w:val="00973549"/>
    <w:rsid w:val="009736FC"/>
    <w:rsid w:val="00973844"/>
    <w:rsid w:val="009739E8"/>
    <w:rsid w:val="00973A92"/>
    <w:rsid w:val="00973AA3"/>
    <w:rsid w:val="00973E76"/>
    <w:rsid w:val="00973FB8"/>
    <w:rsid w:val="009740B4"/>
    <w:rsid w:val="00974403"/>
    <w:rsid w:val="00974445"/>
    <w:rsid w:val="00975338"/>
    <w:rsid w:val="00975529"/>
    <w:rsid w:val="009757E6"/>
    <w:rsid w:val="0097586A"/>
    <w:rsid w:val="009758E3"/>
    <w:rsid w:val="009759AE"/>
    <w:rsid w:val="00975C60"/>
    <w:rsid w:val="009763C9"/>
    <w:rsid w:val="0097682A"/>
    <w:rsid w:val="009769A2"/>
    <w:rsid w:val="00976BF7"/>
    <w:rsid w:val="00977689"/>
    <w:rsid w:val="009776C8"/>
    <w:rsid w:val="0098011B"/>
    <w:rsid w:val="009805EA"/>
    <w:rsid w:val="009807E1"/>
    <w:rsid w:val="00980B0B"/>
    <w:rsid w:val="009811F6"/>
    <w:rsid w:val="0098123E"/>
    <w:rsid w:val="0098124D"/>
    <w:rsid w:val="0098177F"/>
    <w:rsid w:val="00981872"/>
    <w:rsid w:val="00981B14"/>
    <w:rsid w:val="00982488"/>
    <w:rsid w:val="00982791"/>
    <w:rsid w:val="009828C6"/>
    <w:rsid w:val="00982BF8"/>
    <w:rsid w:val="00982C6C"/>
    <w:rsid w:val="00982CE6"/>
    <w:rsid w:val="00982E22"/>
    <w:rsid w:val="009831CF"/>
    <w:rsid w:val="00983677"/>
    <w:rsid w:val="0098371A"/>
    <w:rsid w:val="009837E6"/>
    <w:rsid w:val="00983A1E"/>
    <w:rsid w:val="00983BC5"/>
    <w:rsid w:val="00984928"/>
    <w:rsid w:val="00984D98"/>
    <w:rsid w:val="00984DA8"/>
    <w:rsid w:val="009856B2"/>
    <w:rsid w:val="0098599C"/>
    <w:rsid w:val="00985D90"/>
    <w:rsid w:val="00985F96"/>
    <w:rsid w:val="00986019"/>
    <w:rsid w:val="00986136"/>
    <w:rsid w:val="009861C3"/>
    <w:rsid w:val="009862DC"/>
    <w:rsid w:val="00986431"/>
    <w:rsid w:val="009874FA"/>
    <w:rsid w:val="00987732"/>
    <w:rsid w:val="009904D7"/>
    <w:rsid w:val="00990D53"/>
    <w:rsid w:val="00991224"/>
    <w:rsid w:val="009916A6"/>
    <w:rsid w:val="00991AE6"/>
    <w:rsid w:val="009921C4"/>
    <w:rsid w:val="0099259C"/>
    <w:rsid w:val="00992D8A"/>
    <w:rsid w:val="00992F5F"/>
    <w:rsid w:val="00992FCB"/>
    <w:rsid w:val="00993286"/>
    <w:rsid w:val="009933BB"/>
    <w:rsid w:val="00993407"/>
    <w:rsid w:val="009934E8"/>
    <w:rsid w:val="009934FD"/>
    <w:rsid w:val="0099365F"/>
    <w:rsid w:val="00993A38"/>
    <w:rsid w:val="00994084"/>
    <w:rsid w:val="009946C8"/>
    <w:rsid w:val="009947A2"/>
    <w:rsid w:val="0099509A"/>
    <w:rsid w:val="009950CC"/>
    <w:rsid w:val="009950FC"/>
    <w:rsid w:val="00995917"/>
    <w:rsid w:val="00995B26"/>
    <w:rsid w:val="00996295"/>
    <w:rsid w:val="00996CE6"/>
    <w:rsid w:val="00996FEA"/>
    <w:rsid w:val="00997625"/>
    <w:rsid w:val="00997699"/>
    <w:rsid w:val="009A0198"/>
    <w:rsid w:val="009A035C"/>
    <w:rsid w:val="009A0DA1"/>
    <w:rsid w:val="009A0DD2"/>
    <w:rsid w:val="009A0E0C"/>
    <w:rsid w:val="009A0EC8"/>
    <w:rsid w:val="009A0FF8"/>
    <w:rsid w:val="009A101C"/>
    <w:rsid w:val="009A15A8"/>
    <w:rsid w:val="009A1749"/>
    <w:rsid w:val="009A1841"/>
    <w:rsid w:val="009A1938"/>
    <w:rsid w:val="009A20CB"/>
    <w:rsid w:val="009A2A2D"/>
    <w:rsid w:val="009A322C"/>
    <w:rsid w:val="009A452F"/>
    <w:rsid w:val="009A456D"/>
    <w:rsid w:val="009A5080"/>
    <w:rsid w:val="009A55DB"/>
    <w:rsid w:val="009A5B28"/>
    <w:rsid w:val="009A5F55"/>
    <w:rsid w:val="009A62E8"/>
    <w:rsid w:val="009A691D"/>
    <w:rsid w:val="009A6DF7"/>
    <w:rsid w:val="009A7057"/>
    <w:rsid w:val="009A7DD4"/>
    <w:rsid w:val="009A7E84"/>
    <w:rsid w:val="009B0840"/>
    <w:rsid w:val="009B1062"/>
    <w:rsid w:val="009B149F"/>
    <w:rsid w:val="009B1921"/>
    <w:rsid w:val="009B1BAD"/>
    <w:rsid w:val="009B2248"/>
    <w:rsid w:val="009B2F3A"/>
    <w:rsid w:val="009B2FDE"/>
    <w:rsid w:val="009B3160"/>
    <w:rsid w:val="009B3285"/>
    <w:rsid w:val="009B3C63"/>
    <w:rsid w:val="009B4299"/>
    <w:rsid w:val="009B465E"/>
    <w:rsid w:val="009B4669"/>
    <w:rsid w:val="009B48CB"/>
    <w:rsid w:val="009B4C44"/>
    <w:rsid w:val="009B4D19"/>
    <w:rsid w:val="009B4DF6"/>
    <w:rsid w:val="009B59E3"/>
    <w:rsid w:val="009B5C01"/>
    <w:rsid w:val="009B6A5E"/>
    <w:rsid w:val="009B6D18"/>
    <w:rsid w:val="009B6D91"/>
    <w:rsid w:val="009B7A72"/>
    <w:rsid w:val="009C0231"/>
    <w:rsid w:val="009C0527"/>
    <w:rsid w:val="009C1DB0"/>
    <w:rsid w:val="009C2777"/>
    <w:rsid w:val="009C278B"/>
    <w:rsid w:val="009C2835"/>
    <w:rsid w:val="009C2AD4"/>
    <w:rsid w:val="009C2F51"/>
    <w:rsid w:val="009C2F63"/>
    <w:rsid w:val="009C3798"/>
    <w:rsid w:val="009C3906"/>
    <w:rsid w:val="009C42F8"/>
    <w:rsid w:val="009C4D7A"/>
    <w:rsid w:val="009C4E3B"/>
    <w:rsid w:val="009C4F8E"/>
    <w:rsid w:val="009C4FB3"/>
    <w:rsid w:val="009C5737"/>
    <w:rsid w:val="009C578C"/>
    <w:rsid w:val="009C5A4E"/>
    <w:rsid w:val="009C5CB1"/>
    <w:rsid w:val="009C6543"/>
    <w:rsid w:val="009C65CC"/>
    <w:rsid w:val="009C6657"/>
    <w:rsid w:val="009C6C8A"/>
    <w:rsid w:val="009C75AB"/>
    <w:rsid w:val="009D02F0"/>
    <w:rsid w:val="009D0813"/>
    <w:rsid w:val="009D0AD2"/>
    <w:rsid w:val="009D1009"/>
    <w:rsid w:val="009D1A18"/>
    <w:rsid w:val="009D1A88"/>
    <w:rsid w:val="009D1E2A"/>
    <w:rsid w:val="009D2864"/>
    <w:rsid w:val="009D2EDA"/>
    <w:rsid w:val="009D307E"/>
    <w:rsid w:val="009D3244"/>
    <w:rsid w:val="009D3C63"/>
    <w:rsid w:val="009D3F88"/>
    <w:rsid w:val="009D40C9"/>
    <w:rsid w:val="009D48FD"/>
    <w:rsid w:val="009D4B1A"/>
    <w:rsid w:val="009D4D23"/>
    <w:rsid w:val="009D51B2"/>
    <w:rsid w:val="009D56AA"/>
    <w:rsid w:val="009D5FF7"/>
    <w:rsid w:val="009D77B8"/>
    <w:rsid w:val="009E02AA"/>
    <w:rsid w:val="009E09D7"/>
    <w:rsid w:val="009E1B65"/>
    <w:rsid w:val="009E23E2"/>
    <w:rsid w:val="009E33D7"/>
    <w:rsid w:val="009E3AFB"/>
    <w:rsid w:val="009E4616"/>
    <w:rsid w:val="009E5769"/>
    <w:rsid w:val="009E590B"/>
    <w:rsid w:val="009E614B"/>
    <w:rsid w:val="009E714E"/>
    <w:rsid w:val="009E7AD4"/>
    <w:rsid w:val="009E7EB5"/>
    <w:rsid w:val="009F02DD"/>
    <w:rsid w:val="009F0875"/>
    <w:rsid w:val="009F0E20"/>
    <w:rsid w:val="009F1220"/>
    <w:rsid w:val="009F239B"/>
    <w:rsid w:val="009F2CD2"/>
    <w:rsid w:val="009F2F34"/>
    <w:rsid w:val="009F36E8"/>
    <w:rsid w:val="009F3C37"/>
    <w:rsid w:val="009F4236"/>
    <w:rsid w:val="009F49DA"/>
    <w:rsid w:val="009F4FA7"/>
    <w:rsid w:val="009F5082"/>
    <w:rsid w:val="009F50DE"/>
    <w:rsid w:val="009F53EF"/>
    <w:rsid w:val="009F56B0"/>
    <w:rsid w:val="009F63B0"/>
    <w:rsid w:val="009F6C63"/>
    <w:rsid w:val="009F712C"/>
    <w:rsid w:val="009F71B8"/>
    <w:rsid w:val="009F7350"/>
    <w:rsid w:val="009F7A3D"/>
    <w:rsid w:val="00A0006E"/>
    <w:rsid w:val="00A00D39"/>
    <w:rsid w:val="00A00F2A"/>
    <w:rsid w:val="00A01713"/>
    <w:rsid w:val="00A01755"/>
    <w:rsid w:val="00A01B97"/>
    <w:rsid w:val="00A01F18"/>
    <w:rsid w:val="00A01F2A"/>
    <w:rsid w:val="00A0271C"/>
    <w:rsid w:val="00A02D1A"/>
    <w:rsid w:val="00A02F93"/>
    <w:rsid w:val="00A0325A"/>
    <w:rsid w:val="00A0353D"/>
    <w:rsid w:val="00A03828"/>
    <w:rsid w:val="00A03A85"/>
    <w:rsid w:val="00A03BC1"/>
    <w:rsid w:val="00A03FC0"/>
    <w:rsid w:val="00A0407D"/>
    <w:rsid w:val="00A04713"/>
    <w:rsid w:val="00A0494C"/>
    <w:rsid w:val="00A049FC"/>
    <w:rsid w:val="00A04A26"/>
    <w:rsid w:val="00A05434"/>
    <w:rsid w:val="00A0573C"/>
    <w:rsid w:val="00A05B04"/>
    <w:rsid w:val="00A060E8"/>
    <w:rsid w:val="00A06295"/>
    <w:rsid w:val="00A06A12"/>
    <w:rsid w:val="00A06F56"/>
    <w:rsid w:val="00A06FA5"/>
    <w:rsid w:val="00A071FC"/>
    <w:rsid w:val="00A07F02"/>
    <w:rsid w:val="00A100E9"/>
    <w:rsid w:val="00A100EB"/>
    <w:rsid w:val="00A1021E"/>
    <w:rsid w:val="00A10D39"/>
    <w:rsid w:val="00A11116"/>
    <w:rsid w:val="00A11F0A"/>
    <w:rsid w:val="00A12040"/>
    <w:rsid w:val="00A12184"/>
    <w:rsid w:val="00A121F2"/>
    <w:rsid w:val="00A12398"/>
    <w:rsid w:val="00A12C4B"/>
    <w:rsid w:val="00A13233"/>
    <w:rsid w:val="00A13261"/>
    <w:rsid w:val="00A13647"/>
    <w:rsid w:val="00A13C3D"/>
    <w:rsid w:val="00A140EF"/>
    <w:rsid w:val="00A145CB"/>
    <w:rsid w:val="00A14E5D"/>
    <w:rsid w:val="00A155ED"/>
    <w:rsid w:val="00A1728B"/>
    <w:rsid w:val="00A17598"/>
    <w:rsid w:val="00A17624"/>
    <w:rsid w:val="00A178EE"/>
    <w:rsid w:val="00A17C6D"/>
    <w:rsid w:val="00A17F36"/>
    <w:rsid w:val="00A200A0"/>
    <w:rsid w:val="00A201B6"/>
    <w:rsid w:val="00A204D3"/>
    <w:rsid w:val="00A21BDF"/>
    <w:rsid w:val="00A21DE8"/>
    <w:rsid w:val="00A21E36"/>
    <w:rsid w:val="00A225A6"/>
    <w:rsid w:val="00A22706"/>
    <w:rsid w:val="00A22873"/>
    <w:rsid w:val="00A230CD"/>
    <w:rsid w:val="00A237A5"/>
    <w:rsid w:val="00A23971"/>
    <w:rsid w:val="00A23D0D"/>
    <w:rsid w:val="00A23E64"/>
    <w:rsid w:val="00A24438"/>
    <w:rsid w:val="00A24525"/>
    <w:rsid w:val="00A245B2"/>
    <w:rsid w:val="00A245B7"/>
    <w:rsid w:val="00A24F55"/>
    <w:rsid w:val="00A25627"/>
    <w:rsid w:val="00A25861"/>
    <w:rsid w:val="00A26324"/>
    <w:rsid w:val="00A2642A"/>
    <w:rsid w:val="00A265E4"/>
    <w:rsid w:val="00A266C7"/>
    <w:rsid w:val="00A2682F"/>
    <w:rsid w:val="00A26A05"/>
    <w:rsid w:val="00A2765C"/>
    <w:rsid w:val="00A27A22"/>
    <w:rsid w:val="00A27A25"/>
    <w:rsid w:val="00A27C63"/>
    <w:rsid w:val="00A30252"/>
    <w:rsid w:val="00A3078E"/>
    <w:rsid w:val="00A30F37"/>
    <w:rsid w:val="00A310BA"/>
    <w:rsid w:val="00A31116"/>
    <w:rsid w:val="00A317DA"/>
    <w:rsid w:val="00A31CC6"/>
    <w:rsid w:val="00A32CCC"/>
    <w:rsid w:val="00A32E3C"/>
    <w:rsid w:val="00A33042"/>
    <w:rsid w:val="00A330DC"/>
    <w:rsid w:val="00A33588"/>
    <w:rsid w:val="00A33839"/>
    <w:rsid w:val="00A3385D"/>
    <w:rsid w:val="00A33BA0"/>
    <w:rsid w:val="00A33C09"/>
    <w:rsid w:val="00A33C8C"/>
    <w:rsid w:val="00A348F3"/>
    <w:rsid w:val="00A35DC9"/>
    <w:rsid w:val="00A35E96"/>
    <w:rsid w:val="00A3606C"/>
    <w:rsid w:val="00A36880"/>
    <w:rsid w:val="00A36CD0"/>
    <w:rsid w:val="00A3700F"/>
    <w:rsid w:val="00A37444"/>
    <w:rsid w:val="00A37B42"/>
    <w:rsid w:val="00A402A1"/>
    <w:rsid w:val="00A4089F"/>
    <w:rsid w:val="00A40D41"/>
    <w:rsid w:val="00A4100C"/>
    <w:rsid w:val="00A410B6"/>
    <w:rsid w:val="00A412C7"/>
    <w:rsid w:val="00A41510"/>
    <w:rsid w:val="00A415D0"/>
    <w:rsid w:val="00A416C1"/>
    <w:rsid w:val="00A41BEB"/>
    <w:rsid w:val="00A41EFC"/>
    <w:rsid w:val="00A41FA1"/>
    <w:rsid w:val="00A420D4"/>
    <w:rsid w:val="00A43088"/>
    <w:rsid w:val="00A4346C"/>
    <w:rsid w:val="00A43D02"/>
    <w:rsid w:val="00A445CD"/>
    <w:rsid w:val="00A445DD"/>
    <w:rsid w:val="00A445DE"/>
    <w:rsid w:val="00A44ACD"/>
    <w:rsid w:val="00A44CC0"/>
    <w:rsid w:val="00A450B6"/>
    <w:rsid w:val="00A459D6"/>
    <w:rsid w:val="00A45BE2"/>
    <w:rsid w:val="00A460FC"/>
    <w:rsid w:val="00A46586"/>
    <w:rsid w:val="00A46D06"/>
    <w:rsid w:val="00A475F7"/>
    <w:rsid w:val="00A47CEE"/>
    <w:rsid w:val="00A5078F"/>
    <w:rsid w:val="00A51220"/>
    <w:rsid w:val="00A51793"/>
    <w:rsid w:val="00A51F85"/>
    <w:rsid w:val="00A5207B"/>
    <w:rsid w:val="00A52118"/>
    <w:rsid w:val="00A52242"/>
    <w:rsid w:val="00A527B9"/>
    <w:rsid w:val="00A52B23"/>
    <w:rsid w:val="00A52BE7"/>
    <w:rsid w:val="00A52E10"/>
    <w:rsid w:val="00A53077"/>
    <w:rsid w:val="00A53395"/>
    <w:rsid w:val="00A534EF"/>
    <w:rsid w:val="00A539B8"/>
    <w:rsid w:val="00A546A2"/>
    <w:rsid w:val="00A546A4"/>
    <w:rsid w:val="00A54A44"/>
    <w:rsid w:val="00A54E52"/>
    <w:rsid w:val="00A551D9"/>
    <w:rsid w:val="00A55BB0"/>
    <w:rsid w:val="00A55CCC"/>
    <w:rsid w:val="00A55E26"/>
    <w:rsid w:val="00A56A39"/>
    <w:rsid w:val="00A56C1B"/>
    <w:rsid w:val="00A56DF2"/>
    <w:rsid w:val="00A57D5B"/>
    <w:rsid w:val="00A57DC0"/>
    <w:rsid w:val="00A601DB"/>
    <w:rsid w:val="00A6062C"/>
    <w:rsid w:val="00A6087D"/>
    <w:rsid w:val="00A6091D"/>
    <w:rsid w:val="00A61022"/>
    <w:rsid w:val="00A61230"/>
    <w:rsid w:val="00A61DA4"/>
    <w:rsid w:val="00A61F8E"/>
    <w:rsid w:val="00A6205D"/>
    <w:rsid w:val="00A6207F"/>
    <w:rsid w:val="00A62262"/>
    <w:rsid w:val="00A62E3D"/>
    <w:rsid w:val="00A63119"/>
    <w:rsid w:val="00A632D0"/>
    <w:rsid w:val="00A6339D"/>
    <w:rsid w:val="00A633CA"/>
    <w:rsid w:val="00A6344C"/>
    <w:rsid w:val="00A63839"/>
    <w:rsid w:val="00A63ED4"/>
    <w:rsid w:val="00A643E2"/>
    <w:rsid w:val="00A64F14"/>
    <w:rsid w:val="00A65B40"/>
    <w:rsid w:val="00A66618"/>
    <w:rsid w:val="00A668A8"/>
    <w:rsid w:val="00A66EC6"/>
    <w:rsid w:val="00A67E35"/>
    <w:rsid w:val="00A7045B"/>
    <w:rsid w:val="00A713D8"/>
    <w:rsid w:val="00A7196E"/>
    <w:rsid w:val="00A719AC"/>
    <w:rsid w:val="00A71C63"/>
    <w:rsid w:val="00A71CA2"/>
    <w:rsid w:val="00A72634"/>
    <w:rsid w:val="00A728DA"/>
    <w:rsid w:val="00A72F42"/>
    <w:rsid w:val="00A7311F"/>
    <w:rsid w:val="00A73A8A"/>
    <w:rsid w:val="00A73F37"/>
    <w:rsid w:val="00A748AA"/>
    <w:rsid w:val="00A74C4C"/>
    <w:rsid w:val="00A74FF8"/>
    <w:rsid w:val="00A75BA5"/>
    <w:rsid w:val="00A761FA"/>
    <w:rsid w:val="00A765AE"/>
    <w:rsid w:val="00A76671"/>
    <w:rsid w:val="00A76A46"/>
    <w:rsid w:val="00A76C3C"/>
    <w:rsid w:val="00A76E48"/>
    <w:rsid w:val="00A770E5"/>
    <w:rsid w:val="00A77222"/>
    <w:rsid w:val="00A77A44"/>
    <w:rsid w:val="00A77FF3"/>
    <w:rsid w:val="00A8003B"/>
    <w:rsid w:val="00A8036F"/>
    <w:rsid w:val="00A803A5"/>
    <w:rsid w:val="00A8053D"/>
    <w:rsid w:val="00A807F0"/>
    <w:rsid w:val="00A80B25"/>
    <w:rsid w:val="00A80BB1"/>
    <w:rsid w:val="00A8101A"/>
    <w:rsid w:val="00A812E2"/>
    <w:rsid w:val="00A81699"/>
    <w:rsid w:val="00A816C7"/>
    <w:rsid w:val="00A818F9"/>
    <w:rsid w:val="00A819D9"/>
    <w:rsid w:val="00A81B00"/>
    <w:rsid w:val="00A81B57"/>
    <w:rsid w:val="00A8213B"/>
    <w:rsid w:val="00A822F7"/>
    <w:rsid w:val="00A82AD0"/>
    <w:rsid w:val="00A82D95"/>
    <w:rsid w:val="00A83669"/>
    <w:rsid w:val="00A83934"/>
    <w:rsid w:val="00A83C6D"/>
    <w:rsid w:val="00A83E2F"/>
    <w:rsid w:val="00A84085"/>
    <w:rsid w:val="00A84BCD"/>
    <w:rsid w:val="00A85086"/>
    <w:rsid w:val="00A85093"/>
    <w:rsid w:val="00A856C1"/>
    <w:rsid w:val="00A8660F"/>
    <w:rsid w:val="00A87400"/>
    <w:rsid w:val="00A87A93"/>
    <w:rsid w:val="00A87FBC"/>
    <w:rsid w:val="00A9018D"/>
    <w:rsid w:val="00A906BC"/>
    <w:rsid w:val="00A90DFF"/>
    <w:rsid w:val="00A90EA4"/>
    <w:rsid w:val="00A91C1C"/>
    <w:rsid w:val="00A91C7C"/>
    <w:rsid w:val="00A92281"/>
    <w:rsid w:val="00A92C5F"/>
    <w:rsid w:val="00A932E7"/>
    <w:rsid w:val="00A93985"/>
    <w:rsid w:val="00A9399A"/>
    <w:rsid w:val="00A93D4C"/>
    <w:rsid w:val="00A9453E"/>
    <w:rsid w:val="00A948BE"/>
    <w:rsid w:val="00A9491D"/>
    <w:rsid w:val="00A94A6B"/>
    <w:rsid w:val="00A95202"/>
    <w:rsid w:val="00A95390"/>
    <w:rsid w:val="00A967E2"/>
    <w:rsid w:val="00A97C8F"/>
    <w:rsid w:val="00A97D85"/>
    <w:rsid w:val="00A97E33"/>
    <w:rsid w:val="00A97E84"/>
    <w:rsid w:val="00AA03F4"/>
    <w:rsid w:val="00AA04B5"/>
    <w:rsid w:val="00AA153F"/>
    <w:rsid w:val="00AA1545"/>
    <w:rsid w:val="00AA16F3"/>
    <w:rsid w:val="00AA192F"/>
    <w:rsid w:val="00AA1B4D"/>
    <w:rsid w:val="00AA217F"/>
    <w:rsid w:val="00AA2246"/>
    <w:rsid w:val="00AA2AB0"/>
    <w:rsid w:val="00AA2E7D"/>
    <w:rsid w:val="00AA328A"/>
    <w:rsid w:val="00AA37EE"/>
    <w:rsid w:val="00AA3A91"/>
    <w:rsid w:val="00AA3F17"/>
    <w:rsid w:val="00AA3FD1"/>
    <w:rsid w:val="00AA4669"/>
    <w:rsid w:val="00AA5000"/>
    <w:rsid w:val="00AA5E3E"/>
    <w:rsid w:val="00AA6F07"/>
    <w:rsid w:val="00AA7615"/>
    <w:rsid w:val="00AA763B"/>
    <w:rsid w:val="00AA7984"/>
    <w:rsid w:val="00AA7A7A"/>
    <w:rsid w:val="00AA7CB3"/>
    <w:rsid w:val="00AA7FDE"/>
    <w:rsid w:val="00AB03BA"/>
    <w:rsid w:val="00AB08CC"/>
    <w:rsid w:val="00AB0C85"/>
    <w:rsid w:val="00AB19F8"/>
    <w:rsid w:val="00AB1B47"/>
    <w:rsid w:val="00AB1B7D"/>
    <w:rsid w:val="00AB1C7C"/>
    <w:rsid w:val="00AB1D6C"/>
    <w:rsid w:val="00AB2468"/>
    <w:rsid w:val="00AB2636"/>
    <w:rsid w:val="00AB2B31"/>
    <w:rsid w:val="00AB2EF8"/>
    <w:rsid w:val="00AB3210"/>
    <w:rsid w:val="00AB39D8"/>
    <w:rsid w:val="00AB3DFE"/>
    <w:rsid w:val="00AB48B1"/>
    <w:rsid w:val="00AB4A7E"/>
    <w:rsid w:val="00AB52E8"/>
    <w:rsid w:val="00AB53D7"/>
    <w:rsid w:val="00AB54EE"/>
    <w:rsid w:val="00AB5809"/>
    <w:rsid w:val="00AB5860"/>
    <w:rsid w:val="00AB6179"/>
    <w:rsid w:val="00AB6E28"/>
    <w:rsid w:val="00AB75BA"/>
    <w:rsid w:val="00AB75DD"/>
    <w:rsid w:val="00AC00E8"/>
    <w:rsid w:val="00AC0A8D"/>
    <w:rsid w:val="00AC0B6C"/>
    <w:rsid w:val="00AC0BC6"/>
    <w:rsid w:val="00AC0E93"/>
    <w:rsid w:val="00AC1190"/>
    <w:rsid w:val="00AC1909"/>
    <w:rsid w:val="00AC19CF"/>
    <w:rsid w:val="00AC1BDE"/>
    <w:rsid w:val="00AC2704"/>
    <w:rsid w:val="00AC28E8"/>
    <w:rsid w:val="00AC2B17"/>
    <w:rsid w:val="00AC2E9F"/>
    <w:rsid w:val="00AC2F47"/>
    <w:rsid w:val="00AC30AC"/>
    <w:rsid w:val="00AC3554"/>
    <w:rsid w:val="00AC3592"/>
    <w:rsid w:val="00AC3B57"/>
    <w:rsid w:val="00AC3C45"/>
    <w:rsid w:val="00AC438E"/>
    <w:rsid w:val="00AC46E8"/>
    <w:rsid w:val="00AC4CE1"/>
    <w:rsid w:val="00AC5719"/>
    <w:rsid w:val="00AC576F"/>
    <w:rsid w:val="00AC5A9A"/>
    <w:rsid w:val="00AC656A"/>
    <w:rsid w:val="00AC6B14"/>
    <w:rsid w:val="00AC6FB6"/>
    <w:rsid w:val="00AC7336"/>
    <w:rsid w:val="00AC74FE"/>
    <w:rsid w:val="00AC75C7"/>
    <w:rsid w:val="00AC7D35"/>
    <w:rsid w:val="00AD03E6"/>
    <w:rsid w:val="00AD055E"/>
    <w:rsid w:val="00AD0869"/>
    <w:rsid w:val="00AD0C18"/>
    <w:rsid w:val="00AD0F63"/>
    <w:rsid w:val="00AD1712"/>
    <w:rsid w:val="00AD1C78"/>
    <w:rsid w:val="00AD2886"/>
    <w:rsid w:val="00AD2B68"/>
    <w:rsid w:val="00AD2E04"/>
    <w:rsid w:val="00AD31AF"/>
    <w:rsid w:val="00AD340D"/>
    <w:rsid w:val="00AD37EF"/>
    <w:rsid w:val="00AD4176"/>
    <w:rsid w:val="00AD52D4"/>
    <w:rsid w:val="00AD54CC"/>
    <w:rsid w:val="00AD57DD"/>
    <w:rsid w:val="00AD5FE2"/>
    <w:rsid w:val="00AD6B99"/>
    <w:rsid w:val="00AD6D6F"/>
    <w:rsid w:val="00AD73A9"/>
    <w:rsid w:val="00AD73CD"/>
    <w:rsid w:val="00AD7613"/>
    <w:rsid w:val="00AE012E"/>
    <w:rsid w:val="00AE0B9D"/>
    <w:rsid w:val="00AE0E11"/>
    <w:rsid w:val="00AE0E33"/>
    <w:rsid w:val="00AE0ECC"/>
    <w:rsid w:val="00AE109A"/>
    <w:rsid w:val="00AE1115"/>
    <w:rsid w:val="00AE1571"/>
    <w:rsid w:val="00AE1EC5"/>
    <w:rsid w:val="00AE2C74"/>
    <w:rsid w:val="00AE31B7"/>
    <w:rsid w:val="00AE3833"/>
    <w:rsid w:val="00AE3D03"/>
    <w:rsid w:val="00AE40DF"/>
    <w:rsid w:val="00AE4113"/>
    <w:rsid w:val="00AE46FA"/>
    <w:rsid w:val="00AE4DA6"/>
    <w:rsid w:val="00AE4EA0"/>
    <w:rsid w:val="00AE597A"/>
    <w:rsid w:val="00AE5AA7"/>
    <w:rsid w:val="00AE62F1"/>
    <w:rsid w:val="00AE63E0"/>
    <w:rsid w:val="00AE6AE8"/>
    <w:rsid w:val="00AE6B0B"/>
    <w:rsid w:val="00AE6B49"/>
    <w:rsid w:val="00AE6E78"/>
    <w:rsid w:val="00AE7507"/>
    <w:rsid w:val="00AE75FB"/>
    <w:rsid w:val="00AF0A2A"/>
    <w:rsid w:val="00AF0DDE"/>
    <w:rsid w:val="00AF0FEE"/>
    <w:rsid w:val="00AF2377"/>
    <w:rsid w:val="00AF29C9"/>
    <w:rsid w:val="00AF2A3E"/>
    <w:rsid w:val="00AF2F16"/>
    <w:rsid w:val="00AF394F"/>
    <w:rsid w:val="00AF3AD3"/>
    <w:rsid w:val="00AF3DB6"/>
    <w:rsid w:val="00AF4321"/>
    <w:rsid w:val="00AF432D"/>
    <w:rsid w:val="00AF49C9"/>
    <w:rsid w:val="00AF49CD"/>
    <w:rsid w:val="00AF5612"/>
    <w:rsid w:val="00AF5ECE"/>
    <w:rsid w:val="00AF615F"/>
    <w:rsid w:val="00AF629C"/>
    <w:rsid w:val="00AF70A9"/>
    <w:rsid w:val="00AF70D4"/>
    <w:rsid w:val="00AF71EA"/>
    <w:rsid w:val="00AF721D"/>
    <w:rsid w:val="00B0015D"/>
    <w:rsid w:val="00B00393"/>
    <w:rsid w:val="00B00992"/>
    <w:rsid w:val="00B00D06"/>
    <w:rsid w:val="00B013CB"/>
    <w:rsid w:val="00B013FD"/>
    <w:rsid w:val="00B0154D"/>
    <w:rsid w:val="00B01AE2"/>
    <w:rsid w:val="00B01BB7"/>
    <w:rsid w:val="00B01CE6"/>
    <w:rsid w:val="00B01D16"/>
    <w:rsid w:val="00B0218C"/>
    <w:rsid w:val="00B024A4"/>
    <w:rsid w:val="00B02908"/>
    <w:rsid w:val="00B0321E"/>
    <w:rsid w:val="00B04149"/>
    <w:rsid w:val="00B045B3"/>
    <w:rsid w:val="00B050F4"/>
    <w:rsid w:val="00B05117"/>
    <w:rsid w:val="00B054F0"/>
    <w:rsid w:val="00B055DD"/>
    <w:rsid w:val="00B058FA"/>
    <w:rsid w:val="00B05A89"/>
    <w:rsid w:val="00B05DE7"/>
    <w:rsid w:val="00B06221"/>
    <w:rsid w:val="00B06424"/>
    <w:rsid w:val="00B0661A"/>
    <w:rsid w:val="00B0687C"/>
    <w:rsid w:val="00B06F13"/>
    <w:rsid w:val="00B071E1"/>
    <w:rsid w:val="00B0776F"/>
    <w:rsid w:val="00B077F5"/>
    <w:rsid w:val="00B07BBC"/>
    <w:rsid w:val="00B104CA"/>
    <w:rsid w:val="00B10757"/>
    <w:rsid w:val="00B10F18"/>
    <w:rsid w:val="00B111FB"/>
    <w:rsid w:val="00B1124F"/>
    <w:rsid w:val="00B11650"/>
    <w:rsid w:val="00B11DFB"/>
    <w:rsid w:val="00B12132"/>
    <w:rsid w:val="00B1224F"/>
    <w:rsid w:val="00B123D8"/>
    <w:rsid w:val="00B130F2"/>
    <w:rsid w:val="00B13468"/>
    <w:rsid w:val="00B13EB7"/>
    <w:rsid w:val="00B13F4B"/>
    <w:rsid w:val="00B14C15"/>
    <w:rsid w:val="00B14E18"/>
    <w:rsid w:val="00B14FFB"/>
    <w:rsid w:val="00B151E6"/>
    <w:rsid w:val="00B162B1"/>
    <w:rsid w:val="00B1660A"/>
    <w:rsid w:val="00B1663F"/>
    <w:rsid w:val="00B16815"/>
    <w:rsid w:val="00B1704F"/>
    <w:rsid w:val="00B1795D"/>
    <w:rsid w:val="00B17C85"/>
    <w:rsid w:val="00B206D1"/>
    <w:rsid w:val="00B212D5"/>
    <w:rsid w:val="00B21D9E"/>
    <w:rsid w:val="00B2256D"/>
    <w:rsid w:val="00B2269F"/>
    <w:rsid w:val="00B22756"/>
    <w:rsid w:val="00B22A90"/>
    <w:rsid w:val="00B22ED6"/>
    <w:rsid w:val="00B23800"/>
    <w:rsid w:val="00B23B2D"/>
    <w:rsid w:val="00B23C32"/>
    <w:rsid w:val="00B23C36"/>
    <w:rsid w:val="00B2467A"/>
    <w:rsid w:val="00B24797"/>
    <w:rsid w:val="00B257AF"/>
    <w:rsid w:val="00B25B1C"/>
    <w:rsid w:val="00B265B7"/>
    <w:rsid w:val="00B26A78"/>
    <w:rsid w:val="00B27702"/>
    <w:rsid w:val="00B279CF"/>
    <w:rsid w:val="00B30AB3"/>
    <w:rsid w:val="00B32231"/>
    <w:rsid w:val="00B3254D"/>
    <w:rsid w:val="00B3259E"/>
    <w:rsid w:val="00B325DF"/>
    <w:rsid w:val="00B32689"/>
    <w:rsid w:val="00B3302B"/>
    <w:rsid w:val="00B330C8"/>
    <w:rsid w:val="00B330D4"/>
    <w:rsid w:val="00B33276"/>
    <w:rsid w:val="00B33B13"/>
    <w:rsid w:val="00B34268"/>
    <w:rsid w:val="00B348E3"/>
    <w:rsid w:val="00B3494B"/>
    <w:rsid w:val="00B349BD"/>
    <w:rsid w:val="00B34E31"/>
    <w:rsid w:val="00B34E3B"/>
    <w:rsid w:val="00B34F05"/>
    <w:rsid w:val="00B3536C"/>
    <w:rsid w:val="00B3537C"/>
    <w:rsid w:val="00B35C6E"/>
    <w:rsid w:val="00B35D41"/>
    <w:rsid w:val="00B37052"/>
    <w:rsid w:val="00B40061"/>
    <w:rsid w:val="00B407ED"/>
    <w:rsid w:val="00B40933"/>
    <w:rsid w:val="00B40951"/>
    <w:rsid w:val="00B4142E"/>
    <w:rsid w:val="00B414E1"/>
    <w:rsid w:val="00B414EB"/>
    <w:rsid w:val="00B415AC"/>
    <w:rsid w:val="00B41820"/>
    <w:rsid w:val="00B41AD6"/>
    <w:rsid w:val="00B41C92"/>
    <w:rsid w:val="00B41D3D"/>
    <w:rsid w:val="00B41E19"/>
    <w:rsid w:val="00B42658"/>
    <w:rsid w:val="00B42D06"/>
    <w:rsid w:val="00B42F6C"/>
    <w:rsid w:val="00B43001"/>
    <w:rsid w:val="00B430CE"/>
    <w:rsid w:val="00B43210"/>
    <w:rsid w:val="00B43619"/>
    <w:rsid w:val="00B43B20"/>
    <w:rsid w:val="00B43F64"/>
    <w:rsid w:val="00B44022"/>
    <w:rsid w:val="00B440D1"/>
    <w:rsid w:val="00B44377"/>
    <w:rsid w:val="00B450E3"/>
    <w:rsid w:val="00B45E35"/>
    <w:rsid w:val="00B45EF6"/>
    <w:rsid w:val="00B46066"/>
    <w:rsid w:val="00B4680A"/>
    <w:rsid w:val="00B46E41"/>
    <w:rsid w:val="00B476C3"/>
    <w:rsid w:val="00B4798E"/>
    <w:rsid w:val="00B47999"/>
    <w:rsid w:val="00B47BA1"/>
    <w:rsid w:val="00B47D08"/>
    <w:rsid w:val="00B50205"/>
    <w:rsid w:val="00B50216"/>
    <w:rsid w:val="00B50377"/>
    <w:rsid w:val="00B503BE"/>
    <w:rsid w:val="00B50BE8"/>
    <w:rsid w:val="00B50D31"/>
    <w:rsid w:val="00B51A69"/>
    <w:rsid w:val="00B51C19"/>
    <w:rsid w:val="00B51CBD"/>
    <w:rsid w:val="00B51E30"/>
    <w:rsid w:val="00B5211B"/>
    <w:rsid w:val="00B5278D"/>
    <w:rsid w:val="00B527FD"/>
    <w:rsid w:val="00B52A7B"/>
    <w:rsid w:val="00B53A28"/>
    <w:rsid w:val="00B53CC2"/>
    <w:rsid w:val="00B54737"/>
    <w:rsid w:val="00B54E97"/>
    <w:rsid w:val="00B552EC"/>
    <w:rsid w:val="00B55689"/>
    <w:rsid w:val="00B56339"/>
    <w:rsid w:val="00B56795"/>
    <w:rsid w:val="00B56801"/>
    <w:rsid w:val="00B56F92"/>
    <w:rsid w:val="00B57113"/>
    <w:rsid w:val="00B60255"/>
    <w:rsid w:val="00B6057D"/>
    <w:rsid w:val="00B60790"/>
    <w:rsid w:val="00B60A45"/>
    <w:rsid w:val="00B60CAD"/>
    <w:rsid w:val="00B60FA2"/>
    <w:rsid w:val="00B613E3"/>
    <w:rsid w:val="00B61889"/>
    <w:rsid w:val="00B61DAE"/>
    <w:rsid w:val="00B62037"/>
    <w:rsid w:val="00B62634"/>
    <w:rsid w:val="00B626EF"/>
    <w:rsid w:val="00B627CA"/>
    <w:rsid w:val="00B62ABA"/>
    <w:rsid w:val="00B6320C"/>
    <w:rsid w:val="00B6385E"/>
    <w:rsid w:val="00B64148"/>
    <w:rsid w:val="00B64187"/>
    <w:rsid w:val="00B646F2"/>
    <w:rsid w:val="00B648C5"/>
    <w:rsid w:val="00B64C2C"/>
    <w:rsid w:val="00B64D08"/>
    <w:rsid w:val="00B64D84"/>
    <w:rsid w:val="00B652AF"/>
    <w:rsid w:val="00B65365"/>
    <w:rsid w:val="00B65E92"/>
    <w:rsid w:val="00B66044"/>
    <w:rsid w:val="00B66655"/>
    <w:rsid w:val="00B66B95"/>
    <w:rsid w:val="00B66CBA"/>
    <w:rsid w:val="00B66D76"/>
    <w:rsid w:val="00B66DC0"/>
    <w:rsid w:val="00B6762F"/>
    <w:rsid w:val="00B67772"/>
    <w:rsid w:val="00B700CC"/>
    <w:rsid w:val="00B70496"/>
    <w:rsid w:val="00B707B5"/>
    <w:rsid w:val="00B70EEC"/>
    <w:rsid w:val="00B7125D"/>
    <w:rsid w:val="00B717D8"/>
    <w:rsid w:val="00B71A96"/>
    <w:rsid w:val="00B71E35"/>
    <w:rsid w:val="00B72A08"/>
    <w:rsid w:val="00B72C69"/>
    <w:rsid w:val="00B73051"/>
    <w:rsid w:val="00B733FF"/>
    <w:rsid w:val="00B7343B"/>
    <w:rsid w:val="00B734BA"/>
    <w:rsid w:val="00B737B8"/>
    <w:rsid w:val="00B73A79"/>
    <w:rsid w:val="00B73A95"/>
    <w:rsid w:val="00B73AB3"/>
    <w:rsid w:val="00B73E45"/>
    <w:rsid w:val="00B75259"/>
    <w:rsid w:val="00B7562A"/>
    <w:rsid w:val="00B758B9"/>
    <w:rsid w:val="00B759D0"/>
    <w:rsid w:val="00B761CB"/>
    <w:rsid w:val="00B7755B"/>
    <w:rsid w:val="00B779E6"/>
    <w:rsid w:val="00B801DB"/>
    <w:rsid w:val="00B80AAE"/>
    <w:rsid w:val="00B80B6B"/>
    <w:rsid w:val="00B80D1C"/>
    <w:rsid w:val="00B80FC2"/>
    <w:rsid w:val="00B8130F"/>
    <w:rsid w:val="00B81727"/>
    <w:rsid w:val="00B81774"/>
    <w:rsid w:val="00B817B0"/>
    <w:rsid w:val="00B81BDD"/>
    <w:rsid w:val="00B81C39"/>
    <w:rsid w:val="00B81F82"/>
    <w:rsid w:val="00B824BE"/>
    <w:rsid w:val="00B82B45"/>
    <w:rsid w:val="00B82EE3"/>
    <w:rsid w:val="00B83021"/>
    <w:rsid w:val="00B831A9"/>
    <w:rsid w:val="00B84E63"/>
    <w:rsid w:val="00B85050"/>
    <w:rsid w:val="00B8506B"/>
    <w:rsid w:val="00B858F6"/>
    <w:rsid w:val="00B86483"/>
    <w:rsid w:val="00B8699B"/>
    <w:rsid w:val="00B86C60"/>
    <w:rsid w:val="00B8725D"/>
    <w:rsid w:val="00B87276"/>
    <w:rsid w:val="00B87346"/>
    <w:rsid w:val="00B87A19"/>
    <w:rsid w:val="00B87BAE"/>
    <w:rsid w:val="00B87CA7"/>
    <w:rsid w:val="00B87D37"/>
    <w:rsid w:val="00B906C0"/>
    <w:rsid w:val="00B90BA9"/>
    <w:rsid w:val="00B916B8"/>
    <w:rsid w:val="00B91BF3"/>
    <w:rsid w:val="00B91F09"/>
    <w:rsid w:val="00B91FD9"/>
    <w:rsid w:val="00B92211"/>
    <w:rsid w:val="00B9235B"/>
    <w:rsid w:val="00B92678"/>
    <w:rsid w:val="00B92C95"/>
    <w:rsid w:val="00B92EB8"/>
    <w:rsid w:val="00B92F84"/>
    <w:rsid w:val="00B932CD"/>
    <w:rsid w:val="00B93517"/>
    <w:rsid w:val="00B93911"/>
    <w:rsid w:val="00B93DF0"/>
    <w:rsid w:val="00B940FC"/>
    <w:rsid w:val="00B944C5"/>
    <w:rsid w:val="00B94696"/>
    <w:rsid w:val="00B949D4"/>
    <w:rsid w:val="00B94D9E"/>
    <w:rsid w:val="00B9631F"/>
    <w:rsid w:val="00B9672F"/>
    <w:rsid w:val="00B96A91"/>
    <w:rsid w:val="00B96BB5"/>
    <w:rsid w:val="00B9721A"/>
    <w:rsid w:val="00B974C3"/>
    <w:rsid w:val="00BA0511"/>
    <w:rsid w:val="00BA08A5"/>
    <w:rsid w:val="00BA0C54"/>
    <w:rsid w:val="00BA1299"/>
    <w:rsid w:val="00BA198B"/>
    <w:rsid w:val="00BA1B29"/>
    <w:rsid w:val="00BA1BB7"/>
    <w:rsid w:val="00BA21FB"/>
    <w:rsid w:val="00BA27C6"/>
    <w:rsid w:val="00BA3205"/>
    <w:rsid w:val="00BA3984"/>
    <w:rsid w:val="00BA44EC"/>
    <w:rsid w:val="00BA45E2"/>
    <w:rsid w:val="00BA46B4"/>
    <w:rsid w:val="00BA578D"/>
    <w:rsid w:val="00BA58F2"/>
    <w:rsid w:val="00BA5ED9"/>
    <w:rsid w:val="00BA6008"/>
    <w:rsid w:val="00BA64FE"/>
    <w:rsid w:val="00BA6961"/>
    <w:rsid w:val="00BA730F"/>
    <w:rsid w:val="00BA75D0"/>
    <w:rsid w:val="00BA7690"/>
    <w:rsid w:val="00BA7B69"/>
    <w:rsid w:val="00BB07A3"/>
    <w:rsid w:val="00BB0AAB"/>
    <w:rsid w:val="00BB1946"/>
    <w:rsid w:val="00BB1BDA"/>
    <w:rsid w:val="00BB1BE9"/>
    <w:rsid w:val="00BB1CDD"/>
    <w:rsid w:val="00BB2013"/>
    <w:rsid w:val="00BB24EA"/>
    <w:rsid w:val="00BB2C73"/>
    <w:rsid w:val="00BB2E64"/>
    <w:rsid w:val="00BB30C8"/>
    <w:rsid w:val="00BB327C"/>
    <w:rsid w:val="00BB355D"/>
    <w:rsid w:val="00BB3E2A"/>
    <w:rsid w:val="00BB437D"/>
    <w:rsid w:val="00BB4483"/>
    <w:rsid w:val="00BB5272"/>
    <w:rsid w:val="00BB53F2"/>
    <w:rsid w:val="00BB5516"/>
    <w:rsid w:val="00BB5B4F"/>
    <w:rsid w:val="00BB5DC3"/>
    <w:rsid w:val="00BB5DC4"/>
    <w:rsid w:val="00BB5DD0"/>
    <w:rsid w:val="00BB60C5"/>
    <w:rsid w:val="00BB64BA"/>
    <w:rsid w:val="00BB65A2"/>
    <w:rsid w:val="00BB6B0A"/>
    <w:rsid w:val="00BB6BC0"/>
    <w:rsid w:val="00BB72A7"/>
    <w:rsid w:val="00BB7755"/>
    <w:rsid w:val="00BB7934"/>
    <w:rsid w:val="00BB79AF"/>
    <w:rsid w:val="00BB7DEB"/>
    <w:rsid w:val="00BB7E4F"/>
    <w:rsid w:val="00BC01AB"/>
    <w:rsid w:val="00BC0A97"/>
    <w:rsid w:val="00BC0C6A"/>
    <w:rsid w:val="00BC1933"/>
    <w:rsid w:val="00BC1BC0"/>
    <w:rsid w:val="00BC1D87"/>
    <w:rsid w:val="00BC243A"/>
    <w:rsid w:val="00BC26A4"/>
    <w:rsid w:val="00BC3706"/>
    <w:rsid w:val="00BC39B7"/>
    <w:rsid w:val="00BC3A97"/>
    <w:rsid w:val="00BC43A0"/>
    <w:rsid w:val="00BC468B"/>
    <w:rsid w:val="00BC4742"/>
    <w:rsid w:val="00BC4E5F"/>
    <w:rsid w:val="00BC4EA7"/>
    <w:rsid w:val="00BC5191"/>
    <w:rsid w:val="00BC5200"/>
    <w:rsid w:val="00BC554B"/>
    <w:rsid w:val="00BC5C76"/>
    <w:rsid w:val="00BC63FE"/>
    <w:rsid w:val="00BC7A82"/>
    <w:rsid w:val="00BC7E19"/>
    <w:rsid w:val="00BD0EE3"/>
    <w:rsid w:val="00BD14A9"/>
    <w:rsid w:val="00BD1D21"/>
    <w:rsid w:val="00BD1DB9"/>
    <w:rsid w:val="00BD21D8"/>
    <w:rsid w:val="00BD283F"/>
    <w:rsid w:val="00BD2A89"/>
    <w:rsid w:val="00BD340C"/>
    <w:rsid w:val="00BD349F"/>
    <w:rsid w:val="00BD40ED"/>
    <w:rsid w:val="00BD43A7"/>
    <w:rsid w:val="00BD43CF"/>
    <w:rsid w:val="00BD4CA4"/>
    <w:rsid w:val="00BD4FF7"/>
    <w:rsid w:val="00BD5458"/>
    <w:rsid w:val="00BD618D"/>
    <w:rsid w:val="00BD6528"/>
    <w:rsid w:val="00BD6CBC"/>
    <w:rsid w:val="00BD6E3B"/>
    <w:rsid w:val="00BD6EC9"/>
    <w:rsid w:val="00BD7155"/>
    <w:rsid w:val="00BD76B8"/>
    <w:rsid w:val="00BD79A3"/>
    <w:rsid w:val="00BE0930"/>
    <w:rsid w:val="00BE0C2C"/>
    <w:rsid w:val="00BE0FB4"/>
    <w:rsid w:val="00BE11D4"/>
    <w:rsid w:val="00BE1463"/>
    <w:rsid w:val="00BE16F5"/>
    <w:rsid w:val="00BE1723"/>
    <w:rsid w:val="00BE17E1"/>
    <w:rsid w:val="00BE18F0"/>
    <w:rsid w:val="00BE1E91"/>
    <w:rsid w:val="00BE20CD"/>
    <w:rsid w:val="00BE2149"/>
    <w:rsid w:val="00BE2249"/>
    <w:rsid w:val="00BE23D4"/>
    <w:rsid w:val="00BE255F"/>
    <w:rsid w:val="00BE256C"/>
    <w:rsid w:val="00BE2975"/>
    <w:rsid w:val="00BE29D2"/>
    <w:rsid w:val="00BE2EE3"/>
    <w:rsid w:val="00BE3192"/>
    <w:rsid w:val="00BE32D4"/>
    <w:rsid w:val="00BE35F9"/>
    <w:rsid w:val="00BE3E70"/>
    <w:rsid w:val="00BE4274"/>
    <w:rsid w:val="00BE44CC"/>
    <w:rsid w:val="00BE4A70"/>
    <w:rsid w:val="00BE4BFC"/>
    <w:rsid w:val="00BE4C50"/>
    <w:rsid w:val="00BE4DE7"/>
    <w:rsid w:val="00BE50A5"/>
    <w:rsid w:val="00BE57DC"/>
    <w:rsid w:val="00BE58CF"/>
    <w:rsid w:val="00BE5A60"/>
    <w:rsid w:val="00BE6240"/>
    <w:rsid w:val="00BE63D3"/>
    <w:rsid w:val="00BE6A04"/>
    <w:rsid w:val="00BE728C"/>
    <w:rsid w:val="00BE7EFC"/>
    <w:rsid w:val="00BF0856"/>
    <w:rsid w:val="00BF0915"/>
    <w:rsid w:val="00BF1066"/>
    <w:rsid w:val="00BF14F5"/>
    <w:rsid w:val="00BF1A49"/>
    <w:rsid w:val="00BF1EEA"/>
    <w:rsid w:val="00BF211D"/>
    <w:rsid w:val="00BF227F"/>
    <w:rsid w:val="00BF2B82"/>
    <w:rsid w:val="00BF2E83"/>
    <w:rsid w:val="00BF35F2"/>
    <w:rsid w:val="00BF3A0A"/>
    <w:rsid w:val="00BF3DAE"/>
    <w:rsid w:val="00BF3E38"/>
    <w:rsid w:val="00BF49BA"/>
    <w:rsid w:val="00BF4C73"/>
    <w:rsid w:val="00BF558E"/>
    <w:rsid w:val="00BF5942"/>
    <w:rsid w:val="00BF5D2E"/>
    <w:rsid w:val="00BF63FD"/>
    <w:rsid w:val="00BF66E8"/>
    <w:rsid w:val="00BF769A"/>
    <w:rsid w:val="00BF7711"/>
    <w:rsid w:val="00BF7EBD"/>
    <w:rsid w:val="00C005F8"/>
    <w:rsid w:val="00C00969"/>
    <w:rsid w:val="00C015BF"/>
    <w:rsid w:val="00C01C70"/>
    <w:rsid w:val="00C01E4C"/>
    <w:rsid w:val="00C02874"/>
    <w:rsid w:val="00C03057"/>
    <w:rsid w:val="00C03090"/>
    <w:rsid w:val="00C03541"/>
    <w:rsid w:val="00C03A23"/>
    <w:rsid w:val="00C03DE3"/>
    <w:rsid w:val="00C05D2E"/>
    <w:rsid w:val="00C05E2A"/>
    <w:rsid w:val="00C05F00"/>
    <w:rsid w:val="00C0638E"/>
    <w:rsid w:val="00C0665B"/>
    <w:rsid w:val="00C06AA2"/>
    <w:rsid w:val="00C07054"/>
    <w:rsid w:val="00C07065"/>
    <w:rsid w:val="00C0707C"/>
    <w:rsid w:val="00C07401"/>
    <w:rsid w:val="00C07FB7"/>
    <w:rsid w:val="00C10160"/>
    <w:rsid w:val="00C10213"/>
    <w:rsid w:val="00C10650"/>
    <w:rsid w:val="00C10A2E"/>
    <w:rsid w:val="00C10AEF"/>
    <w:rsid w:val="00C11634"/>
    <w:rsid w:val="00C11C72"/>
    <w:rsid w:val="00C123EC"/>
    <w:rsid w:val="00C12A57"/>
    <w:rsid w:val="00C12AA3"/>
    <w:rsid w:val="00C12B4E"/>
    <w:rsid w:val="00C12CBA"/>
    <w:rsid w:val="00C1322B"/>
    <w:rsid w:val="00C132EC"/>
    <w:rsid w:val="00C1354B"/>
    <w:rsid w:val="00C13A7B"/>
    <w:rsid w:val="00C13C44"/>
    <w:rsid w:val="00C13F0A"/>
    <w:rsid w:val="00C140E1"/>
    <w:rsid w:val="00C14336"/>
    <w:rsid w:val="00C1438C"/>
    <w:rsid w:val="00C1461B"/>
    <w:rsid w:val="00C14962"/>
    <w:rsid w:val="00C1499F"/>
    <w:rsid w:val="00C14AD4"/>
    <w:rsid w:val="00C14F7D"/>
    <w:rsid w:val="00C1544D"/>
    <w:rsid w:val="00C156BC"/>
    <w:rsid w:val="00C15877"/>
    <w:rsid w:val="00C161F2"/>
    <w:rsid w:val="00C162D5"/>
    <w:rsid w:val="00C1632A"/>
    <w:rsid w:val="00C16680"/>
    <w:rsid w:val="00C167FD"/>
    <w:rsid w:val="00C16CDE"/>
    <w:rsid w:val="00C16E32"/>
    <w:rsid w:val="00C174E4"/>
    <w:rsid w:val="00C1790F"/>
    <w:rsid w:val="00C17A12"/>
    <w:rsid w:val="00C17AD7"/>
    <w:rsid w:val="00C17CAD"/>
    <w:rsid w:val="00C17EDC"/>
    <w:rsid w:val="00C203B5"/>
    <w:rsid w:val="00C20466"/>
    <w:rsid w:val="00C20743"/>
    <w:rsid w:val="00C20AE1"/>
    <w:rsid w:val="00C20B01"/>
    <w:rsid w:val="00C2130D"/>
    <w:rsid w:val="00C213A0"/>
    <w:rsid w:val="00C21838"/>
    <w:rsid w:val="00C21E20"/>
    <w:rsid w:val="00C22259"/>
    <w:rsid w:val="00C222D9"/>
    <w:rsid w:val="00C22C64"/>
    <w:rsid w:val="00C22F62"/>
    <w:rsid w:val="00C233C3"/>
    <w:rsid w:val="00C2376B"/>
    <w:rsid w:val="00C23ABD"/>
    <w:rsid w:val="00C2437E"/>
    <w:rsid w:val="00C246D1"/>
    <w:rsid w:val="00C24BE1"/>
    <w:rsid w:val="00C25404"/>
    <w:rsid w:val="00C25797"/>
    <w:rsid w:val="00C26531"/>
    <w:rsid w:val="00C268B3"/>
    <w:rsid w:val="00C26ADA"/>
    <w:rsid w:val="00C27768"/>
    <w:rsid w:val="00C27E08"/>
    <w:rsid w:val="00C30570"/>
    <w:rsid w:val="00C3189E"/>
    <w:rsid w:val="00C31AC5"/>
    <w:rsid w:val="00C31DE0"/>
    <w:rsid w:val="00C31F00"/>
    <w:rsid w:val="00C32199"/>
    <w:rsid w:val="00C3231A"/>
    <w:rsid w:val="00C32CA4"/>
    <w:rsid w:val="00C336AE"/>
    <w:rsid w:val="00C33BA8"/>
    <w:rsid w:val="00C342F9"/>
    <w:rsid w:val="00C343CB"/>
    <w:rsid w:val="00C344C3"/>
    <w:rsid w:val="00C34E29"/>
    <w:rsid w:val="00C350BA"/>
    <w:rsid w:val="00C35825"/>
    <w:rsid w:val="00C35A68"/>
    <w:rsid w:val="00C361E6"/>
    <w:rsid w:val="00C36440"/>
    <w:rsid w:val="00C366DA"/>
    <w:rsid w:val="00C370EA"/>
    <w:rsid w:val="00C377C5"/>
    <w:rsid w:val="00C40E53"/>
    <w:rsid w:val="00C412B0"/>
    <w:rsid w:val="00C4149B"/>
    <w:rsid w:val="00C416E6"/>
    <w:rsid w:val="00C4187E"/>
    <w:rsid w:val="00C418F6"/>
    <w:rsid w:val="00C42647"/>
    <w:rsid w:val="00C43309"/>
    <w:rsid w:val="00C4352D"/>
    <w:rsid w:val="00C439AD"/>
    <w:rsid w:val="00C43E39"/>
    <w:rsid w:val="00C44052"/>
    <w:rsid w:val="00C44604"/>
    <w:rsid w:val="00C448DD"/>
    <w:rsid w:val="00C4526F"/>
    <w:rsid w:val="00C45961"/>
    <w:rsid w:val="00C45D8B"/>
    <w:rsid w:val="00C45DFB"/>
    <w:rsid w:val="00C46093"/>
    <w:rsid w:val="00C46282"/>
    <w:rsid w:val="00C46708"/>
    <w:rsid w:val="00C46B0B"/>
    <w:rsid w:val="00C46DF2"/>
    <w:rsid w:val="00C473A5"/>
    <w:rsid w:val="00C47645"/>
    <w:rsid w:val="00C50162"/>
    <w:rsid w:val="00C5019F"/>
    <w:rsid w:val="00C501F4"/>
    <w:rsid w:val="00C50540"/>
    <w:rsid w:val="00C505BF"/>
    <w:rsid w:val="00C509BB"/>
    <w:rsid w:val="00C50A62"/>
    <w:rsid w:val="00C50A89"/>
    <w:rsid w:val="00C51055"/>
    <w:rsid w:val="00C510ED"/>
    <w:rsid w:val="00C515BC"/>
    <w:rsid w:val="00C51ACD"/>
    <w:rsid w:val="00C51C74"/>
    <w:rsid w:val="00C51DEE"/>
    <w:rsid w:val="00C52928"/>
    <w:rsid w:val="00C52F1E"/>
    <w:rsid w:val="00C536B8"/>
    <w:rsid w:val="00C53B4F"/>
    <w:rsid w:val="00C53CD4"/>
    <w:rsid w:val="00C555BF"/>
    <w:rsid w:val="00C558E0"/>
    <w:rsid w:val="00C56178"/>
    <w:rsid w:val="00C5657E"/>
    <w:rsid w:val="00C569EE"/>
    <w:rsid w:val="00C572EF"/>
    <w:rsid w:val="00C573F6"/>
    <w:rsid w:val="00C5745B"/>
    <w:rsid w:val="00C57CCA"/>
    <w:rsid w:val="00C57CE1"/>
    <w:rsid w:val="00C57FA7"/>
    <w:rsid w:val="00C60737"/>
    <w:rsid w:val="00C60FF8"/>
    <w:rsid w:val="00C622A1"/>
    <w:rsid w:val="00C6284E"/>
    <w:rsid w:val="00C62C1D"/>
    <w:rsid w:val="00C62F10"/>
    <w:rsid w:val="00C63345"/>
    <w:rsid w:val="00C633A8"/>
    <w:rsid w:val="00C633CD"/>
    <w:rsid w:val="00C6344F"/>
    <w:rsid w:val="00C63746"/>
    <w:rsid w:val="00C63C59"/>
    <w:rsid w:val="00C63D2B"/>
    <w:rsid w:val="00C6404A"/>
    <w:rsid w:val="00C64215"/>
    <w:rsid w:val="00C6428E"/>
    <w:rsid w:val="00C64420"/>
    <w:rsid w:val="00C646CB"/>
    <w:rsid w:val="00C6530D"/>
    <w:rsid w:val="00C654DF"/>
    <w:rsid w:val="00C65D99"/>
    <w:rsid w:val="00C65EB5"/>
    <w:rsid w:val="00C66042"/>
    <w:rsid w:val="00C66044"/>
    <w:rsid w:val="00C66183"/>
    <w:rsid w:val="00C6657A"/>
    <w:rsid w:val="00C66616"/>
    <w:rsid w:val="00C666BA"/>
    <w:rsid w:val="00C666E0"/>
    <w:rsid w:val="00C6671F"/>
    <w:rsid w:val="00C66FBA"/>
    <w:rsid w:val="00C67057"/>
    <w:rsid w:val="00C678D5"/>
    <w:rsid w:val="00C67A92"/>
    <w:rsid w:val="00C67C26"/>
    <w:rsid w:val="00C67FCC"/>
    <w:rsid w:val="00C708FC"/>
    <w:rsid w:val="00C709E5"/>
    <w:rsid w:val="00C70CE0"/>
    <w:rsid w:val="00C710E0"/>
    <w:rsid w:val="00C71290"/>
    <w:rsid w:val="00C713D4"/>
    <w:rsid w:val="00C716D6"/>
    <w:rsid w:val="00C71919"/>
    <w:rsid w:val="00C71CC2"/>
    <w:rsid w:val="00C7203B"/>
    <w:rsid w:val="00C721A1"/>
    <w:rsid w:val="00C721BD"/>
    <w:rsid w:val="00C721E6"/>
    <w:rsid w:val="00C72711"/>
    <w:rsid w:val="00C72851"/>
    <w:rsid w:val="00C728CA"/>
    <w:rsid w:val="00C731B1"/>
    <w:rsid w:val="00C7396B"/>
    <w:rsid w:val="00C744C7"/>
    <w:rsid w:val="00C74D1B"/>
    <w:rsid w:val="00C74E2A"/>
    <w:rsid w:val="00C7515C"/>
    <w:rsid w:val="00C754F4"/>
    <w:rsid w:val="00C7571D"/>
    <w:rsid w:val="00C75A51"/>
    <w:rsid w:val="00C764D8"/>
    <w:rsid w:val="00C7693A"/>
    <w:rsid w:val="00C769DE"/>
    <w:rsid w:val="00C76C1B"/>
    <w:rsid w:val="00C77C15"/>
    <w:rsid w:val="00C803F0"/>
    <w:rsid w:val="00C806D1"/>
    <w:rsid w:val="00C80CC3"/>
    <w:rsid w:val="00C80CC7"/>
    <w:rsid w:val="00C81746"/>
    <w:rsid w:val="00C81C04"/>
    <w:rsid w:val="00C81E5D"/>
    <w:rsid w:val="00C82626"/>
    <w:rsid w:val="00C82655"/>
    <w:rsid w:val="00C82E12"/>
    <w:rsid w:val="00C8357E"/>
    <w:rsid w:val="00C83C79"/>
    <w:rsid w:val="00C840E7"/>
    <w:rsid w:val="00C843BF"/>
    <w:rsid w:val="00C84C30"/>
    <w:rsid w:val="00C84D31"/>
    <w:rsid w:val="00C84E75"/>
    <w:rsid w:val="00C852C2"/>
    <w:rsid w:val="00C85B37"/>
    <w:rsid w:val="00C85BEE"/>
    <w:rsid w:val="00C85CD7"/>
    <w:rsid w:val="00C85E29"/>
    <w:rsid w:val="00C85E3F"/>
    <w:rsid w:val="00C867F0"/>
    <w:rsid w:val="00C878B1"/>
    <w:rsid w:val="00C87AD0"/>
    <w:rsid w:val="00C907A7"/>
    <w:rsid w:val="00C90A7C"/>
    <w:rsid w:val="00C90A9D"/>
    <w:rsid w:val="00C90D68"/>
    <w:rsid w:val="00C90EC2"/>
    <w:rsid w:val="00C91049"/>
    <w:rsid w:val="00C91609"/>
    <w:rsid w:val="00C918D5"/>
    <w:rsid w:val="00C919B4"/>
    <w:rsid w:val="00C91BB4"/>
    <w:rsid w:val="00C91D2A"/>
    <w:rsid w:val="00C9245C"/>
    <w:rsid w:val="00C92645"/>
    <w:rsid w:val="00C927E0"/>
    <w:rsid w:val="00C92867"/>
    <w:rsid w:val="00C92CEB"/>
    <w:rsid w:val="00C92F6C"/>
    <w:rsid w:val="00C94429"/>
    <w:rsid w:val="00C94495"/>
    <w:rsid w:val="00C94D9A"/>
    <w:rsid w:val="00C95139"/>
    <w:rsid w:val="00C95489"/>
    <w:rsid w:val="00C95E77"/>
    <w:rsid w:val="00C967C2"/>
    <w:rsid w:val="00C9686C"/>
    <w:rsid w:val="00C96C81"/>
    <w:rsid w:val="00C96FAC"/>
    <w:rsid w:val="00C96FB6"/>
    <w:rsid w:val="00C979CB"/>
    <w:rsid w:val="00C97C5E"/>
    <w:rsid w:val="00CA0190"/>
    <w:rsid w:val="00CA07A7"/>
    <w:rsid w:val="00CA0A35"/>
    <w:rsid w:val="00CA0D64"/>
    <w:rsid w:val="00CA11B1"/>
    <w:rsid w:val="00CA15E1"/>
    <w:rsid w:val="00CA1731"/>
    <w:rsid w:val="00CA1CD9"/>
    <w:rsid w:val="00CA1DC6"/>
    <w:rsid w:val="00CA1FA4"/>
    <w:rsid w:val="00CA3326"/>
    <w:rsid w:val="00CA3718"/>
    <w:rsid w:val="00CA3A6A"/>
    <w:rsid w:val="00CA3B23"/>
    <w:rsid w:val="00CA3BB0"/>
    <w:rsid w:val="00CA3C59"/>
    <w:rsid w:val="00CA4315"/>
    <w:rsid w:val="00CA444F"/>
    <w:rsid w:val="00CA456E"/>
    <w:rsid w:val="00CA4ADD"/>
    <w:rsid w:val="00CA5AB1"/>
    <w:rsid w:val="00CA6BFC"/>
    <w:rsid w:val="00CA6E94"/>
    <w:rsid w:val="00CA713C"/>
    <w:rsid w:val="00CA78C0"/>
    <w:rsid w:val="00CB02E8"/>
    <w:rsid w:val="00CB02F4"/>
    <w:rsid w:val="00CB0924"/>
    <w:rsid w:val="00CB0A08"/>
    <w:rsid w:val="00CB1144"/>
    <w:rsid w:val="00CB12A9"/>
    <w:rsid w:val="00CB1311"/>
    <w:rsid w:val="00CB1D7C"/>
    <w:rsid w:val="00CB1E04"/>
    <w:rsid w:val="00CB2153"/>
    <w:rsid w:val="00CB248B"/>
    <w:rsid w:val="00CB2583"/>
    <w:rsid w:val="00CB2A9C"/>
    <w:rsid w:val="00CB2FC5"/>
    <w:rsid w:val="00CB3826"/>
    <w:rsid w:val="00CB3C5B"/>
    <w:rsid w:val="00CB426C"/>
    <w:rsid w:val="00CB4D22"/>
    <w:rsid w:val="00CB5897"/>
    <w:rsid w:val="00CB5A14"/>
    <w:rsid w:val="00CB5FDA"/>
    <w:rsid w:val="00CB6364"/>
    <w:rsid w:val="00CB706D"/>
    <w:rsid w:val="00CB7E21"/>
    <w:rsid w:val="00CC028C"/>
    <w:rsid w:val="00CC02FB"/>
    <w:rsid w:val="00CC087D"/>
    <w:rsid w:val="00CC0A1E"/>
    <w:rsid w:val="00CC0E96"/>
    <w:rsid w:val="00CC0EB6"/>
    <w:rsid w:val="00CC1921"/>
    <w:rsid w:val="00CC2453"/>
    <w:rsid w:val="00CC2806"/>
    <w:rsid w:val="00CC2B63"/>
    <w:rsid w:val="00CC3003"/>
    <w:rsid w:val="00CC308F"/>
    <w:rsid w:val="00CC3647"/>
    <w:rsid w:val="00CC3922"/>
    <w:rsid w:val="00CC3C23"/>
    <w:rsid w:val="00CC3F41"/>
    <w:rsid w:val="00CC3FFB"/>
    <w:rsid w:val="00CC4411"/>
    <w:rsid w:val="00CC4721"/>
    <w:rsid w:val="00CC4962"/>
    <w:rsid w:val="00CC5461"/>
    <w:rsid w:val="00CC56B5"/>
    <w:rsid w:val="00CC5C0E"/>
    <w:rsid w:val="00CC622B"/>
    <w:rsid w:val="00CC689B"/>
    <w:rsid w:val="00CC6A1B"/>
    <w:rsid w:val="00CC7630"/>
    <w:rsid w:val="00CD0A05"/>
    <w:rsid w:val="00CD12B1"/>
    <w:rsid w:val="00CD12F5"/>
    <w:rsid w:val="00CD1436"/>
    <w:rsid w:val="00CD1615"/>
    <w:rsid w:val="00CD169A"/>
    <w:rsid w:val="00CD1CD1"/>
    <w:rsid w:val="00CD1DE6"/>
    <w:rsid w:val="00CD2009"/>
    <w:rsid w:val="00CD20F0"/>
    <w:rsid w:val="00CD24E8"/>
    <w:rsid w:val="00CD24ED"/>
    <w:rsid w:val="00CD27EB"/>
    <w:rsid w:val="00CD288B"/>
    <w:rsid w:val="00CD3098"/>
    <w:rsid w:val="00CD30B4"/>
    <w:rsid w:val="00CD31CA"/>
    <w:rsid w:val="00CD3566"/>
    <w:rsid w:val="00CD3F06"/>
    <w:rsid w:val="00CD4051"/>
    <w:rsid w:val="00CD492A"/>
    <w:rsid w:val="00CD4D34"/>
    <w:rsid w:val="00CD4D8E"/>
    <w:rsid w:val="00CD5486"/>
    <w:rsid w:val="00CD55D0"/>
    <w:rsid w:val="00CD5C43"/>
    <w:rsid w:val="00CD6426"/>
    <w:rsid w:val="00CD6533"/>
    <w:rsid w:val="00CD68F4"/>
    <w:rsid w:val="00CD6957"/>
    <w:rsid w:val="00CD696D"/>
    <w:rsid w:val="00CD6B08"/>
    <w:rsid w:val="00CD6BCD"/>
    <w:rsid w:val="00CD6D46"/>
    <w:rsid w:val="00CD78B4"/>
    <w:rsid w:val="00CD79D9"/>
    <w:rsid w:val="00CD7D12"/>
    <w:rsid w:val="00CE020B"/>
    <w:rsid w:val="00CE0CC9"/>
    <w:rsid w:val="00CE0E27"/>
    <w:rsid w:val="00CE0F18"/>
    <w:rsid w:val="00CE175B"/>
    <w:rsid w:val="00CE1FBE"/>
    <w:rsid w:val="00CE20FF"/>
    <w:rsid w:val="00CE23FB"/>
    <w:rsid w:val="00CE286D"/>
    <w:rsid w:val="00CE2A56"/>
    <w:rsid w:val="00CE318A"/>
    <w:rsid w:val="00CE3540"/>
    <w:rsid w:val="00CE37EF"/>
    <w:rsid w:val="00CE3A05"/>
    <w:rsid w:val="00CE5A08"/>
    <w:rsid w:val="00CE5CB0"/>
    <w:rsid w:val="00CE6905"/>
    <w:rsid w:val="00CE698C"/>
    <w:rsid w:val="00CE69AB"/>
    <w:rsid w:val="00CE7130"/>
    <w:rsid w:val="00CE72F5"/>
    <w:rsid w:val="00CE7811"/>
    <w:rsid w:val="00CE7A87"/>
    <w:rsid w:val="00CE7C5A"/>
    <w:rsid w:val="00CE7F82"/>
    <w:rsid w:val="00CF00B8"/>
    <w:rsid w:val="00CF01C6"/>
    <w:rsid w:val="00CF04A0"/>
    <w:rsid w:val="00CF0BD7"/>
    <w:rsid w:val="00CF0C8B"/>
    <w:rsid w:val="00CF13FB"/>
    <w:rsid w:val="00CF1C3F"/>
    <w:rsid w:val="00CF2A85"/>
    <w:rsid w:val="00CF3167"/>
    <w:rsid w:val="00CF328E"/>
    <w:rsid w:val="00CF3D9F"/>
    <w:rsid w:val="00CF3DC3"/>
    <w:rsid w:val="00CF3EF9"/>
    <w:rsid w:val="00CF402E"/>
    <w:rsid w:val="00CF46F5"/>
    <w:rsid w:val="00CF4A07"/>
    <w:rsid w:val="00CF4C67"/>
    <w:rsid w:val="00CF5720"/>
    <w:rsid w:val="00CF59E8"/>
    <w:rsid w:val="00CF6075"/>
    <w:rsid w:val="00CF62D1"/>
    <w:rsid w:val="00CF680F"/>
    <w:rsid w:val="00CF6813"/>
    <w:rsid w:val="00CF69D0"/>
    <w:rsid w:val="00CF7078"/>
    <w:rsid w:val="00D0038B"/>
    <w:rsid w:val="00D01A73"/>
    <w:rsid w:val="00D01BAD"/>
    <w:rsid w:val="00D02386"/>
    <w:rsid w:val="00D02C6D"/>
    <w:rsid w:val="00D02E97"/>
    <w:rsid w:val="00D0317A"/>
    <w:rsid w:val="00D036C1"/>
    <w:rsid w:val="00D0378B"/>
    <w:rsid w:val="00D03C92"/>
    <w:rsid w:val="00D03FC3"/>
    <w:rsid w:val="00D04652"/>
    <w:rsid w:val="00D048A1"/>
    <w:rsid w:val="00D04B9F"/>
    <w:rsid w:val="00D04BFE"/>
    <w:rsid w:val="00D051C3"/>
    <w:rsid w:val="00D0524B"/>
    <w:rsid w:val="00D054FE"/>
    <w:rsid w:val="00D057F4"/>
    <w:rsid w:val="00D05F10"/>
    <w:rsid w:val="00D06416"/>
    <w:rsid w:val="00D06735"/>
    <w:rsid w:val="00D0696D"/>
    <w:rsid w:val="00D06A03"/>
    <w:rsid w:val="00D06AED"/>
    <w:rsid w:val="00D06BA1"/>
    <w:rsid w:val="00D06C26"/>
    <w:rsid w:val="00D072B7"/>
    <w:rsid w:val="00D07B25"/>
    <w:rsid w:val="00D07C96"/>
    <w:rsid w:val="00D07E99"/>
    <w:rsid w:val="00D10579"/>
    <w:rsid w:val="00D10A9F"/>
    <w:rsid w:val="00D10D02"/>
    <w:rsid w:val="00D10E22"/>
    <w:rsid w:val="00D10EEC"/>
    <w:rsid w:val="00D112F9"/>
    <w:rsid w:val="00D11422"/>
    <w:rsid w:val="00D11503"/>
    <w:rsid w:val="00D1157D"/>
    <w:rsid w:val="00D119B1"/>
    <w:rsid w:val="00D11DC1"/>
    <w:rsid w:val="00D11F26"/>
    <w:rsid w:val="00D12745"/>
    <w:rsid w:val="00D12ACB"/>
    <w:rsid w:val="00D12B43"/>
    <w:rsid w:val="00D12C81"/>
    <w:rsid w:val="00D13E4D"/>
    <w:rsid w:val="00D14362"/>
    <w:rsid w:val="00D144B8"/>
    <w:rsid w:val="00D14673"/>
    <w:rsid w:val="00D147A5"/>
    <w:rsid w:val="00D14938"/>
    <w:rsid w:val="00D14EA7"/>
    <w:rsid w:val="00D1540A"/>
    <w:rsid w:val="00D1543D"/>
    <w:rsid w:val="00D1547B"/>
    <w:rsid w:val="00D156A8"/>
    <w:rsid w:val="00D15BEF"/>
    <w:rsid w:val="00D15CF4"/>
    <w:rsid w:val="00D16519"/>
    <w:rsid w:val="00D1652F"/>
    <w:rsid w:val="00D16F6D"/>
    <w:rsid w:val="00D1711E"/>
    <w:rsid w:val="00D176EC"/>
    <w:rsid w:val="00D203B4"/>
    <w:rsid w:val="00D20465"/>
    <w:rsid w:val="00D2060E"/>
    <w:rsid w:val="00D2081B"/>
    <w:rsid w:val="00D20843"/>
    <w:rsid w:val="00D20BB4"/>
    <w:rsid w:val="00D20BF7"/>
    <w:rsid w:val="00D20F7F"/>
    <w:rsid w:val="00D2137E"/>
    <w:rsid w:val="00D21742"/>
    <w:rsid w:val="00D218F0"/>
    <w:rsid w:val="00D219AF"/>
    <w:rsid w:val="00D22C1D"/>
    <w:rsid w:val="00D230C4"/>
    <w:rsid w:val="00D2386F"/>
    <w:rsid w:val="00D24C53"/>
    <w:rsid w:val="00D24E22"/>
    <w:rsid w:val="00D25444"/>
    <w:rsid w:val="00D256AE"/>
    <w:rsid w:val="00D25CDC"/>
    <w:rsid w:val="00D261FC"/>
    <w:rsid w:val="00D263D0"/>
    <w:rsid w:val="00D2657C"/>
    <w:rsid w:val="00D265BA"/>
    <w:rsid w:val="00D27052"/>
    <w:rsid w:val="00D270D4"/>
    <w:rsid w:val="00D27195"/>
    <w:rsid w:val="00D27383"/>
    <w:rsid w:val="00D275E0"/>
    <w:rsid w:val="00D2780B"/>
    <w:rsid w:val="00D30ED9"/>
    <w:rsid w:val="00D30F21"/>
    <w:rsid w:val="00D31070"/>
    <w:rsid w:val="00D319AB"/>
    <w:rsid w:val="00D31A10"/>
    <w:rsid w:val="00D31D3C"/>
    <w:rsid w:val="00D3269F"/>
    <w:rsid w:val="00D32793"/>
    <w:rsid w:val="00D33358"/>
    <w:rsid w:val="00D33492"/>
    <w:rsid w:val="00D3369A"/>
    <w:rsid w:val="00D33865"/>
    <w:rsid w:val="00D34137"/>
    <w:rsid w:val="00D35633"/>
    <w:rsid w:val="00D356F7"/>
    <w:rsid w:val="00D358D3"/>
    <w:rsid w:val="00D36B9E"/>
    <w:rsid w:val="00D401C0"/>
    <w:rsid w:val="00D402FC"/>
    <w:rsid w:val="00D413F4"/>
    <w:rsid w:val="00D41579"/>
    <w:rsid w:val="00D41951"/>
    <w:rsid w:val="00D41A44"/>
    <w:rsid w:val="00D41FC5"/>
    <w:rsid w:val="00D421C0"/>
    <w:rsid w:val="00D4223A"/>
    <w:rsid w:val="00D42860"/>
    <w:rsid w:val="00D42B23"/>
    <w:rsid w:val="00D42E05"/>
    <w:rsid w:val="00D4374D"/>
    <w:rsid w:val="00D4377D"/>
    <w:rsid w:val="00D43C9C"/>
    <w:rsid w:val="00D43E2E"/>
    <w:rsid w:val="00D43E87"/>
    <w:rsid w:val="00D43EBF"/>
    <w:rsid w:val="00D44012"/>
    <w:rsid w:val="00D443E9"/>
    <w:rsid w:val="00D4461E"/>
    <w:rsid w:val="00D447E9"/>
    <w:rsid w:val="00D44A91"/>
    <w:rsid w:val="00D44B38"/>
    <w:rsid w:val="00D44D46"/>
    <w:rsid w:val="00D44EC4"/>
    <w:rsid w:val="00D4533E"/>
    <w:rsid w:val="00D45407"/>
    <w:rsid w:val="00D45653"/>
    <w:rsid w:val="00D45744"/>
    <w:rsid w:val="00D4586F"/>
    <w:rsid w:val="00D45B46"/>
    <w:rsid w:val="00D467B3"/>
    <w:rsid w:val="00D468E4"/>
    <w:rsid w:val="00D46AFB"/>
    <w:rsid w:val="00D46D0D"/>
    <w:rsid w:val="00D471DC"/>
    <w:rsid w:val="00D47D0F"/>
    <w:rsid w:val="00D510CA"/>
    <w:rsid w:val="00D515B7"/>
    <w:rsid w:val="00D5198B"/>
    <w:rsid w:val="00D52371"/>
    <w:rsid w:val="00D523A6"/>
    <w:rsid w:val="00D52CDF"/>
    <w:rsid w:val="00D52E28"/>
    <w:rsid w:val="00D53A4A"/>
    <w:rsid w:val="00D53A99"/>
    <w:rsid w:val="00D5418D"/>
    <w:rsid w:val="00D5580D"/>
    <w:rsid w:val="00D55AD8"/>
    <w:rsid w:val="00D5643C"/>
    <w:rsid w:val="00D569C0"/>
    <w:rsid w:val="00D56DA4"/>
    <w:rsid w:val="00D57408"/>
    <w:rsid w:val="00D57A67"/>
    <w:rsid w:val="00D57F13"/>
    <w:rsid w:val="00D6035F"/>
    <w:rsid w:val="00D605AB"/>
    <w:rsid w:val="00D6066E"/>
    <w:rsid w:val="00D606AF"/>
    <w:rsid w:val="00D60BBB"/>
    <w:rsid w:val="00D60EA5"/>
    <w:rsid w:val="00D61592"/>
    <w:rsid w:val="00D6160B"/>
    <w:rsid w:val="00D617F3"/>
    <w:rsid w:val="00D61BC2"/>
    <w:rsid w:val="00D61F8D"/>
    <w:rsid w:val="00D6200B"/>
    <w:rsid w:val="00D62992"/>
    <w:rsid w:val="00D62B9C"/>
    <w:rsid w:val="00D62D5D"/>
    <w:rsid w:val="00D62E05"/>
    <w:rsid w:val="00D63272"/>
    <w:rsid w:val="00D634DF"/>
    <w:rsid w:val="00D636E7"/>
    <w:rsid w:val="00D63776"/>
    <w:rsid w:val="00D639E4"/>
    <w:rsid w:val="00D63EF9"/>
    <w:rsid w:val="00D6416B"/>
    <w:rsid w:val="00D649ED"/>
    <w:rsid w:val="00D65468"/>
    <w:rsid w:val="00D6552A"/>
    <w:rsid w:val="00D6572A"/>
    <w:rsid w:val="00D65C04"/>
    <w:rsid w:val="00D65D40"/>
    <w:rsid w:val="00D66200"/>
    <w:rsid w:val="00D6625E"/>
    <w:rsid w:val="00D66390"/>
    <w:rsid w:val="00D66FA9"/>
    <w:rsid w:val="00D67244"/>
    <w:rsid w:val="00D67249"/>
    <w:rsid w:val="00D67528"/>
    <w:rsid w:val="00D67643"/>
    <w:rsid w:val="00D6782D"/>
    <w:rsid w:val="00D67CC7"/>
    <w:rsid w:val="00D67DF7"/>
    <w:rsid w:val="00D67FCA"/>
    <w:rsid w:val="00D706AC"/>
    <w:rsid w:val="00D70B19"/>
    <w:rsid w:val="00D70D9C"/>
    <w:rsid w:val="00D70FAE"/>
    <w:rsid w:val="00D70FEA"/>
    <w:rsid w:val="00D71134"/>
    <w:rsid w:val="00D71430"/>
    <w:rsid w:val="00D7146B"/>
    <w:rsid w:val="00D723D2"/>
    <w:rsid w:val="00D72E14"/>
    <w:rsid w:val="00D7305F"/>
    <w:rsid w:val="00D734ED"/>
    <w:rsid w:val="00D73877"/>
    <w:rsid w:val="00D73C2C"/>
    <w:rsid w:val="00D73CF1"/>
    <w:rsid w:val="00D74CD9"/>
    <w:rsid w:val="00D74D71"/>
    <w:rsid w:val="00D7507E"/>
    <w:rsid w:val="00D752A4"/>
    <w:rsid w:val="00D753DE"/>
    <w:rsid w:val="00D754B9"/>
    <w:rsid w:val="00D76135"/>
    <w:rsid w:val="00D76CC4"/>
    <w:rsid w:val="00D76CE0"/>
    <w:rsid w:val="00D7741E"/>
    <w:rsid w:val="00D776D3"/>
    <w:rsid w:val="00D77F7E"/>
    <w:rsid w:val="00D80215"/>
    <w:rsid w:val="00D80512"/>
    <w:rsid w:val="00D8144E"/>
    <w:rsid w:val="00D81592"/>
    <w:rsid w:val="00D816D7"/>
    <w:rsid w:val="00D8231F"/>
    <w:rsid w:val="00D8247A"/>
    <w:rsid w:val="00D82731"/>
    <w:rsid w:val="00D828D6"/>
    <w:rsid w:val="00D83102"/>
    <w:rsid w:val="00D83686"/>
    <w:rsid w:val="00D844C1"/>
    <w:rsid w:val="00D84A19"/>
    <w:rsid w:val="00D84B1C"/>
    <w:rsid w:val="00D84B20"/>
    <w:rsid w:val="00D85D0C"/>
    <w:rsid w:val="00D861DF"/>
    <w:rsid w:val="00D861F1"/>
    <w:rsid w:val="00D86D21"/>
    <w:rsid w:val="00D86D38"/>
    <w:rsid w:val="00D87331"/>
    <w:rsid w:val="00D87682"/>
    <w:rsid w:val="00D90A59"/>
    <w:rsid w:val="00D90F16"/>
    <w:rsid w:val="00D93244"/>
    <w:rsid w:val="00D93467"/>
    <w:rsid w:val="00D93486"/>
    <w:rsid w:val="00D9362C"/>
    <w:rsid w:val="00D938F3"/>
    <w:rsid w:val="00D94881"/>
    <w:rsid w:val="00D948B7"/>
    <w:rsid w:val="00D950DB"/>
    <w:rsid w:val="00D9544F"/>
    <w:rsid w:val="00D957CB"/>
    <w:rsid w:val="00D95916"/>
    <w:rsid w:val="00D96AEB"/>
    <w:rsid w:val="00D96B20"/>
    <w:rsid w:val="00D96C18"/>
    <w:rsid w:val="00D96C73"/>
    <w:rsid w:val="00D96EBC"/>
    <w:rsid w:val="00D96FCF"/>
    <w:rsid w:val="00D97473"/>
    <w:rsid w:val="00D979D0"/>
    <w:rsid w:val="00D97CF0"/>
    <w:rsid w:val="00D97D62"/>
    <w:rsid w:val="00D97EFF"/>
    <w:rsid w:val="00DA0924"/>
    <w:rsid w:val="00DA09CB"/>
    <w:rsid w:val="00DA1180"/>
    <w:rsid w:val="00DA1AE3"/>
    <w:rsid w:val="00DA1CBC"/>
    <w:rsid w:val="00DA1D57"/>
    <w:rsid w:val="00DA1F9C"/>
    <w:rsid w:val="00DA2934"/>
    <w:rsid w:val="00DA2B2B"/>
    <w:rsid w:val="00DA308A"/>
    <w:rsid w:val="00DA3250"/>
    <w:rsid w:val="00DA3449"/>
    <w:rsid w:val="00DA3B34"/>
    <w:rsid w:val="00DA4583"/>
    <w:rsid w:val="00DA4DA3"/>
    <w:rsid w:val="00DA4FC6"/>
    <w:rsid w:val="00DA5862"/>
    <w:rsid w:val="00DA5C61"/>
    <w:rsid w:val="00DA6205"/>
    <w:rsid w:val="00DA64B4"/>
    <w:rsid w:val="00DA681B"/>
    <w:rsid w:val="00DA6AEC"/>
    <w:rsid w:val="00DA6BE9"/>
    <w:rsid w:val="00DA7A13"/>
    <w:rsid w:val="00DA7FA5"/>
    <w:rsid w:val="00DB0205"/>
    <w:rsid w:val="00DB052F"/>
    <w:rsid w:val="00DB0931"/>
    <w:rsid w:val="00DB1ADA"/>
    <w:rsid w:val="00DB2806"/>
    <w:rsid w:val="00DB2AFB"/>
    <w:rsid w:val="00DB2C2F"/>
    <w:rsid w:val="00DB2FC0"/>
    <w:rsid w:val="00DB3FD4"/>
    <w:rsid w:val="00DB3FF8"/>
    <w:rsid w:val="00DB40CB"/>
    <w:rsid w:val="00DB4267"/>
    <w:rsid w:val="00DB43D8"/>
    <w:rsid w:val="00DB4830"/>
    <w:rsid w:val="00DB512F"/>
    <w:rsid w:val="00DB5146"/>
    <w:rsid w:val="00DB59D3"/>
    <w:rsid w:val="00DB63C3"/>
    <w:rsid w:val="00DB6559"/>
    <w:rsid w:val="00DB656F"/>
    <w:rsid w:val="00DB6E13"/>
    <w:rsid w:val="00DB79A0"/>
    <w:rsid w:val="00DB7AB5"/>
    <w:rsid w:val="00DB7BE2"/>
    <w:rsid w:val="00DB7C4C"/>
    <w:rsid w:val="00DC00D3"/>
    <w:rsid w:val="00DC178E"/>
    <w:rsid w:val="00DC1F2D"/>
    <w:rsid w:val="00DC249A"/>
    <w:rsid w:val="00DC261B"/>
    <w:rsid w:val="00DC2714"/>
    <w:rsid w:val="00DC2852"/>
    <w:rsid w:val="00DC2C4D"/>
    <w:rsid w:val="00DC31AC"/>
    <w:rsid w:val="00DC31C3"/>
    <w:rsid w:val="00DC31CB"/>
    <w:rsid w:val="00DC3828"/>
    <w:rsid w:val="00DC41B8"/>
    <w:rsid w:val="00DC4390"/>
    <w:rsid w:val="00DC4CEF"/>
    <w:rsid w:val="00DC5102"/>
    <w:rsid w:val="00DC5205"/>
    <w:rsid w:val="00DC535D"/>
    <w:rsid w:val="00DC5626"/>
    <w:rsid w:val="00DC58BD"/>
    <w:rsid w:val="00DC6296"/>
    <w:rsid w:val="00DC6899"/>
    <w:rsid w:val="00DC68F3"/>
    <w:rsid w:val="00DC69B2"/>
    <w:rsid w:val="00DC6B0D"/>
    <w:rsid w:val="00DC6C36"/>
    <w:rsid w:val="00DC6EB5"/>
    <w:rsid w:val="00DC706A"/>
    <w:rsid w:val="00DC7632"/>
    <w:rsid w:val="00DC77E1"/>
    <w:rsid w:val="00DC7951"/>
    <w:rsid w:val="00DC7E54"/>
    <w:rsid w:val="00DD086F"/>
    <w:rsid w:val="00DD093C"/>
    <w:rsid w:val="00DD0A56"/>
    <w:rsid w:val="00DD0DCE"/>
    <w:rsid w:val="00DD124D"/>
    <w:rsid w:val="00DD163B"/>
    <w:rsid w:val="00DD1A0B"/>
    <w:rsid w:val="00DD225E"/>
    <w:rsid w:val="00DD2B50"/>
    <w:rsid w:val="00DD3108"/>
    <w:rsid w:val="00DD31F2"/>
    <w:rsid w:val="00DD3509"/>
    <w:rsid w:val="00DD3694"/>
    <w:rsid w:val="00DD3873"/>
    <w:rsid w:val="00DD3ABD"/>
    <w:rsid w:val="00DD3CCF"/>
    <w:rsid w:val="00DD4BB8"/>
    <w:rsid w:val="00DD4DB1"/>
    <w:rsid w:val="00DD4E9E"/>
    <w:rsid w:val="00DD4EC0"/>
    <w:rsid w:val="00DD4FC5"/>
    <w:rsid w:val="00DD53E6"/>
    <w:rsid w:val="00DD5A3B"/>
    <w:rsid w:val="00DD6422"/>
    <w:rsid w:val="00DD645D"/>
    <w:rsid w:val="00DD6783"/>
    <w:rsid w:val="00DD7286"/>
    <w:rsid w:val="00DD76D7"/>
    <w:rsid w:val="00DD7942"/>
    <w:rsid w:val="00DD7C12"/>
    <w:rsid w:val="00DD7D94"/>
    <w:rsid w:val="00DE0338"/>
    <w:rsid w:val="00DE0F34"/>
    <w:rsid w:val="00DE1AEF"/>
    <w:rsid w:val="00DE1CB0"/>
    <w:rsid w:val="00DE257C"/>
    <w:rsid w:val="00DE2C7B"/>
    <w:rsid w:val="00DE2E39"/>
    <w:rsid w:val="00DE3B52"/>
    <w:rsid w:val="00DE3D9B"/>
    <w:rsid w:val="00DE3E2B"/>
    <w:rsid w:val="00DE3EDD"/>
    <w:rsid w:val="00DE4600"/>
    <w:rsid w:val="00DE4A04"/>
    <w:rsid w:val="00DE4EDF"/>
    <w:rsid w:val="00DE51D8"/>
    <w:rsid w:val="00DE56D2"/>
    <w:rsid w:val="00DE56F4"/>
    <w:rsid w:val="00DE66F6"/>
    <w:rsid w:val="00DE6932"/>
    <w:rsid w:val="00DE70F6"/>
    <w:rsid w:val="00DE744F"/>
    <w:rsid w:val="00DE7CD7"/>
    <w:rsid w:val="00DF031B"/>
    <w:rsid w:val="00DF0A02"/>
    <w:rsid w:val="00DF0A1A"/>
    <w:rsid w:val="00DF0CA2"/>
    <w:rsid w:val="00DF0F89"/>
    <w:rsid w:val="00DF15FD"/>
    <w:rsid w:val="00DF1BC7"/>
    <w:rsid w:val="00DF2490"/>
    <w:rsid w:val="00DF275D"/>
    <w:rsid w:val="00DF2A46"/>
    <w:rsid w:val="00DF2C43"/>
    <w:rsid w:val="00DF2C60"/>
    <w:rsid w:val="00DF3425"/>
    <w:rsid w:val="00DF39E1"/>
    <w:rsid w:val="00DF44FD"/>
    <w:rsid w:val="00DF45E4"/>
    <w:rsid w:val="00DF46DB"/>
    <w:rsid w:val="00DF5EE5"/>
    <w:rsid w:val="00DF5F30"/>
    <w:rsid w:val="00DF5F97"/>
    <w:rsid w:val="00DF62B5"/>
    <w:rsid w:val="00DF693F"/>
    <w:rsid w:val="00DF71A8"/>
    <w:rsid w:val="00DF75BD"/>
    <w:rsid w:val="00DF7964"/>
    <w:rsid w:val="00DF7A41"/>
    <w:rsid w:val="00E00B65"/>
    <w:rsid w:val="00E016C2"/>
    <w:rsid w:val="00E019B1"/>
    <w:rsid w:val="00E01D96"/>
    <w:rsid w:val="00E01F4E"/>
    <w:rsid w:val="00E01F9E"/>
    <w:rsid w:val="00E0244F"/>
    <w:rsid w:val="00E02705"/>
    <w:rsid w:val="00E027B5"/>
    <w:rsid w:val="00E02CBB"/>
    <w:rsid w:val="00E032A2"/>
    <w:rsid w:val="00E040DC"/>
    <w:rsid w:val="00E04AE5"/>
    <w:rsid w:val="00E05ADE"/>
    <w:rsid w:val="00E060A1"/>
    <w:rsid w:val="00E0640F"/>
    <w:rsid w:val="00E0669E"/>
    <w:rsid w:val="00E06944"/>
    <w:rsid w:val="00E06BDD"/>
    <w:rsid w:val="00E073BC"/>
    <w:rsid w:val="00E07C43"/>
    <w:rsid w:val="00E103E0"/>
    <w:rsid w:val="00E104AA"/>
    <w:rsid w:val="00E10CE1"/>
    <w:rsid w:val="00E10F58"/>
    <w:rsid w:val="00E11309"/>
    <w:rsid w:val="00E113D6"/>
    <w:rsid w:val="00E1176F"/>
    <w:rsid w:val="00E11F06"/>
    <w:rsid w:val="00E11F39"/>
    <w:rsid w:val="00E11F8D"/>
    <w:rsid w:val="00E12A7C"/>
    <w:rsid w:val="00E12F26"/>
    <w:rsid w:val="00E12FAE"/>
    <w:rsid w:val="00E1306A"/>
    <w:rsid w:val="00E13317"/>
    <w:rsid w:val="00E13BF3"/>
    <w:rsid w:val="00E13C77"/>
    <w:rsid w:val="00E13DD5"/>
    <w:rsid w:val="00E143E6"/>
    <w:rsid w:val="00E14782"/>
    <w:rsid w:val="00E15166"/>
    <w:rsid w:val="00E15894"/>
    <w:rsid w:val="00E15EEF"/>
    <w:rsid w:val="00E164C2"/>
    <w:rsid w:val="00E1684E"/>
    <w:rsid w:val="00E16B1F"/>
    <w:rsid w:val="00E16F3E"/>
    <w:rsid w:val="00E16FB3"/>
    <w:rsid w:val="00E17208"/>
    <w:rsid w:val="00E173B7"/>
    <w:rsid w:val="00E17BD2"/>
    <w:rsid w:val="00E17F34"/>
    <w:rsid w:val="00E20BDB"/>
    <w:rsid w:val="00E20C89"/>
    <w:rsid w:val="00E20FDD"/>
    <w:rsid w:val="00E21022"/>
    <w:rsid w:val="00E217C9"/>
    <w:rsid w:val="00E217FC"/>
    <w:rsid w:val="00E219D3"/>
    <w:rsid w:val="00E21B4E"/>
    <w:rsid w:val="00E21F20"/>
    <w:rsid w:val="00E21F26"/>
    <w:rsid w:val="00E22D3B"/>
    <w:rsid w:val="00E23369"/>
    <w:rsid w:val="00E238E5"/>
    <w:rsid w:val="00E23D72"/>
    <w:rsid w:val="00E23F02"/>
    <w:rsid w:val="00E241CF"/>
    <w:rsid w:val="00E241E7"/>
    <w:rsid w:val="00E24CD6"/>
    <w:rsid w:val="00E2524B"/>
    <w:rsid w:val="00E255DD"/>
    <w:rsid w:val="00E258EA"/>
    <w:rsid w:val="00E25B24"/>
    <w:rsid w:val="00E25B7B"/>
    <w:rsid w:val="00E25F26"/>
    <w:rsid w:val="00E25F27"/>
    <w:rsid w:val="00E26321"/>
    <w:rsid w:val="00E26819"/>
    <w:rsid w:val="00E26A2D"/>
    <w:rsid w:val="00E26AD9"/>
    <w:rsid w:val="00E27832"/>
    <w:rsid w:val="00E279A6"/>
    <w:rsid w:val="00E30216"/>
    <w:rsid w:val="00E30826"/>
    <w:rsid w:val="00E31303"/>
    <w:rsid w:val="00E31A00"/>
    <w:rsid w:val="00E31E51"/>
    <w:rsid w:val="00E320F5"/>
    <w:rsid w:val="00E321BC"/>
    <w:rsid w:val="00E322BB"/>
    <w:rsid w:val="00E32786"/>
    <w:rsid w:val="00E32994"/>
    <w:rsid w:val="00E32CC6"/>
    <w:rsid w:val="00E338D2"/>
    <w:rsid w:val="00E338F0"/>
    <w:rsid w:val="00E33FFF"/>
    <w:rsid w:val="00E342D0"/>
    <w:rsid w:val="00E349F3"/>
    <w:rsid w:val="00E34E54"/>
    <w:rsid w:val="00E3590C"/>
    <w:rsid w:val="00E35CDE"/>
    <w:rsid w:val="00E36049"/>
    <w:rsid w:val="00E361BB"/>
    <w:rsid w:val="00E36EDA"/>
    <w:rsid w:val="00E3761B"/>
    <w:rsid w:val="00E37FF1"/>
    <w:rsid w:val="00E4037A"/>
    <w:rsid w:val="00E40767"/>
    <w:rsid w:val="00E408C4"/>
    <w:rsid w:val="00E410C7"/>
    <w:rsid w:val="00E41B61"/>
    <w:rsid w:val="00E41D7D"/>
    <w:rsid w:val="00E4231F"/>
    <w:rsid w:val="00E423C7"/>
    <w:rsid w:val="00E42BE8"/>
    <w:rsid w:val="00E4349F"/>
    <w:rsid w:val="00E43CFA"/>
    <w:rsid w:val="00E444D7"/>
    <w:rsid w:val="00E447B3"/>
    <w:rsid w:val="00E453BF"/>
    <w:rsid w:val="00E453EB"/>
    <w:rsid w:val="00E45CC8"/>
    <w:rsid w:val="00E45D1D"/>
    <w:rsid w:val="00E45F39"/>
    <w:rsid w:val="00E4637D"/>
    <w:rsid w:val="00E46631"/>
    <w:rsid w:val="00E4706D"/>
    <w:rsid w:val="00E4728F"/>
    <w:rsid w:val="00E47657"/>
    <w:rsid w:val="00E503CA"/>
    <w:rsid w:val="00E511D0"/>
    <w:rsid w:val="00E51257"/>
    <w:rsid w:val="00E514AE"/>
    <w:rsid w:val="00E5164D"/>
    <w:rsid w:val="00E51A99"/>
    <w:rsid w:val="00E51E9B"/>
    <w:rsid w:val="00E5241D"/>
    <w:rsid w:val="00E5253A"/>
    <w:rsid w:val="00E539D9"/>
    <w:rsid w:val="00E53D0B"/>
    <w:rsid w:val="00E54132"/>
    <w:rsid w:val="00E543F1"/>
    <w:rsid w:val="00E54516"/>
    <w:rsid w:val="00E54ACE"/>
    <w:rsid w:val="00E55318"/>
    <w:rsid w:val="00E55D0D"/>
    <w:rsid w:val="00E56AB4"/>
    <w:rsid w:val="00E6001D"/>
    <w:rsid w:val="00E601DD"/>
    <w:rsid w:val="00E605EE"/>
    <w:rsid w:val="00E60859"/>
    <w:rsid w:val="00E60AB1"/>
    <w:rsid w:val="00E60E3C"/>
    <w:rsid w:val="00E61057"/>
    <w:rsid w:val="00E610EB"/>
    <w:rsid w:val="00E6179A"/>
    <w:rsid w:val="00E617D5"/>
    <w:rsid w:val="00E61823"/>
    <w:rsid w:val="00E61BD7"/>
    <w:rsid w:val="00E62076"/>
    <w:rsid w:val="00E62686"/>
    <w:rsid w:val="00E63C9A"/>
    <w:rsid w:val="00E640DA"/>
    <w:rsid w:val="00E6428F"/>
    <w:rsid w:val="00E6528B"/>
    <w:rsid w:val="00E659A5"/>
    <w:rsid w:val="00E6634B"/>
    <w:rsid w:val="00E66508"/>
    <w:rsid w:val="00E66BB1"/>
    <w:rsid w:val="00E67514"/>
    <w:rsid w:val="00E6783C"/>
    <w:rsid w:val="00E67890"/>
    <w:rsid w:val="00E679E1"/>
    <w:rsid w:val="00E67D9D"/>
    <w:rsid w:val="00E67DBC"/>
    <w:rsid w:val="00E7037A"/>
    <w:rsid w:val="00E7064B"/>
    <w:rsid w:val="00E70969"/>
    <w:rsid w:val="00E70A4A"/>
    <w:rsid w:val="00E70C8C"/>
    <w:rsid w:val="00E70FFC"/>
    <w:rsid w:val="00E71740"/>
    <w:rsid w:val="00E71851"/>
    <w:rsid w:val="00E72257"/>
    <w:rsid w:val="00E72341"/>
    <w:rsid w:val="00E731A0"/>
    <w:rsid w:val="00E731D2"/>
    <w:rsid w:val="00E7322F"/>
    <w:rsid w:val="00E7354F"/>
    <w:rsid w:val="00E73669"/>
    <w:rsid w:val="00E74492"/>
    <w:rsid w:val="00E74571"/>
    <w:rsid w:val="00E74CFD"/>
    <w:rsid w:val="00E74E71"/>
    <w:rsid w:val="00E74F93"/>
    <w:rsid w:val="00E75339"/>
    <w:rsid w:val="00E7554B"/>
    <w:rsid w:val="00E75713"/>
    <w:rsid w:val="00E75742"/>
    <w:rsid w:val="00E7598D"/>
    <w:rsid w:val="00E759F2"/>
    <w:rsid w:val="00E75B3C"/>
    <w:rsid w:val="00E767EB"/>
    <w:rsid w:val="00E76981"/>
    <w:rsid w:val="00E76B2E"/>
    <w:rsid w:val="00E76CF0"/>
    <w:rsid w:val="00E76E86"/>
    <w:rsid w:val="00E77409"/>
    <w:rsid w:val="00E7760C"/>
    <w:rsid w:val="00E777A5"/>
    <w:rsid w:val="00E77B74"/>
    <w:rsid w:val="00E8052A"/>
    <w:rsid w:val="00E80748"/>
    <w:rsid w:val="00E80873"/>
    <w:rsid w:val="00E8093B"/>
    <w:rsid w:val="00E80B7A"/>
    <w:rsid w:val="00E81030"/>
    <w:rsid w:val="00E811D5"/>
    <w:rsid w:val="00E81747"/>
    <w:rsid w:val="00E8175A"/>
    <w:rsid w:val="00E81D61"/>
    <w:rsid w:val="00E820A3"/>
    <w:rsid w:val="00E8214C"/>
    <w:rsid w:val="00E82345"/>
    <w:rsid w:val="00E82771"/>
    <w:rsid w:val="00E82C26"/>
    <w:rsid w:val="00E82DBF"/>
    <w:rsid w:val="00E82DFF"/>
    <w:rsid w:val="00E83231"/>
    <w:rsid w:val="00E83457"/>
    <w:rsid w:val="00E83EB2"/>
    <w:rsid w:val="00E8412C"/>
    <w:rsid w:val="00E84166"/>
    <w:rsid w:val="00E84D06"/>
    <w:rsid w:val="00E84DDD"/>
    <w:rsid w:val="00E85543"/>
    <w:rsid w:val="00E86073"/>
    <w:rsid w:val="00E8621E"/>
    <w:rsid w:val="00E8621F"/>
    <w:rsid w:val="00E86342"/>
    <w:rsid w:val="00E865C2"/>
    <w:rsid w:val="00E86AC0"/>
    <w:rsid w:val="00E86AE0"/>
    <w:rsid w:val="00E86B4B"/>
    <w:rsid w:val="00E86DAC"/>
    <w:rsid w:val="00E906A6"/>
    <w:rsid w:val="00E908D3"/>
    <w:rsid w:val="00E90F23"/>
    <w:rsid w:val="00E91132"/>
    <w:rsid w:val="00E915E0"/>
    <w:rsid w:val="00E91775"/>
    <w:rsid w:val="00E91B0E"/>
    <w:rsid w:val="00E91D5D"/>
    <w:rsid w:val="00E920A7"/>
    <w:rsid w:val="00E924A7"/>
    <w:rsid w:val="00E924B9"/>
    <w:rsid w:val="00E929CF"/>
    <w:rsid w:val="00E92ECF"/>
    <w:rsid w:val="00E9355C"/>
    <w:rsid w:val="00E94161"/>
    <w:rsid w:val="00E94313"/>
    <w:rsid w:val="00E9452E"/>
    <w:rsid w:val="00E947A8"/>
    <w:rsid w:val="00E96250"/>
    <w:rsid w:val="00E96A51"/>
    <w:rsid w:val="00E96D2C"/>
    <w:rsid w:val="00E96DB4"/>
    <w:rsid w:val="00E97072"/>
    <w:rsid w:val="00E9769A"/>
    <w:rsid w:val="00E97EF2"/>
    <w:rsid w:val="00EA023B"/>
    <w:rsid w:val="00EA07D0"/>
    <w:rsid w:val="00EA0A45"/>
    <w:rsid w:val="00EA169F"/>
    <w:rsid w:val="00EA1EAF"/>
    <w:rsid w:val="00EA23A3"/>
    <w:rsid w:val="00EA23E6"/>
    <w:rsid w:val="00EA2B3B"/>
    <w:rsid w:val="00EA2E90"/>
    <w:rsid w:val="00EA3729"/>
    <w:rsid w:val="00EA4372"/>
    <w:rsid w:val="00EA4742"/>
    <w:rsid w:val="00EA4D1B"/>
    <w:rsid w:val="00EA5040"/>
    <w:rsid w:val="00EA5F28"/>
    <w:rsid w:val="00EA6B6E"/>
    <w:rsid w:val="00EA6D96"/>
    <w:rsid w:val="00EA7DAF"/>
    <w:rsid w:val="00EB064F"/>
    <w:rsid w:val="00EB071D"/>
    <w:rsid w:val="00EB178A"/>
    <w:rsid w:val="00EB17BA"/>
    <w:rsid w:val="00EB1982"/>
    <w:rsid w:val="00EB1DE0"/>
    <w:rsid w:val="00EB1FAA"/>
    <w:rsid w:val="00EB2B09"/>
    <w:rsid w:val="00EB2D57"/>
    <w:rsid w:val="00EB3314"/>
    <w:rsid w:val="00EB346C"/>
    <w:rsid w:val="00EB36CC"/>
    <w:rsid w:val="00EB393A"/>
    <w:rsid w:val="00EB3F3F"/>
    <w:rsid w:val="00EB4540"/>
    <w:rsid w:val="00EB4D80"/>
    <w:rsid w:val="00EB4FF9"/>
    <w:rsid w:val="00EB519C"/>
    <w:rsid w:val="00EB5357"/>
    <w:rsid w:val="00EB5734"/>
    <w:rsid w:val="00EB6060"/>
    <w:rsid w:val="00EB6446"/>
    <w:rsid w:val="00EB644E"/>
    <w:rsid w:val="00EB744D"/>
    <w:rsid w:val="00EB7AAC"/>
    <w:rsid w:val="00EB7B4A"/>
    <w:rsid w:val="00EC0E11"/>
    <w:rsid w:val="00EC1189"/>
    <w:rsid w:val="00EC1254"/>
    <w:rsid w:val="00EC16C9"/>
    <w:rsid w:val="00EC17CE"/>
    <w:rsid w:val="00EC1E42"/>
    <w:rsid w:val="00EC23D0"/>
    <w:rsid w:val="00EC242B"/>
    <w:rsid w:val="00EC2705"/>
    <w:rsid w:val="00EC3095"/>
    <w:rsid w:val="00EC31AA"/>
    <w:rsid w:val="00EC3924"/>
    <w:rsid w:val="00EC39C0"/>
    <w:rsid w:val="00EC45EF"/>
    <w:rsid w:val="00EC48B4"/>
    <w:rsid w:val="00EC500F"/>
    <w:rsid w:val="00EC53C5"/>
    <w:rsid w:val="00EC5985"/>
    <w:rsid w:val="00EC6206"/>
    <w:rsid w:val="00EC6774"/>
    <w:rsid w:val="00EC6A77"/>
    <w:rsid w:val="00EC6E9F"/>
    <w:rsid w:val="00EC701A"/>
    <w:rsid w:val="00EC7094"/>
    <w:rsid w:val="00EC711B"/>
    <w:rsid w:val="00EC7446"/>
    <w:rsid w:val="00EC767F"/>
    <w:rsid w:val="00EC788D"/>
    <w:rsid w:val="00ED0236"/>
    <w:rsid w:val="00ED033C"/>
    <w:rsid w:val="00ED0541"/>
    <w:rsid w:val="00ED0607"/>
    <w:rsid w:val="00ED0718"/>
    <w:rsid w:val="00ED0BB3"/>
    <w:rsid w:val="00ED0D7A"/>
    <w:rsid w:val="00ED13F4"/>
    <w:rsid w:val="00ED1443"/>
    <w:rsid w:val="00ED1D07"/>
    <w:rsid w:val="00ED1EEC"/>
    <w:rsid w:val="00ED1F7B"/>
    <w:rsid w:val="00ED2261"/>
    <w:rsid w:val="00ED2544"/>
    <w:rsid w:val="00ED2D8F"/>
    <w:rsid w:val="00ED3150"/>
    <w:rsid w:val="00ED352B"/>
    <w:rsid w:val="00ED361A"/>
    <w:rsid w:val="00ED3874"/>
    <w:rsid w:val="00ED3B5E"/>
    <w:rsid w:val="00ED3C67"/>
    <w:rsid w:val="00ED4275"/>
    <w:rsid w:val="00ED47BF"/>
    <w:rsid w:val="00ED48F0"/>
    <w:rsid w:val="00ED4A7A"/>
    <w:rsid w:val="00ED4E00"/>
    <w:rsid w:val="00ED5389"/>
    <w:rsid w:val="00ED5843"/>
    <w:rsid w:val="00ED58F3"/>
    <w:rsid w:val="00ED5C37"/>
    <w:rsid w:val="00ED6147"/>
    <w:rsid w:val="00ED663F"/>
    <w:rsid w:val="00ED6A4B"/>
    <w:rsid w:val="00ED6D38"/>
    <w:rsid w:val="00ED7132"/>
    <w:rsid w:val="00ED71B2"/>
    <w:rsid w:val="00ED7822"/>
    <w:rsid w:val="00ED7866"/>
    <w:rsid w:val="00ED7A57"/>
    <w:rsid w:val="00ED7C20"/>
    <w:rsid w:val="00ED7EEB"/>
    <w:rsid w:val="00EE0DDD"/>
    <w:rsid w:val="00EE171F"/>
    <w:rsid w:val="00EE18C6"/>
    <w:rsid w:val="00EE1ECC"/>
    <w:rsid w:val="00EE1ED6"/>
    <w:rsid w:val="00EE28CE"/>
    <w:rsid w:val="00EE2A17"/>
    <w:rsid w:val="00EE35C8"/>
    <w:rsid w:val="00EE36D2"/>
    <w:rsid w:val="00EE3B95"/>
    <w:rsid w:val="00EE4484"/>
    <w:rsid w:val="00EE51E6"/>
    <w:rsid w:val="00EE5761"/>
    <w:rsid w:val="00EE57F0"/>
    <w:rsid w:val="00EE588A"/>
    <w:rsid w:val="00EE589C"/>
    <w:rsid w:val="00EE62FC"/>
    <w:rsid w:val="00EE6AE0"/>
    <w:rsid w:val="00EE77B3"/>
    <w:rsid w:val="00EE7A4C"/>
    <w:rsid w:val="00EE7DA8"/>
    <w:rsid w:val="00EF01BC"/>
    <w:rsid w:val="00EF049C"/>
    <w:rsid w:val="00EF061F"/>
    <w:rsid w:val="00EF134F"/>
    <w:rsid w:val="00EF17D7"/>
    <w:rsid w:val="00EF1A7D"/>
    <w:rsid w:val="00EF1BAC"/>
    <w:rsid w:val="00EF2485"/>
    <w:rsid w:val="00EF2BCC"/>
    <w:rsid w:val="00EF35D1"/>
    <w:rsid w:val="00EF36EC"/>
    <w:rsid w:val="00EF3924"/>
    <w:rsid w:val="00EF3F41"/>
    <w:rsid w:val="00EF4B09"/>
    <w:rsid w:val="00EF4C0F"/>
    <w:rsid w:val="00EF4C61"/>
    <w:rsid w:val="00EF509E"/>
    <w:rsid w:val="00EF56BF"/>
    <w:rsid w:val="00EF59A9"/>
    <w:rsid w:val="00EF59BB"/>
    <w:rsid w:val="00EF5A4A"/>
    <w:rsid w:val="00EF5FBE"/>
    <w:rsid w:val="00EF604E"/>
    <w:rsid w:val="00EF65B5"/>
    <w:rsid w:val="00EF6BF6"/>
    <w:rsid w:val="00EF76DB"/>
    <w:rsid w:val="00EF76FB"/>
    <w:rsid w:val="00EF7857"/>
    <w:rsid w:val="00EF78F0"/>
    <w:rsid w:val="00F00292"/>
    <w:rsid w:val="00F002EC"/>
    <w:rsid w:val="00F00382"/>
    <w:rsid w:val="00F00D9F"/>
    <w:rsid w:val="00F0110C"/>
    <w:rsid w:val="00F011D2"/>
    <w:rsid w:val="00F0122A"/>
    <w:rsid w:val="00F016DC"/>
    <w:rsid w:val="00F01A59"/>
    <w:rsid w:val="00F02223"/>
    <w:rsid w:val="00F0280E"/>
    <w:rsid w:val="00F029CF"/>
    <w:rsid w:val="00F02B04"/>
    <w:rsid w:val="00F02E18"/>
    <w:rsid w:val="00F038F2"/>
    <w:rsid w:val="00F04A75"/>
    <w:rsid w:val="00F04F24"/>
    <w:rsid w:val="00F050C3"/>
    <w:rsid w:val="00F05882"/>
    <w:rsid w:val="00F05B6F"/>
    <w:rsid w:val="00F05F7C"/>
    <w:rsid w:val="00F0625F"/>
    <w:rsid w:val="00F06A61"/>
    <w:rsid w:val="00F06AC3"/>
    <w:rsid w:val="00F06E4B"/>
    <w:rsid w:val="00F0764C"/>
    <w:rsid w:val="00F10220"/>
    <w:rsid w:val="00F103FF"/>
    <w:rsid w:val="00F10414"/>
    <w:rsid w:val="00F11208"/>
    <w:rsid w:val="00F118C1"/>
    <w:rsid w:val="00F1200D"/>
    <w:rsid w:val="00F12423"/>
    <w:rsid w:val="00F125CF"/>
    <w:rsid w:val="00F12D45"/>
    <w:rsid w:val="00F12E8D"/>
    <w:rsid w:val="00F1346A"/>
    <w:rsid w:val="00F14387"/>
    <w:rsid w:val="00F14C4F"/>
    <w:rsid w:val="00F14D1C"/>
    <w:rsid w:val="00F154E6"/>
    <w:rsid w:val="00F1562C"/>
    <w:rsid w:val="00F162DA"/>
    <w:rsid w:val="00F164D5"/>
    <w:rsid w:val="00F16907"/>
    <w:rsid w:val="00F169A5"/>
    <w:rsid w:val="00F16CC0"/>
    <w:rsid w:val="00F16E47"/>
    <w:rsid w:val="00F17441"/>
    <w:rsid w:val="00F17972"/>
    <w:rsid w:val="00F17AF2"/>
    <w:rsid w:val="00F17B3C"/>
    <w:rsid w:val="00F17B80"/>
    <w:rsid w:val="00F20316"/>
    <w:rsid w:val="00F207CA"/>
    <w:rsid w:val="00F2117A"/>
    <w:rsid w:val="00F22664"/>
    <w:rsid w:val="00F2269D"/>
    <w:rsid w:val="00F22CCE"/>
    <w:rsid w:val="00F23590"/>
    <w:rsid w:val="00F2365A"/>
    <w:rsid w:val="00F2370C"/>
    <w:rsid w:val="00F23DDE"/>
    <w:rsid w:val="00F244AA"/>
    <w:rsid w:val="00F24FD4"/>
    <w:rsid w:val="00F252BF"/>
    <w:rsid w:val="00F25BEE"/>
    <w:rsid w:val="00F26001"/>
    <w:rsid w:val="00F26193"/>
    <w:rsid w:val="00F261ED"/>
    <w:rsid w:val="00F2623F"/>
    <w:rsid w:val="00F26D05"/>
    <w:rsid w:val="00F271F6"/>
    <w:rsid w:val="00F273C4"/>
    <w:rsid w:val="00F31234"/>
    <w:rsid w:val="00F3178E"/>
    <w:rsid w:val="00F31BE0"/>
    <w:rsid w:val="00F31C70"/>
    <w:rsid w:val="00F32A0B"/>
    <w:rsid w:val="00F32C86"/>
    <w:rsid w:val="00F334EA"/>
    <w:rsid w:val="00F33D8B"/>
    <w:rsid w:val="00F345DE"/>
    <w:rsid w:val="00F347BE"/>
    <w:rsid w:val="00F34B08"/>
    <w:rsid w:val="00F34E88"/>
    <w:rsid w:val="00F356D0"/>
    <w:rsid w:val="00F359BC"/>
    <w:rsid w:val="00F35B6D"/>
    <w:rsid w:val="00F35C05"/>
    <w:rsid w:val="00F35ECC"/>
    <w:rsid w:val="00F35F3D"/>
    <w:rsid w:val="00F36132"/>
    <w:rsid w:val="00F36BFD"/>
    <w:rsid w:val="00F36C5F"/>
    <w:rsid w:val="00F37987"/>
    <w:rsid w:val="00F37AB2"/>
    <w:rsid w:val="00F37F2C"/>
    <w:rsid w:val="00F407D1"/>
    <w:rsid w:val="00F40D73"/>
    <w:rsid w:val="00F41582"/>
    <w:rsid w:val="00F416FC"/>
    <w:rsid w:val="00F41705"/>
    <w:rsid w:val="00F41E9A"/>
    <w:rsid w:val="00F41F1B"/>
    <w:rsid w:val="00F4207E"/>
    <w:rsid w:val="00F431B9"/>
    <w:rsid w:val="00F432A0"/>
    <w:rsid w:val="00F4356D"/>
    <w:rsid w:val="00F4418F"/>
    <w:rsid w:val="00F44210"/>
    <w:rsid w:val="00F44D29"/>
    <w:rsid w:val="00F450F6"/>
    <w:rsid w:val="00F45292"/>
    <w:rsid w:val="00F4530E"/>
    <w:rsid w:val="00F45901"/>
    <w:rsid w:val="00F46128"/>
    <w:rsid w:val="00F4615F"/>
    <w:rsid w:val="00F46178"/>
    <w:rsid w:val="00F46A67"/>
    <w:rsid w:val="00F47006"/>
    <w:rsid w:val="00F47C2C"/>
    <w:rsid w:val="00F5003F"/>
    <w:rsid w:val="00F508D8"/>
    <w:rsid w:val="00F50C73"/>
    <w:rsid w:val="00F51067"/>
    <w:rsid w:val="00F51868"/>
    <w:rsid w:val="00F52468"/>
    <w:rsid w:val="00F525A4"/>
    <w:rsid w:val="00F527BA"/>
    <w:rsid w:val="00F52C04"/>
    <w:rsid w:val="00F5365D"/>
    <w:rsid w:val="00F53DD5"/>
    <w:rsid w:val="00F54163"/>
    <w:rsid w:val="00F54721"/>
    <w:rsid w:val="00F548D9"/>
    <w:rsid w:val="00F550FA"/>
    <w:rsid w:val="00F553FC"/>
    <w:rsid w:val="00F55E40"/>
    <w:rsid w:val="00F5623E"/>
    <w:rsid w:val="00F56758"/>
    <w:rsid w:val="00F56AF2"/>
    <w:rsid w:val="00F5740A"/>
    <w:rsid w:val="00F57897"/>
    <w:rsid w:val="00F57A06"/>
    <w:rsid w:val="00F60222"/>
    <w:rsid w:val="00F60263"/>
    <w:rsid w:val="00F60324"/>
    <w:rsid w:val="00F60648"/>
    <w:rsid w:val="00F60684"/>
    <w:rsid w:val="00F60C6D"/>
    <w:rsid w:val="00F61B0D"/>
    <w:rsid w:val="00F61C9F"/>
    <w:rsid w:val="00F624EC"/>
    <w:rsid w:val="00F624F6"/>
    <w:rsid w:val="00F62734"/>
    <w:rsid w:val="00F62E07"/>
    <w:rsid w:val="00F63570"/>
    <w:rsid w:val="00F63F06"/>
    <w:rsid w:val="00F645D9"/>
    <w:rsid w:val="00F64AB0"/>
    <w:rsid w:val="00F64C3F"/>
    <w:rsid w:val="00F652B9"/>
    <w:rsid w:val="00F657B4"/>
    <w:rsid w:val="00F6599D"/>
    <w:rsid w:val="00F65FFE"/>
    <w:rsid w:val="00F6640E"/>
    <w:rsid w:val="00F6655F"/>
    <w:rsid w:val="00F6659F"/>
    <w:rsid w:val="00F66690"/>
    <w:rsid w:val="00F667C6"/>
    <w:rsid w:val="00F668DC"/>
    <w:rsid w:val="00F6691F"/>
    <w:rsid w:val="00F66FDC"/>
    <w:rsid w:val="00F67185"/>
    <w:rsid w:val="00F67306"/>
    <w:rsid w:val="00F674CA"/>
    <w:rsid w:val="00F677B8"/>
    <w:rsid w:val="00F67A1A"/>
    <w:rsid w:val="00F70097"/>
    <w:rsid w:val="00F70377"/>
    <w:rsid w:val="00F70575"/>
    <w:rsid w:val="00F709B3"/>
    <w:rsid w:val="00F70A36"/>
    <w:rsid w:val="00F710D1"/>
    <w:rsid w:val="00F710FC"/>
    <w:rsid w:val="00F7116E"/>
    <w:rsid w:val="00F71177"/>
    <w:rsid w:val="00F714D4"/>
    <w:rsid w:val="00F71971"/>
    <w:rsid w:val="00F71D0B"/>
    <w:rsid w:val="00F71E44"/>
    <w:rsid w:val="00F71FCF"/>
    <w:rsid w:val="00F72AC3"/>
    <w:rsid w:val="00F730FF"/>
    <w:rsid w:val="00F73653"/>
    <w:rsid w:val="00F73C97"/>
    <w:rsid w:val="00F73E4C"/>
    <w:rsid w:val="00F754E6"/>
    <w:rsid w:val="00F76AAE"/>
    <w:rsid w:val="00F76CEF"/>
    <w:rsid w:val="00F76E95"/>
    <w:rsid w:val="00F77496"/>
    <w:rsid w:val="00F80109"/>
    <w:rsid w:val="00F8024E"/>
    <w:rsid w:val="00F802CD"/>
    <w:rsid w:val="00F80940"/>
    <w:rsid w:val="00F81AC8"/>
    <w:rsid w:val="00F81DFB"/>
    <w:rsid w:val="00F821C6"/>
    <w:rsid w:val="00F82650"/>
    <w:rsid w:val="00F83663"/>
    <w:rsid w:val="00F83B69"/>
    <w:rsid w:val="00F83E1A"/>
    <w:rsid w:val="00F84507"/>
    <w:rsid w:val="00F84E8B"/>
    <w:rsid w:val="00F84E8C"/>
    <w:rsid w:val="00F8503A"/>
    <w:rsid w:val="00F8507C"/>
    <w:rsid w:val="00F85238"/>
    <w:rsid w:val="00F85774"/>
    <w:rsid w:val="00F862F4"/>
    <w:rsid w:val="00F8679E"/>
    <w:rsid w:val="00F86F6C"/>
    <w:rsid w:val="00F86F9F"/>
    <w:rsid w:val="00F871F8"/>
    <w:rsid w:val="00F873F7"/>
    <w:rsid w:val="00F90323"/>
    <w:rsid w:val="00F9045F"/>
    <w:rsid w:val="00F90D62"/>
    <w:rsid w:val="00F91439"/>
    <w:rsid w:val="00F91891"/>
    <w:rsid w:val="00F924B0"/>
    <w:rsid w:val="00F926D2"/>
    <w:rsid w:val="00F92A5C"/>
    <w:rsid w:val="00F92EC8"/>
    <w:rsid w:val="00F93023"/>
    <w:rsid w:val="00F93372"/>
    <w:rsid w:val="00F93A94"/>
    <w:rsid w:val="00F93E47"/>
    <w:rsid w:val="00F9411A"/>
    <w:rsid w:val="00F94237"/>
    <w:rsid w:val="00F944C4"/>
    <w:rsid w:val="00F94975"/>
    <w:rsid w:val="00F95334"/>
    <w:rsid w:val="00F956A7"/>
    <w:rsid w:val="00F95757"/>
    <w:rsid w:val="00F95BF4"/>
    <w:rsid w:val="00F962AB"/>
    <w:rsid w:val="00F966C2"/>
    <w:rsid w:val="00F9672C"/>
    <w:rsid w:val="00F968E9"/>
    <w:rsid w:val="00F96BC6"/>
    <w:rsid w:val="00F97C5A"/>
    <w:rsid w:val="00F97CA9"/>
    <w:rsid w:val="00F97EB6"/>
    <w:rsid w:val="00FA056C"/>
    <w:rsid w:val="00FA0763"/>
    <w:rsid w:val="00FA113A"/>
    <w:rsid w:val="00FA15AA"/>
    <w:rsid w:val="00FA19EF"/>
    <w:rsid w:val="00FA221B"/>
    <w:rsid w:val="00FA25A9"/>
    <w:rsid w:val="00FA297D"/>
    <w:rsid w:val="00FA29AF"/>
    <w:rsid w:val="00FA2C5D"/>
    <w:rsid w:val="00FA3342"/>
    <w:rsid w:val="00FA3960"/>
    <w:rsid w:val="00FA3BA5"/>
    <w:rsid w:val="00FA404D"/>
    <w:rsid w:val="00FA4294"/>
    <w:rsid w:val="00FA4835"/>
    <w:rsid w:val="00FA51D6"/>
    <w:rsid w:val="00FA57B7"/>
    <w:rsid w:val="00FA5F28"/>
    <w:rsid w:val="00FA63DF"/>
    <w:rsid w:val="00FA6692"/>
    <w:rsid w:val="00FA689B"/>
    <w:rsid w:val="00FA6918"/>
    <w:rsid w:val="00FA6A12"/>
    <w:rsid w:val="00FA6D23"/>
    <w:rsid w:val="00FA7017"/>
    <w:rsid w:val="00FB0463"/>
    <w:rsid w:val="00FB063A"/>
    <w:rsid w:val="00FB0A96"/>
    <w:rsid w:val="00FB0B18"/>
    <w:rsid w:val="00FB0F18"/>
    <w:rsid w:val="00FB1AE1"/>
    <w:rsid w:val="00FB1D7E"/>
    <w:rsid w:val="00FB2015"/>
    <w:rsid w:val="00FB2A82"/>
    <w:rsid w:val="00FB2F1F"/>
    <w:rsid w:val="00FB2FCA"/>
    <w:rsid w:val="00FB346F"/>
    <w:rsid w:val="00FB370C"/>
    <w:rsid w:val="00FB3918"/>
    <w:rsid w:val="00FB3995"/>
    <w:rsid w:val="00FB3B1F"/>
    <w:rsid w:val="00FB4758"/>
    <w:rsid w:val="00FB48D0"/>
    <w:rsid w:val="00FB4B05"/>
    <w:rsid w:val="00FB4B50"/>
    <w:rsid w:val="00FB4C83"/>
    <w:rsid w:val="00FB5800"/>
    <w:rsid w:val="00FB5865"/>
    <w:rsid w:val="00FB5E25"/>
    <w:rsid w:val="00FB5FBA"/>
    <w:rsid w:val="00FB60F1"/>
    <w:rsid w:val="00FB626B"/>
    <w:rsid w:val="00FB7260"/>
    <w:rsid w:val="00FB7992"/>
    <w:rsid w:val="00FC0970"/>
    <w:rsid w:val="00FC0AF7"/>
    <w:rsid w:val="00FC164B"/>
    <w:rsid w:val="00FC18E1"/>
    <w:rsid w:val="00FC1BDB"/>
    <w:rsid w:val="00FC1E3B"/>
    <w:rsid w:val="00FC2DC9"/>
    <w:rsid w:val="00FC2E22"/>
    <w:rsid w:val="00FC2ED1"/>
    <w:rsid w:val="00FC39D1"/>
    <w:rsid w:val="00FC3B7C"/>
    <w:rsid w:val="00FC421D"/>
    <w:rsid w:val="00FC449C"/>
    <w:rsid w:val="00FC45A1"/>
    <w:rsid w:val="00FC46BC"/>
    <w:rsid w:val="00FC530F"/>
    <w:rsid w:val="00FC55CC"/>
    <w:rsid w:val="00FC6247"/>
    <w:rsid w:val="00FC63EB"/>
    <w:rsid w:val="00FC671E"/>
    <w:rsid w:val="00FC6916"/>
    <w:rsid w:val="00FC6F56"/>
    <w:rsid w:val="00FC701A"/>
    <w:rsid w:val="00FC70C6"/>
    <w:rsid w:val="00FC7608"/>
    <w:rsid w:val="00FD0445"/>
    <w:rsid w:val="00FD0769"/>
    <w:rsid w:val="00FD08C3"/>
    <w:rsid w:val="00FD1BCE"/>
    <w:rsid w:val="00FD2411"/>
    <w:rsid w:val="00FD24F5"/>
    <w:rsid w:val="00FD2610"/>
    <w:rsid w:val="00FD270F"/>
    <w:rsid w:val="00FD282C"/>
    <w:rsid w:val="00FD2BF5"/>
    <w:rsid w:val="00FD2F3F"/>
    <w:rsid w:val="00FD3275"/>
    <w:rsid w:val="00FD424F"/>
    <w:rsid w:val="00FD4C67"/>
    <w:rsid w:val="00FD4DB4"/>
    <w:rsid w:val="00FD52A0"/>
    <w:rsid w:val="00FD5500"/>
    <w:rsid w:val="00FD588F"/>
    <w:rsid w:val="00FD6012"/>
    <w:rsid w:val="00FD6FC6"/>
    <w:rsid w:val="00FD7B5A"/>
    <w:rsid w:val="00FD7BDB"/>
    <w:rsid w:val="00FD7F44"/>
    <w:rsid w:val="00FE029B"/>
    <w:rsid w:val="00FE0FE9"/>
    <w:rsid w:val="00FE132E"/>
    <w:rsid w:val="00FE1C07"/>
    <w:rsid w:val="00FE2134"/>
    <w:rsid w:val="00FE26A9"/>
    <w:rsid w:val="00FE2773"/>
    <w:rsid w:val="00FE2CED"/>
    <w:rsid w:val="00FE2FDF"/>
    <w:rsid w:val="00FE3658"/>
    <w:rsid w:val="00FE3841"/>
    <w:rsid w:val="00FE38B5"/>
    <w:rsid w:val="00FE3977"/>
    <w:rsid w:val="00FE42AC"/>
    <w:rsid w:val="00FE4483"/>
    <w:rsid w:val="00FE46DE"/>
    <w:rsid w:val="00FE4757"/>
    <w:rsid w:val="00FE49EE"/>
    <w:rsid w:val="00FE4BB9"/>
    <w:rsid w:val="00FE50D9"/>
    <w:rsid w:val="00FE5F02"/>
    <w:rsid w:val="00FE5F25"/>
    <w:rsid w:val="00FE6141"/>
    <w:rsid w:val="00FE63BE"/>
    <w:rsid w:val="00FE682C"/>
    <w:rsid w:val="00FE6981"/>
    <w:rsid w:val="00FE6B6E"/>
    <w:rsid w:val="00FE6EB1"/>
    <w:rsid w:val="00FE704F"/>
    <w:rsid w:val="00FE768E"/>
    <w:rsid w:val="00FE7733"/>
    <w:rsid w:val="00FE7896"/>
    <w:rsid w:val="00FE7D90"/>
    <w:rsid w:val="00FE7FCB"/>
    <w:rsid w:val="00FF021C"/>
    <w:rsid w:val="00FF0C0C"/>
    <w:rsid w:val="00FF1980"/>
    <w:rsid w:val="00FF1C80"/>
    <w:rsid w:val="00FF1D0E"/>
    <w:rsid w:val="00FF1D4F"/>
    <w:rsid w:val="00FF21E6"/>
    <w:rsid w:val="00FF2F7B"/>
    <w:rsid w:val="00FF3051"/>
    <w:rsid w:val="00FF385C"/>
    <w:rsid w:val="00FF3E18"/>
    <w:rsid w:val="00FF3F22"/>
    <w:rsid w:val="00FF4145"/>
    <w:rsid w:val="00FF4705"/>
    <w:rsid w:val="00FF4961"/>
    <w:rsid w:val="00FF4D6C"/>
    <w:rsid w:val="00FF55B3"/>
    <w:rsid w:val="00FF56A6"/>
    <w:rsid w:val="00FF5BF8"/>
    <w:rsid w:val="00FF5C6F"/>
    <w:rsid w:val="00FF6031"/>
    <w:rsid w:val="00FF6135"/>
    <w:rsid w:val="00FF66B8"/>
    <w:rsid w:val="00FF6781"/>
    <w:rsid w:val="00FF68B1"/>
    <w:rsid w:val="00FF6AEE"/>
    <w:rsid w:val="00FF6D7D"/>
    <w:rsid w:val="00FF6ED0"/>
    <w:rsid w:val="00FF6EE8"/>
    <w:rsid w:val="00FF6F9F"/>
    <w:rsid w:val="00FF7250"/>
    <w:rsid w:val="00FF7B4E"/>
    <w:rsid w:val="00FF7C3E"/>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96814"/>
  <w15:chartTrackingRefBased/>
  <w15:docId w15:val="{40C706F5-9113-4154-B7BF-A11615236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0F8A"/>
    <w:rPr>
      <w:rFonts w:asciiTheme="majorBidi" w:hAnsiTheme="majorBidi"/>
    </w:rPr>
  </w:style>
  <w:style w:type="paragraph" w:styleId="Heading1">
    <w:name w:val="heading 1"/>
    <w:basedOn w:val="Normal"/>
    <w:next w:val="Normal"/>
    <w:link w:val="Heading1Char"/>
    <w:uiPriority w:val="9"/>
    <w:qFormat/>
    <w:rsid w:val="0018113B"/>
    <w:pPr>
      <w:keepNext/>
      <w:keepLines/>
      <w:spacing w:before="240" w:after="0"/>
      <w:outlineLvl w:val="0"/>
    </w:pPr>
    <w:rPr>
      <w:rFonts w:ascii="Calibri" w:eastAsiaTheme="majorEastAsia" w:hAnsi="Calibri" w:cstheme="majorBidi"/>
      <w:b/>
      <w:bCs/>
      <w:sz w:val="32"/>
      <w:szCs w:val="32"/>
    </w:rPr>
  </w:style>
  <w:style w:type="paragraph" w:styleId="Heading2">
    <w:name w:val="heading 2"/>
    <w:basedOn w:val="Normal"/>
    <w:next w:val="Normal"/>
    <w:link w:val="Heading2Char"/>
    <w:uiPriority w:val="9"/>
    <w:unhideWhenUsed/>
    <w:qFormat/>
    <w:rsid w:val="0018113B"/>
    <w:pPr>
      <w:keepNext/>
      <w:keepLines/>
      <w:numPr>
        <w:numId w:val="3"/>
      </w:numPr>
      <w:spacing w:after="0"/>
      <w:outlineLvl w:val="1"/>
    </w:pPr>
    <w:rPr>
      <w:rFonts w:ascii="Calibri" w:eastAsiaTheme="majorEastAsia" w:hAnsi="Calibri" w:cstheme="majorBidi"/>
      <w:b/>
      <w:sz w:val="28"/>
      <w:szCs w:val="26"/>
    </w:rPr>
  </w:style>
  <w:style w:type="paragraph" w:styleId="Heading3">
    <w:name w:val="heading 3"/>
    <w:basedOn w:val="Normal"/>
    <w:next w:val="Normal"/>
    <w:link w:val="Heading3Char"/>
    <w:uiPriority w:val="9"/>
    <w:unhideWhenUsed/>
    <w:qFormat/>
    <w:rsid w:val="00AA2AB0"/>
    <w:pPr>
      <w:keepNext/>
      <w:keepLines/>
      <w:spacing w:before="40" w:after="0"/>
      <w:outlineLvl w:val="2"/>
    </w:pPr>
    <w:rPr>
      <w:rFonts w:asciiTheme="minorHAnsi" w:eastAsiaTheme="majorEastAsia" w:hAnsiTheme="minorHAnsi" w:cstheme="majorBidi"/>
      <w:b/>
      <w:color w:val="000000" w:themeColor="text1"/>
      <w:szCs w:val="24"/>
    </w:rPr>
  </w:style>
  <w:style w:type="paragraph" w:styleId="Heading4">
    <w:name w:val="heading 4"/>
    <w:basedOn w:val="Normal"/>
    <w:next w:val="Normal"/>
    <w:link w:val="Heading4Char"/>
    <w:uiPriority w:val="9"/>
    <w:unhideWhenUsed/>
    <w:qFormat/>
    <w:rsid w:val="0018113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8113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8113B"/>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8113B"/>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8113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8113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113B"/>
    <w:rPr>
      <w:rFonts w:ascii="Calibri" w:eastAsiaTheme="majorEastAsia" w:hAnsi="Calibri" w:cstheme="majorBidi"/>
      <w:b/>
      <w:bCs/>
      <w:sz w:val="32"/>
      <w:szCs w:val="32"/>
    </w:rPr>
  </w:style>
  <w:style w:type="character" w:styleId="PlaceholderText">
    <w:name w:val="Placeholder Text"/>
    <w:basedOn w:val="DefaultParagraphFont"/>
    <w:uiPriority w:val="99"/>
    <w:semiHidden/>
    <w:rsid w:val="00864379"/>
    <w:rPr>
      <w:color w:val="808080"/>
    </w:rPr>
  </w:style>
  <w:style w:type="character" w:customStyle="1" w:styleId="Heading2Char">
    <w:name w:val="Heading 2 Char"/>
    <w:basedOn w:val="DefaultParagraphFont"/>
    <w:link w:val="Heading2"/>
    <w:uiPriority w:val="9"/>
    <w:rsid w:val="0018113B"/>
    <w:rPr>
      <w:rFonts w:ascii="Calibri" w:eastAsiaTheme="majorEastAsia" w:hAnsi="Calibri" w:cstheme="majorBidi"/>
      <w:b/>
      <w:sz w:val="28"/>
      <w:szCs w:val="26"/>
    </w:rPr>
  </w:style>
  <w:style w:type="paragraph" w:styleId="ListParagraph">
    <w:name w:val="List Paragraph"/>
    <w:basedOn w:val="Normal"/>
    <w:uiPriority w:val="34"/>
    <w:qFormat/>
    <w:rsid w:val="0018113B"/>
    <w:pPr>
      <w:ind w:left="720"/>
      <w:contextualSpacing/>
    </w:pPr>
  </w:style>
  <w:style w:type="character" w:customStyle="1" w:styleId="Heading3Char">
    <w:name w:val="Heading 3 Char"/>
    <w:basedOn w:val="DefaultParagraphFont"/>
    <w:link w:val="Heading3"/>
    <w:uiPriority w:val="9"/>
    <w:rsid w:val="00AA2AB0"/>
    <w:rPr>
      <w:rFonts w:eastAsiaTheme="majorEastAsia" w:cstheme="majorBidi"/>
      <w:b/>
      <w:color w:val="000000" w:themeColor="text1"/>
      <w:szCs w:val="24"/>
    </w:rPr>
  </w:style>
  <w:style w:type="character" w:customStyle="1" w:styleId="Heading4Char">
    <w:name w:val="Heading 4 Char"/>
    <w:basedOn w:val="DefaultParagraphFont"/>
    <w:link w:val="Heading4"/>
    <w:uiPriority w:val="9"/>
    <w:rsid w:val="0018113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8113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18113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8113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8113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8113B"/>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autoRedefine/>
    <w:uiPriority w:val="35"/>
    <w:unhideWhenUsed/>
    <w:qFormat/>
    <w:rsid w:val="00A63839"/>
    <w:pPr>
      <w:spacing w:after="200" w:line="240" w:lineRule="auto"/>
      <w:jc w:val="center"/>
    </w:pPr>
    <w:rPr>
      <w:b/>
      <w:iCs/>
      <w:sz w:val="18"/>
      <w:szCs w:val="18"/>
    </w:rPr>
  </w:style>
  <w:style w:type="paragraph" w:styleId="NormalWeb">
    <w:name w:val="Normal (Web)"/>
    <w:basedOn w:val="Normal"/>
    <w:uiPriority w:val="99"/>
    <w:semiHidden/>
    <w:unhideWhenUsed/>
    <w:rsid w:val="0066681E"/>
    <w:pPr>
      <w:spacing w:before="100" w:beforeAutospacing="1" w:after="100" w:afterAutospacing="1" w:line="240" w:lineRule="auto"/>
    </w:pPr>
    <w:rPr>
      <w:rFonts w:ascii="Times New Roman" w:eastAsiaTheme="minorEastAsia" w:hAnsi="Times New Roman" w:cs="Times New Roman"/>
      <w:sz w:val="24"/>
      <w:szCs w:val="24"/>
    </w:rPr>
  </w:style>
  <w:style w:type="character" w:styleId="CommentReference">
    <w:name w:val="annotation reference"/>
    <w:basedOn w:val="DefaultParagraphFont"/>
    <w:uiPriority w:val="99"/>
    <w:semiHidden/>
    <w:unhideWhenUsed/>
    <w:rsid w:val="00F14387"/>
    <w:rPr>
      <w:sz w:val="16"/>
      <w:szCs w:val="16"/>
    </w:rPr>
  </w:style>
  <w:style w:type="paragraph" w:styleId="CommentText">
    <w:name w:val="annotation text"/>
    <w:basedOn w:val="Normal"/>
    <w:link w:val="CommentTextChar"/>
    <w:uiPriority w:val="99"/>
    <w:semiHidden/>
    <w:unhideWhenUsed/>
    <w:rsid w:val="00F14387"/>
    <w:pPr>
      <w:spacing w:line="240" w:lineRule="auto"/>
    </w:pPr>
    <w:rPr>
      <w:sz w:val="20"/>
      <w:szCs w:val="20"/>
    </w:rPr>
  </w:style>
  <w:style w:type="character" w:customStyle="1" w:styleId="CommentTextChar">
    <w:name w:val="Comment Text Char"/>
    <w:basedOn w:val="DefaultParagraphFont"/>
    <w:link w:val="CommentText"/>
    <w:uiPriority w:val="99"/>
    <w:semiHidden/>
    <w:rsid w:val="00F14387"/>
    <w:rPr>
      <w:sz w:val="20"/>
      <w:szCs w:val="20"/>
    </w:rPr>
  </w:style>
  <w:style w:type="paragraph" w:styleId="CommentSubject">
    <w:name w:val="annotation subject"/>
    <w:basedOn w:val="CommentText"/>
    <w:next w:val="CommentText"/>
    <w:link w:val="CommentSubjectChar"/>
    <w:uiPriority w:val="99"/>
    <w:semiHidden/>
    <w:unhideWhenUsed/>
    <w:rsid w:val="00F14387"/>
    <w:rPr>
      <w:b/>
      <w:bCs/>
    </w:rPr>
  </w:style>
  <w:style w:type="character" w:customStyle="1" w:styleId="CommentSubjectChar">
    <w:name w:val="Comment Subject Char"/>
    <w:basedOn w:val="CommentTextChar"/>
    <w:link w:val="CommentSubject"/>
    <w:uiPriority w:val="99"/>
    <w:semiHidden/>
    <w:rsid w:val="00F14387"/>
    <w:rPr>
      <w:b/>
      <w:bCs/>
      <w:sz w:val="20"/>
      <w:szCs w:val="20"/>
    </w:rPr>
  </w:style>
  <w:style w:type="paragraph" w:styleId="BalloonText">
    <w:name w:val="Balloon Text"/>
    <w:basedOn w:val="Normal"/>
    <w:link w:val="BalloonTextChar"/>
    <w:uiPriority w:val="99"/>
    <w:semiHidden/>
    <w:unhideWhenUsed/>
    <w:rsid w:val="00F143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4387"/>
    <w:rPr>
      <w:rFonts w:ascii="Segoe UI" w:hAnsi="Segoe UI" w:cs="Segoe UI"/>
      <w:sz w:val="18"/>
      <w:szCs w:val="18"/>
    </w:rPr>
  </w:style>
  <w:style w:type="paragraph" w:styleId="Revision">
    <w:name w:val="Revision"/>
    <w:hidden/>
    <w:uiPriority w:val="99"/>
    <w:semiHidden/>
    <w:rsid w:val="001A5701"/>
    <w:pPr>
      <w:spacing w:after="0" w:line="240" w:lineRule="auto"/>
    </w:pPr>
  </w:style>
  <w:style w:type="table" w:styleId="TableGrid">
    <w:name w:val="Table Grid"/>
    <w:basedOn w:val="TableNormal"/>
    <w:uiPriority w:val="39"/>
    <w:rsid w:val="002673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F06AC3"/>
    <w:rPr>
      <w:color w:val="0000FF"/>
      <w:u w:val="single"/>
    </w:rPr>
  </w:style>
  <w:style w:type="character" w:customStyle="1" w:styleId="citation">
    <w:name w:val="citation"/>
    <w:basedOn w:val="DefaultParagraphFont"/>
    <w:rsid w:val="00F06AC3"/>
  </w:style>
  <w:style w:type="character" w:customStyle="1" w:styleId="ref-journal">
    <w:name w:val="ref-journal"/>
    <w:basedOn w:val="DefaultParagraphFont"/>
    <w:rsid w:val="00F06AC3"/>
  </w:style>
  <w:style w:type="character" w:customStyle="1" w:styleId="ref-vol">
    <w:name w:val="ref-vol"/>
    <w:basedOn w:val="DefaultParagraphFont"/>
    <w:rsid w:val="00F06AC3"/>
  </w:style>
  <w:style w:type="character" w:styleId="Strong">
    <w:name w:val="Strong"/>
    <w:basedOn w:val="DefaultParagraphFont"/>
    <w:uiPriority w:val="22"/>
    <w:qFormat/>
    <w:rsid w:val="008B12D0"/>
    <w:rPr>
      <w:b/>
      <w:bCs/>
    </w:rPr>
  </w:style>
  <w:style w:type="paragraph" w:styleId="Header">
    <w:name w:val="header"/>
    <w:basedOn w:val="Normal"/>
    <w:link w:val="HeaderChar"/>
    <w:uiPriority w:val="99"/>
    <w:unhideWhenUsed/>
    <w:rsid w:val="0054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808"/>
    <w:rPr>
      <w:rFonts w:asciiTheme="majorBidi" w:hAnsiTheme="majorBidi"/>
    </w:rPr>
  </w:style>
  <w:style w:type="paragraph" w:styleId="Footer">
    <w:name w:val="footer"/>
    <w:basedOn w:val="Normal"/>
    <w:link w:val="FooterChar"/>
    <w:uiPriority w:val="99"/>
    <w:unhideWhenUsed/>
    <w:rsid w:val="0054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808"/>
    <w:rPr>
      <w:rFonts w:asciiTheme="majorBidi" w:hAnsiTheme="majorBidi"/>
    </w:rPr>
  </w:style>
  <w:style w:type="character" w:styleId="LineNumber">
    <w:name w:val="line number"/>
    <w:basedOn w:val="DefaultParagraphFont"/>
    <w:uiPriority w:val="99"/>
    <w:semiHidden/>
    <w:unhideWhenUsed/>
    <w:rsid w:val="00B166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40338">
      <w:bodyDiv w:val="1"/>
      <w:marLeft w:val="0"/>
      <w:marRight w:val="0"/>
      <w:marTop w:val="0"/>
      <w:marBottom w:val="0"/>
      <w:divBdr>
        <w:top w:val="none" w:sz="0" w:space="0" w:color="auto"/>
        <w:left w:val="none" w:sz="0" w:space="0" w:color="auto"/>
        <w:bottom w:val="none" w:sz="0" w:space="0" w:color="auto"/>
        <w:right w:val="none" w:sz="0" w:space="0" w:color="auto"/>
      </w:divBdr>
      <w:divsChild>
        <w:div w:id="1328705170">
          <w:marLeft w:val="0"/>
          <w:marRight w:val="0"/>
          <w:marTop w:val="0"/>
          <w:marBottom w:val="0"/>
          <w:divBdr>
            <w:top w:val="none" w:sz="0" w:space="0" w:color="auto"/>
            <w:left w:val="none" w:sz="0" w:space="0" w:color="auto"/>
            <w:bottom w:val="none" w:sz="0" w:space="0" w:color="auto"/>
            <w:right w:val="none" w:sz="0" w:space="0" w:color="auto"/>
          </w:divBdr>
          <w:divsChild>
            <w:div w:id="38434752">
              <w:marLeft w:val="0"/>
              <w:marRight w:val="0"/>
              <w:marTop w:val="0"/>
              <w:marBottom w:val="0"/>
              <w:divBdr>
                <w:top w:val="none" w:sz="0" w:space="0" w:color="auto"/>
                <w:left w:val="none" w:sz="0" w:space="0" w:color="auto"/>
                <w:bottom w:val="none" w:sz="0" w:space="0" w:color="auto"/>
                <w:right w:val="none" w:sz="0" w:space="0" w:color="auto"/>
              </w:divBdr>
              <w:divsChild>
                <w:div w:id="581572726">
                  <w:marLeft w:val="0"/>
                  <w:marRight w:val="0"/>
                  <w:marTop w:val="0"/>
                  <w:marBottom w:val="0"/>
                  <w:divBdr>
                    <w:top w:val="none" w:sz="0" w:space="0" w:color="auto"/>
                    <w:left w:val="none" w:sz="0" w:space="0" w:color="auto"/>
                    <w:bottom w:val="none" w:sz="0" w:space="0" w:color="auto"/>
                    <w:right w:val="none" w:sz="0" w:space="0" w:color="auto"/>
                  </w:divBdr>
                </w:div>
              </w:divsChild>
            </w:div>
            <w:div w:id="940454093">
              <w:marLeft w:val="0"/>
              <w:marRight w:val="0"/>
              <w:marTop w:val="0"/>
              <w:marBottom w:val="0"/>
              <w:divBdr>
                <w:top w:val="none" w:sz="0" w:space="0" w:color="auto"/>
                <w:left w:val="none" w:sz="0" w:space="0" w:color="auto"/>
                <w:bottom w:val="none" w:sz="0" w:space="0" w:color="auto"/>
                <w:right w:val="none" w:sz="0" w:space="0" w:color="auto"/>
              </w:divBdr>
            </w:div>
          </w:divsChild>
        </w:div>
        <w:div w:id="1701322244">
          <w:marLeft w:val="0"/>
          <w:marRight w:val="0"/>
          <w:marTop w:val="0"/>
          <w:marBottom w:val="0"/>
          <w:divBdr>
            <w:top w:val="none" w:sz="0" w:space="0" w:color="auto"/>
            <w:left w:val="none" w:sz="0" w:space="0" w:color="auto"/>
            <w:bottom w:val="none" w:sz="0" w:space="0" w:color="auto"/>
            <w:right w:val="none" w:sz="0" w:space="0" w:color="auto"/>
          </w:divBdr>
        </w:div>
      </w:divsChild>
    </w:div>
    <w:div w:id="243881208">
      <w:bodyDiv w:val="1"/>
      <w:marLeft w:val="0"/>
      <w:marRight w:val="0"/>
      <w:marTop w:val="0"/>
      <w:marBottom w:val="0"/>
      <w:divBdr>
        <w:top w:val="none" w:sz="0" w:space="0" w:color="auto"/>
        <w:left w:val="none" w:sz="0" w:space="0" w:color="auto"/>
        <w:bottom w:val="none" w:sz="0" w:space="0" w:color="auto"/>
        <w:right w:val="none" w:sz="0" w:space="0" w:color="auto"/>
      </w:divBdr>
      <w:divsChild>
        <w:div w:id="1816871638">
          <w:marLeft w:val="0"/>
          <w:marRight w:val="0"/>
          <w:marTop w:val="0"/>
          <w:marBottom w:val="0"/>
          <w:divBdr>
            <w:top w:val="none" w:sz="0" w:space="0" w:color="auto"/>
            <w:left w:val="none" w:sz="0" w:space="0" w:color="auto"/>
            <w:bottom w:val="none" w:sz="0" w:space="0" w:color="auto"/>
            <w:right w:val="none" w:sz="0" w:space="0" w:color="auto"/>
          </w:divBdr>
        </w:div>
      </w:divsChild>
    </w:div>
    <w:div w:id="402409030">
      <w:bodyDiv w:val="1"/>
      <w:marLeft w:val="0"/>
      <w:marRight w:val="0"/>
      <w:marTop w:val="0"/>
      <w:marBottom w:val="0"/>
      <w:divBdr>
        <w:top w:val="none" w:sz="0" w:space="0" w:color="auto"/>
        <w:left w:val="none" w:sz="0" w:space="0" w:color="auto"/>
        <w:bottom w:val="none" w:sz="0" w:space="0" w:color="auto"/>
        <w:right w:val="none" w:sz="0" w:space="0" w:color="auto"/>
      </w:divBdr>
    </w:div>
    <w:div w:id="696467067">
      <w:bodyDiv w:val="1"/>
      <w:marLeft w:val="0"/>
      <w:marRight w:val="0"/>
      <w:marTop w:val="0"/>
      <w:marBottom w:val="0"/>
      <w:divBdr>
        <w:top w:val="none" w:sz="0" w:space="0" w:color="auto"/>
        <w:left w:val="none" w:sz="0" w:space="0" w:color="auto"/>
        <w:bottom w:val="none" w:sz="0" w:space="0" w:color="auto"/>
        <w:right w:val="none" w:sz="0" w:space="0" w:color="auto"/>
      </w:divBdr>
    </w:div>
    <w:div w:id="764378380">
      <w:bodyDiv w:val="1"/>
      <w:marLeft w:val="0"/>
      <w:marRight w:val="0"/>
      <w:marTop w:val="0"/>
      <w:marBottom w:val="0"/>
      <w:divBdr>
        <w:top w:val="none" w:sz="0" w:space="0" w:color="auto"/>
        <w:left w:val="none" w:sz="0" w:space="0" w:color="auto"/>
        <w:bottom w:val="none" w:sz="0" w:space="0" w:color="auto"/>
        <w:right w:val="none" w:sz="0" w:space="0" w:color="auto"/>
      </w:divBdr>
      <w:divsChild>
        <w:div w:id="1341203852">
          <w:marLeft w:val="0"/>
          <w:marRight w:val="0"/>
          <w:marTop w:val="0"/>
          <w:marBottom w:val="360"/>
          <w:divBdr>
            <w:top w:val="none" w:sz="0" w:space="0" w:color="auto"/>
            <w:left w:val="none" w:sz="0" w:space="0" w:color="auto"/>
            <w:bottom w:val="none" w:sz="0" w:space="0" w:color="auto"/>
            <w:right w:val="none" w:sz="0" w:space="0" w:color="auto"/>
          </w:divBdr>
        </w:div>
      </w:divsChild>
    </w:div>
    <w:div w:id="1313290206">
      <w:bodyDiv w:val="1"/>
      <w:marLeft w:val="0"/>
      <w:marRight w:val="0"/>
      <w:marTop w:val="0"/>
      <w:marBottom w:val="0"/>
      <w:divBdr>
        <w:top w:val="none" w:sz="0" w:space="0" w:color="auto"/>
        <w:left w:val="none" w:sz="0" w:space="0" w:color="auto"/>
        <w:bottom w:val="none" w:sz="0" w:space="0" w:color="auto"/>
        <w:right w:val="none" w:sz="0" w:space="0" w:color="auto"/>
      </w:divBdr>
    </w:div>
    <w:div w:id="2117558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if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tif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tif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tiff"/><Relationship Id="rId20" Type="http://schemas.openxmlformats.org/officeDocument/2006/relationships/image" Target="media/image13.emf"/><Relationship Id="rId41" Type="http://schemas.openxmlformats.org/officeDocument/2006/relationships/image" Target="media/image3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E9A1B5-EC2C-4AFB-AB9F-1A7981BFA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3222</TotalTime>
  <Pages>38</Pages>
  <Words>72443</Words>
  <Characters>412929</Characters>
  <Application>Microsoft Office Word</Application>
  <DocSecurity>0</DocSecurity>
  <Lines>3441</Lines>
  <Paragraphs>968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Hamidreza Gharahi</dc:creator>
  <cp:keywords/>
  <dc:description/>
  <cp:lastModifiedBy>Hamidreza Gharahi</cp:lastModifiedBy>
  <cp:revision>354</cp:revision>
  <cp:lastPrinted>2020-06-19T18:54:00Z</cp:lastPrinted>
  <dcterms:created xsi:type="dcterms:W3CDTF">2020-06-18T23:15:00Z</dcterms:created>
  <dcterms:modified xsi:type="dcterms:W3CDTF">2020-08-28T13:51:00Z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02d96b28-7fd8-3709-ad27-879a45d2b1a5</vt:lpwstr>
  </property>
  <property fmtid="{D5CDD505-2E9C-101B-9397-08002B2CF9AE}" pid="4" name="Mendeley Citation Style_1">
    <vt:lpwstr>http://www.zotero.org/styles/ajp-heart-and-circulatory-physiology</vt:lpwstr>
  </property>
  <property fmtid="{D5CDD505-2E9C-101B-9397-08002B2CF9AE}" pid="5" name="Mendeley Recent Style Id 0_1">
    <vt:lpwstr>http://www.zotero.org/styles/ajp-heart-and-circulatory-physiology</vt:lpwstr>
  </property>
  <property fmtid="{D5CDD505-2E9C-101B-9397-08002B2CF9AE}" pid="6" name="Mendeley Recent Style Name 0_1">
    <vt:lpwstr>American Journal of Physiology - Heart and Circulatory Physiology</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https://csl.mendeley.com/styles/445576461/chicago-author-date-HG</vt:lpwstr>
  </property>
  <property fmtid="{D5CDD505-2E9C-101B-9397-08002B2CF9AE}" pid="16" name="Mendeley Recent Style Name 5_1">
    <vt:lpwstr>Chicago Manual of Style 17th edition (author-date) - Hamidreza Gharahi</vt:lpwstr>
  </property>
  <property fmtid="{D5CDD505-2E9C-101B-9397-08002B2CF9AE}" pid="17" name="Mendeley Recent Style Id 6_1">
    <vt:lpwstr>http://www.zotero.org/styles/chicago-fullnote-bibliography</vt:lpwstr>
  </property>
  <property fmtid="{D5CDD505-2E9C-101B-9397-08002B2CF9AE}" pid="18" name="Mendeley Recent Style Name 6_1">
    <vt:lpwstr>Chicago Manual of Style 17th edition (full note)</vt:lpwstr>
  </property>
  <property fmtid="{D5CDD505-2E9C-101B-9397-08002B2CF9AE}" pid="19" name="Mendeley Recent Style Id 7_1">
    <vt:lpwstr>http://www.zotero.org/styles/harvard-cite-them-right</vt:lpwstr>
  </property>
  <property fmtid="{D5CDD505-2E9C-101B-9397-08002B2CF9AE}" pid="20" name="Mendeley Recent Style Name 7_1">
    <vt:lpwstr>Cite Them Right 10th edition - Harvard</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